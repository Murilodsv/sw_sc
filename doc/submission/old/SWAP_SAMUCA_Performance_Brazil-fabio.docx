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theme/themeOverride1.xml" ContentType="application/vnd.openxmlformats-officedocument.themeOverride+xml"/>
  <Override PartName="/word/drawings/drawing3.xml" ContentType="application/vnd.openxmlformats-officedocument.drawingml.chartshapes+xml"/>
  <Override PartName="/word/charts/chart12.xml" ContentType="application/vnd.openxmlformats-officedocument.drawingml.chart+xml"/>
  <Override PartName="/word/theme/themeOverride2.xml" ContentType="application/vnd.openxmlformats-officedocument.themeOverride+xml"/>
  <Override PartName="/word/drawings/drawing4.xml" ContentType="application/vnd.openxmlformats-officedocument.drawingml.chartshapes+xml"/>
  <Override PartName="/word/charts/chart13.xml" ContentType="application/vnd.openxmlformats-officedocument.drawingml.chart+xml"/>
  <Override PartName="/word/theme/themeOverride3.xml" ContentType="application/vnd.openxmlformats-officedocument.themeOverride+xml"/>
  <Override PartName="/word/drawings/drawing5.xml" ContentType="application/vnd.openxmlformats-officedocument.drawingml.chartshapes+xml"/>
  <Override PartName="/word/charts/chart14.xml" ContentType="application/vnd.openxmlformats-officedocument.drawingml.chart+xml"/>
  <Override PartName="/word/theme/themeOverride4.xml" ContentType="application/vnd.openxmlformats-officedocument.themeOverride+xml"/>
  <Override PartName="/word/charts/chart15.xml" ContentType="application/vnd.openxmlformats-officedocument.drawingml.chart+xml"/>
  <Override PartName="/word/theme/themeOverride5.xml" ContentType="application/vnd.openxmlformats-officedocument.themeOverride+xml"/>
  <Override PartName="/word/charts/chart16.xml" ContentType="application/vnd.openxmlformats-officedocument.drawingml.chart+xml"/>
  <Override PartName="/word/theme/themeOverride6.xml" ContentType="application/vnd.openxmlformats-officedocument.themeOverride+xml"/>
  <Override PartName="/word/charts/chart17.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7.xml" ContentType="application/vnd.openxmlformats-officedocument.themeOverride+xml"/>
  <Override PartName="/word/charts/chart1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9.xml" ContentType="application/vnd.openxmlformats-officedocument.drawingml.chart+xml"/>
  <Override PartName="/word/theme/themeOverride8.xml" ContentType="application/vnd.openxmlformats-officedocument.themeOverride+xml"/>
  <Override PartName="/word/charts/chart20.xml" ContentType="application/vnd.openxmlformats-officedocument.drawingml.chart+xml"/>
  <Override PartName="/word/theme/themeOverride9.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49560" w14:textId="5A8737E6" w:rsidR="00322BA5" w:rsidRPr="002600E7" w:rsidRDefault="00403F75" w:rsidP="00322BA5">
      <w:pPr>
        <w:spacing w:after="0"/>
        <w:jc w:val="center"/>
        <w:rPr>
          <w:rFonts w:ascii="Times New Roman" w:hAnsi="Times New Roman" w:cs="Times New Roman"/>
          <w:b/>
          <w:sz w:val="28"/>
          <w:szCs w:val="28"/>
          <w:lang w:val="en-US"/>
        </w:rPr>
      </w:pPr>
      <w:ins w:id="0" w:author="Fabio Marin" w:date="2017-08-22T22:55:00Z">
        <w:r w:rsidRPr="002600E7">
          <w:rPr>
            <w:rFonts w:ascii="Times New Roman" w:hAnsi="Times New Roman" w:cs="Times New Roman"/>
            <w:b/>
            <w:bCs/>
            <w:sz w:val="28"/>
            <w:szCs w:val="28"/>
            <w:lang w:val="en-US"/>
          </w:rPr>
          <w:t>COMBINED AGRO-HYDROLOGICAL MODEL</w:t>
        </w:r>
        <w:r>
          <w:rPr>
            <w:rFonts w:ascii="Times New Roman" w:hAnsi="Times New Roman" w:cs="Times New Roman"/>
            <w:b/>
            <w:bCs/>
            <w:sz w:val="28"/>
            <w:szCs w:val="28"/>
            <w:lang w:val="en-US"/>
          </w:rPr>
          <w:t xml:space="preserve"> FOR SIMULATING </w:t>
        </w:r>
      </w:ins>
      <w:del w:id="1" w:author="Fabio Marin" w:date="2017-08-22T22:55:00Z">
        <w:r w:rsidR="005D7C10" w:rsidDel="00403F75">
          <w:rPr>
            <w:rFonts w:ascii="Times New Roman" w:hAnsi="Times New Roman" w:cs="Times New Roman"/>
            <w:b/>
            <w:bCs/>
            <w:sz w:val="28"/>
            <w:szCs w:val="28"/>
            <w:lang w:val="en-US"/>
          </w:rPr>
          <w:delText xml:space="preserve">IMPROVING </w:delText>
        </w:r>
      </w:del>
      <w:r w:rsidR="00BF2B4F">
        <w:rPr>
          <w:rFonts w:ascii="Times New Roman" w:hAnsi="Times New Roman" w:cs="Times New Roman"/>
          <w:b/>
          <w:bCs/>
          <w:sz w:val="28"/>
          <w:szCs w:val="28"/>
          <w:lang w:val="en-US"/>
        </w:rPr>
        <w:t xml:space="preserve">SUGARCANE </w:t>
      </w:r>
      <w:ins w:id="2" w:author="Fabio Marin" w:date="2017-08-22T22:56:00Z">
        <w:r>
          <w:rPr>
            <w:rFonts w:ascii="Times New Roman" w:hAnsi="Times New Roman" w:cs="Times New Roman"/>
            <w:b/>
            <w:bCs/>
            <w:sz w:val="28"/>
            <w:szCs w:val="28"/>
            <w:lang w:val="en-US"/>
          </w:rPr>
          <w:t xml:space="preserve">DEVELOPMENT, </w:t>
        </w:r>
      </w:ins>
      <w:ins w:id="3" w:author="Fabio Marin" w:date="2017-08-22T22:55:00Z">
        <w:r>
          <w:rPr>
            <w:rFonts w:ascii="Times New Roman" w:hAnsi="Times New Roman" w:cs="Times New Roman"/>
            <w:b/>
            <w:bCs/>
            <w:sz w:val="28"/>
            <w:szCs w:val="28"/>
            <w:lang w:val="en-US"/>
          </w:rPr>
          <w:t xml:space="preserve">GROWTH AND </w:t>
        </w:r>
      </w:ins>
      <w:r w:rsidR="00BF2B4F">
        <w:rPr>
          <w:rFonts w:ascii="Times New Roman" w:hAnsi="Times New Roman" w:cs="Times New Roman"/>
          <w:b/>
          <w:bCs/>
          <w:sz w:val="28"/>
          <w:szCs w:val="28"/>
          <w:lang w:val="en-US"/>
        </w:rPr>
        <w:t xml:space="preserve">WATER </w:t>
      </w:r>
      <w:r w:rsidR="00F077D1">
        <w:rPr>
          <w:rFonts w:ascii="Times New Roman" w:hAnsi="Times New Roman" w:cs="Times New Roman"/>
          <w:b/>
          <w:bCs/>
          <w:sz w:val="28"/>
          <w:szCs w:val="28"/>
          <w:lang w:val="en-US"/>
        </w:rPr>
        <w:t>USE</w:t>
      </w:r>
      <w:r w:rsidR="00BF2B4F">
        <w:rPr>
          <w:rFonts w:ascii="Times New Roman" w:hAnsi="Times New Roman" w:cs="Times New Roman"/>
          <w:b/>
          <w:bCs/>
          <w:sz w:val="28"/>
          <w:szCs w:val="28"/>
          <w:lang w:val="en-US"/>
        </w:rPr>
        <w:t xml:space="preserve"> </w:t>
      </w:r>
      <w:del w:id="4" w:author="Fabio Marin" w:date="2017-08-22T22:56:00Z">
        <w:r w:rsidR="00D80B4A" w:rsidDel="00403F75">
          <w:rPr>
            <w:rFonts w:ascii="Times New Roman" w:hAnsi="Times New Roman" w:cs="Times New Roman"/>
            <w:b/>
            <w:bCs/>
            <w:sz w:val="28"/>
            <w:szCs w:val="28"/>
            <w:lang w:val="en-US"/>
          </w:rPr>
          <w:delText>PREDICTIONS USING</w:delText>
        </w:r>
        <w:r w:rsidR="00322BA5" w:rsidRPr="002600E7" w:rsidDel="00403F75">
          <w:rPr>
            <w:rFonts w:ascii="Times New Roman" w:hAnsi="Times New Roman" w:cs="Times New Roman"/>
            <w:b/>
            <w:bCs/>
            <w:sz w:val="28"/>
            <w:szCs w:val="28"/>
            <w:lang w:val="en-US"/>
          </w:rPr>
          <w:delText xml:space="preserve"> </w:delText>
        </w:r>
      </w:del>
      <w:del w:id="5" w:author="Fabio Marin" w:date="2017-08-22T22:55:00Z">
        <w:r w:rsidR="00322BA5" w:rsidRPr="002600E7" w:rsidDel="00403F75">
          <w:rPr>
            <w:rFonts w:ascii="Times New Roman" w:hAnsi="Times New Roman" w:cs="Times New Roman"/>
            <w:b/>
            <w:bCs/>
            <w:sz w:val="28"/>
            <w:szCs w:val="28"/>
            <w:lang w:val="en-US"/>
          </w:rPr>
          <w:delText>A COMBINED AGRO-HYDROLOGICAL MODEL</w:delText>
        </w:r>
      </w:del>
    </w:p>
    <w:p w14:paraId="5DA364D5" w14:textId="77777777" w:rsidR="00322BA5" w:rsidRPr="005634AA" w:rsidRDefault="00322BA5" w:rsidP="00322BA5">
      <w:pPr>
        <w:spacing w:after="0" w:line="480" w:lineRule="auto"/>
        <w:rPr>
          <w:rFonts w:ascii="Times New Roman" w:hAnsi="Times New Roman" w:cs="Times New Roman"/>
          <w:b/>
          <w:sz w:val="28"/>
          <w:szCs w:val="28"/>
          <w:lang w:val="en-US"/>
        </w:rPr>
      </w:pPr>
    </w:p>
    <w:p w14:paraId="60601ADD" w14:textId="76A6D5A0" w:rsidR="00322BA5" w:rsidRPr="00322BA5" w:rsidRDefault="00322BA5" w:rsidP="00322BA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Murilo dos Santos Vianna</w:t>
      </w:r>
      <w:r w:rsidRPr="00217930">
        <w:rPr>
          <w:rFonts w:ascii="Times New Roman" w:hAnsi="Times New Roman" w:cs="Times New Roman"/>
          <w:sz w:val="24"/>
          <w:szCs w:val="24"/>
          <w:vertAlign w:val="superscript"/>
        </w:rPr>
        <w:t xml:space="preserve"> 1</w:t>
      </w:r>
      <w:r w:rsidRPr="00D25F46">
        <w:rPr>
          <w:rFonts w:ascii="Times New Roman" w:hAnsi="Times New Roman" w:cs="Times New Roman"/>
          <w:sz w:val="24"/>
          <w:szCs w:val="24"/>
        </w:rPr>
        <w:t xml:space="preserve">, </w:t>
      </w:r>
      <w:r>
        <w:rPr>
          <w:rFonts w:ascii="Times New Roman" w:hAnsi="Times New Roman" w:cs="Times New Roman"/>
          <w:sz w:val="24"/>
          <w:szCs w:val="24"/>
        </w:rPr>
        <w:t>Fábio Ricardo Marin</w:t>
      </w:r>
      <w:r w:rsidRPr="00217930">
        <w:rPr>
          <w:rFonts w:ascii="Times New Roman" w:hAnsi="Times New Roman" w:cs="Times New Roman"/>
          <w:sz w:val="24"/>
          <w:szCs w:val="24"/>
          <w:vertAlign w:val="superscript"/>
        </w:rPr>
        <w:t xml:space="preserve"> 2</w:t>
      </w:r>
      <w:r w:rsidRPr="00D25F46">
        <w:rPr>
          <w:rFonts w:ascii="Times New Roman" w:hAnsi="Times New Roman" w:cs="Times New Roman"/>
          <w:sz w:val="24"/>
          <w:szCs w:val="24"/>
        </w:rPr>
        <w:t xml:space="preserve">, </w:t>
      </w:r>
      <w:r w:rsidR="00A0056D">
        <w:rPr>
          <w:rFonts w:ascii="Times New Roman" w:hAnsi="Times New Roman" w:cs="Times New Roman"/>
          <w:sz w:val="24"/>
          <w:szCs w:val="24"/>
        </w:rPr>
        <w:t>Quirijn</w:t>
      </w:r>
      <w:r w:rsidR="004D4269">
        <w:rPr>
          <w:rFonts w:ascii="Times New Roman" w:hAnsi="Times New Roman" w:cs="Times New Roman"/>
          <w:sz w:val="24"/>
          <w:szCs w:val="24"/>
        </w:rPr>
        <w:t xml:space="preserve"> de Jong van Lier</w:t>
      </w:r>
      <w:r w:rsidR="004D4269" w:rsidRPr="004D4269">
        <w:rPr>
          <w:rFonts w:ascii="Times New Roman" w:hAnsi="Times New Roman" w:cs="Times New Roman"/>
          <w:sz w:val="24"/>
          <w:szCs w:val="24"/>
          <w:vertAlign w:val="superscript"/>
        </w:rPr>
        <w:t>3</w:t>
      </w:r>
      <w:del w:id="6" w:author="Fabio Marin" w:date="2017-08-22T22:57:00Z">
        <w:r w:rsidR="004D4269" w:rsidDel="00773ECB">
          <w:rPr>
            <w:rFonts w:ascii="Times New Roman" w:hAnsi="Times New Roman" w:cs="Times New Roman"/>
            <w:sz w:val="24"/>
            <w:szCs w:val="24"/>
          </w:rPr>
          <w:delText xml:space="preserve"> </w:delText>
        </w:r>
        <w:r w:rsidR="004D4269" w:rsidRPr="00F632B1" w:rsidDel="00773ECB">
          <w:rPr>
            <w:rFonts w:ascii="Times New Roman" w:hAnsi="Times New Roman" w:cs="Times New Roman"/>
            <w:sz w:val="24"/>
            <w:szCs w:val="24"/>
            <w:highlight w:val="yellow"/>
          </w:rPr>
          <w:delText>?</w:delText>
        </w:r>
      </w:del>
      <w:r w:rsidR="004D4269">
        <w:rPr>
          <w:rFonts w:ascii="Times New Roman" w:hAnsi="Times New Roman" w:cs="Times New Roman"/>
          <w:sz w:val="24"/>
          <w:szCs w:val="24"/>
        </w:rPr>
        <w:t xml:space="preserve">, </w:t>
      </w:r>
      <w:proofErr w:type="spellStart"/>
      <w:r>
        <w:rPr>
          <w:rFonts w:ascii="Times New Roman" w:hAnsi="Times New Roman" w:cs="Times New Roman"/>
          <w:sz w:val="24"/>
          <w:szCs w:val="24"/>
        </w:rPr>
        <w:t>Klaas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Metselaar</w:t>
      </w:r>
      <w:proofErr w:type="spellEnd"/>
      <w:r w:rsidR="004D4269">
        <w:rPr>
          <w:rFonts w:ascii="Times New Roman" w:hAnsi="Times New Roman" w:cs="Times New Roman"/>
          <w:sz w:val="24"/>
          <w:szCs w:val="24"/>
          <w:vertAlign w:val="superscript"/>
        </w:rPr>
        <w:t xml:space="preserve"> 4</w:t>
      </w:r>
    </w:p>
    <w:p w14:paraId="61F3882B" w14:textId="10D5EB9C" w:rsidR="00322BA5" w:rsidRPr="00D5261D" w:rsidRDefault="00322BA5" w:rsidP="00322BA5">
      <w:pPr>
        <w:spacing w:after="0" w:line="480" w:lineRule="auto"/>
        <w:jc w:val="center"/>
        <w:rPr>
          <w:rFonts w:ascii="Times New Roman" w:hAnsi="Times New Roman" w:cs="Times New Roman"/>
          <w:sz w:val="20"/>
          <w:szCs w:val="20"/>
          <w:lang w:val="en-US"/>
        </w:rPr>
      </w:pPr>
      <w:r w:rsidRPr="00D5261D">
        <w:rPr>
          <w:rFonts w:ascii="Times New Roman" w:hAnsi="Times New Roman" w:cs="Times New Roman"/>
          <w:sz w:val="20"/>
          <w:szCs w:val="20"/>
          <w:vertAlign w:val="superscript"/>
          <w:lang w:val="en-US"/>
        </w:rPr>
        <w:t>1</w:t>
      </w:r>
      <w:r w:rsidRPr="00D5261D">
        <w:rPr>
          <w:rFonts w:ascii="Times New Roman" w:hAnsi="Times New Roman" w:cs="Times New Roman"/>
          <w:sz w:val="20"/>
          <w:szCs w:val="20"/>
          <w:lang w:val="en-US"/>
        </w:rPr>
        <w:t xml:space="preserve">Phd student at ESALQ/USP, Piracicaba (Brazil), murilodsv@gmail.com; </w:t>
      </w:r>
      <w:r w:rsidRPr="00D5261D">
        <w:rPr>
          <w:rFonts w:ascii="Times New Roman" w:hAnsi="Times New Roman" w:cs="Times New Roman"/>
          <w:sz w:val="20"/>
          <w:szCs w:val="20"/>
          <w:vertAlign w:val="superscript"/>
          <w:lang w:val="en-US"/>
        </w:rPr>
        <w:t>2</w:t>
      </w:r>
      <w:r w:rsidRPr="00D5261D">
        <w:rPr>
          <w:rFonts w:ascii="Times New Roman" w:hAnsi="Times New Roman" w:cs="Times New Roman"/>
          <w:sz w:val="20"/>
          <w:szCs w:val="20"/>
          <w:lang w:val="en-US"/>
        </w:rPr>
        <w:t>Ass</w:t>
      </w:r>
      <w:ins w:id="7" w:author="Fabio Marin" w:date="2017-08-22T22:56:00Z">
        <w:r w:rsidR="00773ECB">
          <w:rPr>
            <w:rFonts w:ascii="Times New Roman" w:hAnsi="Times New Roman" w:cs="Times New Roman"/>
            <w:sz w:val="20"/>
            <w:szCs w:val="20"/>
            <w:lang w:val="en-US"/>
          </w:rPr>
          <w:t xml:space="preserve">ociate </w:t>
        </w:r>
      </w:ins>
      <w:del w:id="8" w:author="Fabio Marin" w:date="2017-08-22T22:57:00Z">
        <w:r w:rsidRPr="00D5261D" w:rsidDel="00773ECB">
          <w:rPr>
            <w:rFonts w:ascii="Times New Roman" w:hAnsi="Times New Roman" w:cs="Times New Roman"/>
            <w:sz w:val="20"/>
            <w:szCs w:val="20"/>
            <w:lang w:val="en-US"/>
          </w:rPr>
          <w:delText xml:space="preserve">ist. </w:delText>
        </w:r>
      </w:del>
      <w:r w:rsidRPr="00D5261D">
        <w:rPr>
          <w:rFonts w:ascii="Times New Roman" w:hAnsi="Times New Roman" w:cs="Times New Roman"/>
          <w:sz w:val="20"/>
          <w:szCs w:val="20"/>
          <w:lang w:val="en-US"/>
        </w:rPr>
        <w:t xml:space="preserve">Prof. at ESALQ/USP, Piracicaba (Brazil), fabio.marin@usp.br; </w:t>
      </w:r>
      <w:r>
        <w:rPr>
          <w:rFonts w:ascii="Times New Roman" w:hAnsi="Times New Roman" w:cs="Times New Roman"/>
          <w:sz w:val="20"/>
          <w:szCs w:val="20"/>
          <w:vertAlign w:val="superscript"/>
          <w:lang w:val="en-US"/>
        </w:rPr>
        <w:t>3</w:t>
      </w:r>
      <w:r w:rsidR="004D4269">
        <w:rPr>
          <w:rFonts w:ascii="Times New Roman" w:hAnsi="Times New Roman" w:cs="Times New Roman"/>
          <w:sz w:val="20"/>
          <w:szCs w:val="20"/>
          <w:vertAlign w:val="superscript"/>
          <w:lang w:val="en-US"/>
        </w:rPr>
        <w:t xml:space="preserve"> </w:t>
      </w:r>
      <w:r w:rsidR="004D4269">
        <w:rPr>
          <w:rFonts w:ascii="Times New Roman" w:hAnsi="Times New Roman" w:cs="Times New Roman"/>
          <w:sz w:val="20"/>
          <w:szCs w:val="20"/>
          <w:lang w:val="en-US"/>
        </w:rPr>
        <w:t>F</w:t>
      </w:r>
      <w:r w:rsidR="004D4269" w:rsidRPr="004D4269">
        <w:rPr>
          <w:rFonts w:ascii="Times New Roman" w:hAnsi="Times New Roman" w:cs="Times New Roman"/>
          <w:sz w:val="20"/>
          <w:szCs w:val="20"/>
          <w:lang w:val="en-US"/>
        </w:rPr>
        <w:t>ull</w:t>
      </w:r>
      <w:r w:rsidR="004D4269">
        <w:rPr>
          <w:rFonts w:ascii="Times New Roman" w:hAnsi="Times New Roman" w:cs="Times New Roman"/>
          <w:sz w:val="20"/>
          <w:szCs w:val="20"/>
          <w:vertAlign w:val="superscript"/>
          <w:lang w:val="en-US"/>
        </w:rPr>
        <w:t xml:space="preserve"> </w:t>
      </w:r>
      <w:r w:rsidR="004D4269">
        <w:rPr>
          <w:rFonts w:ascii="Times New Roman" w:hAnsi="Times New Roman" w:cs="Times New Roman"/>
          <w:sz w:val="20"/>
          <w:szCs w:val="20"/>
          <w:lang w:val="en-US"/>
        </w:rPr>
        <w:t xml:space="preserve">Prof. at Center for Nuclear Energy in Agriculture, University of Sao Paulo, Piracicaba (Brazil), </w:t>
      </w:r>
      <w:r w:rsidR="004D4269" w:rsidRPr="004D4269">
        <w:rPr>
          <w:rFonts w:ascii="Times New Roman" w:hAnsi="Times New Roman" w:cs="Times New Roman"/>
          <w:sz w:val="20"/>
          <w:szCs w:val="20"/>
          <w:lang w:val="en-US"/>
        </w:rPr>
        <w:t>qdjvlier@usp.br</w:t>
      </w:r>
      <w:r w:rsidR="004D4269">
        <w:rPr>
          <w:rFonts w:ascii="Times New Roman" w:hAnsi="Times New Roman" w:cs="Times New Roman"/>
          <w:sz w:val="20"/>
          <w:szCs w:val="20"/>
          <w:lang w:val="en-US"/>
        </w:rPr>
        <w:t xml:space="preserve">; </w:t>
      </w:r>
      <w:r w:rsidR="004D4269">
        <w:rPr>
          <w:rFonts w:ascii="Times New Roman" w:hAnsi="Times New Roman" w:cs="Times New Roman"/>
          <w:sz w:val="20"/>
          <w:szCs w:val="20"/>
          <w:vertAlign w:val="superscript"/>
          <w:lang w:val="en-US"/>
        </w:rPr>
        <w:t>4</w:t>
      </w:r>
      <w:r w:rsidRPr="00D5261D">
        <w:rPr>
          <w:rFonts w:ascii="Times New Roman" w:hAnsi="Times New Roman" w:cs="Times New Roman"/>
          <w:sz w:val="20"/>
          <w:szCs w:val="20"/>
          <w:lang w:val="en-US"/>
        </w:rPr>
        <w:t>Assist. Prof. at WUR, Wageningen (The Netherlands), klaas.metselaar@wur.nl.</w:t>
      </w:r>
    </w:p>
    <w:p w14:paraId="56BBCB70" w14:textId="77777777" w:rsidR="00322BA5" w:rsidRPr="00D5261D" w:rsidRDefault="00322BA5" w:rsidP="00322BA5">
      <w:pPr>
        <w:spacing w:after="0" w:line="480" w:lineRule="auto"/>
        <w:rPr>
          <w:rFonts w:ascii="Times New Roman" w:hAnsi="Times New Roman" w:cs="Times New Roman"/>
          <w:b/>
          <w:sz w:val="24"/>
          <w:szCs w:val="24"/>
          <w:lang w:val="en-US"/>
        </w:rPr>
      </w:pPr>
    </w:p>
    <w:p w14:paraId="7D785E27" w14:textId="71673473" w:rsidR="00322BA5" w:rsidRPr="002600E7" w:rsidRDefault="00322BA5" w:rsidP="00C21C5D">
      <w:pPr>
        <w:spacing w:line="480" w:lineRule="auto"/>
        <w:jc w:val="both"/>
        <w:rPr>
          <w:rFonts w:ascii="Times New Roman" w:hAnsi="Times New Roman" w:cs="Times New Roman"/>
          <w:sz w:val="24"/>
          <w:szCs w:val="24"/>
          <w:lang w:val="en-US"/>
        </w:rPr>
      </w:pPr>
      <w:r w:rsidRPr="002600E7">
        <w:rPr>
          <w:rFonts w:ascii="Times New Roman" w:hAnsi="Times New Roman" w:cs="Times New Roman"/>
          <w:b/>
          <w:sz w:val="24"/>
          <w:szCs w:val="24"/>
          <w:lang w:val="en-US"/>
        </w:rPr>
        <w:t xml:space="preserve">ABSTRACT: </w:t>
      </w:r>
      <w:r w:rsidR="00015189" w:rsidRPr="002824E3">
        <w:rPr>
          <w:rFonts w:ascii="Times New Roman" w:hAnsi="Times New Roman" w:cs="Times New Roman"/>
          <w:sz w:val="24"/>
          <w:szCs w:val="24"/>
          <w:lang w:val="en-US"/>
        </w:rPr>
        <w:t xml:space="preserve">Sugarcane </w:t>
      </w:r>
      <w:r w:rsidR="00015189">
        <w:rPr>
          <w:rFonts w:ascii="Times New Roman" w:hAnsi="Times New Roman" w:cs="Times New Roman"/>
          <w:sz w:val="24"/>
          <w:szCs w:val="24"/>
          <w:lang w:val="en-US"/>
        </w:rPr>
        <w:t>is the</w:t>
      </w:r>
      <w:r w:rsidR="00015189" w:rsidRPr="00875E2F">
        <w:rPr>
          <w:rFonts w:ascii="Times New Roman" w:hAnsi="Times New Roman" w:cs="Times New Roman"/>
          <w:sz w:val="24"/>
          <w:szCs w:val="24"/>
          <w:lang w:val="en-US"/>
        </w:rPr>
        <w:t xml:space="preserve"> second largest source of biofuel</w:t>
      </w:r>
      <w:r w:rsidR="00015189">
        <w:rPr>
          <w:rFonts w:ascii="Times New Roman" w:hAnsi="Times New Roman" w:cs="Times New Roman"/>
          <w:sz w:val="24"/>
          <w:szCs w:val="24"/>
          <w:lang w:val="en-US"/>
        </w:rPr>
        <w:t xml:space="preserve"> and the main source of sugar in the world.</w:t>
      </w:r>
      <w:r w:rsidR="00015189" w:rsidRPr="003D7EE3">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 xml:space="preserve">It is a </w:t>
      </w:r>
      <w:r w:rsidR="00015189" w:rsidRPr="003D7EE3">
        <w:rPr>
          <w:rFonts w:ascii="Times New Roman" w:hAnsi="Times New Roman" w:cs="Times New Roman"/>
          <w:sz w:val="24"/>
          <w:szCs w:val="24"/>
          <w:lang w:val="en-US"/>
        </w:rPr>
        <w:t xml:space="preserve">crop of </w:t>
      </w:r>
      <w:r w:rsidR="00015189">
        <w:rPr>
          <w:rFonts w:ascii="Times New Roman" w:hAnsi="Times New Roman" w:cs="Times New Roman"/>
          <w:sz w:val="24"/>
          <w:szCs w:val="24"/>
          <w:lang w:val="en-US"/>
        </w:rPr>
        <w:t xml:space="preserve">major </w:t>
      </w:r>
      <w:r w:rsidR="00015189" w:rsidRPr="003D7EE3">
        <w:rPr>
          <w:rFonts w:ascii="Times New Roman" w:hAnsi="Times New Roman" w:cs="Times New Roman"/>
          <w:sz w:val="24"/>
          <w:szCs w:val="24"/>
          <w:lang w:val="en-US"/>
        </w:rPr>
        <w:t>social, economic and environmental importance in many tropical countries</w:t>
      </w:r>
      <w:r w:rsidR="00015189">
        <w:rPr>
          <w:rFonts w:ascii="Times New Roman" w:hAnsi="Times New Roman" w:cs="Times New Roman"/>
          <w:sz w:val="24"/>
          <w:szCs w:val="24"/>
          <w:lang w:val="en-US"/>
        </w:rPr>
        <w:t xml:space="preserve">. </w:t>
      </w:r>
      <w:r w:rsidR="00811C2D" w:rsidRPr="003D7EE3">
        <w:rPr>
          <w:rFonts w:ascii="Times New Roman" w:hAnsi="Times New Roman" w:cs="Times New Roman"/>
          <w:sz w:val="24"/>
          <w:szCs w:val="24"/>
          <w:lang w:val="en-US"/>
        </w:rPr>
        <w:t>Brazil</w:t>
      </w:r>
      <w:r w:rsidR="00815054">
        <w:rPr>
          <w:rFonts w:ascii="Times New Roman" w:hAnsi="Times New Roman" w:cs="Times New Roman"/>
          <w:sz w:val="24"/>
          <w:szCs w:val="24"/>
          <w:lang w:val="en-US"/>
        </w:rPr>
        <w:t xml:space="preserve"> is</w:t>
      </w:r>
      <w:r w:rsidR="00811C2D" w:rsidRPr="003D7EE3">
        <w:rPr>
          <w:rFonts w:ascii="Times New Roman" w:hAnsi="Times New Roman" w:cs="Times New Roman"/>
          <w:sz w:val="24"/>
          <w:szCs w:val="24"/>
          <w:lang w:val="en-US"/>
        </w:rPr>
        <w:t xml:space="preserve"> the largest</w:t>
      </w:r>
      <w:r w:rsidR="00BF4C19">
        <w:rPr>
          <w:rFonts w:ascii="Times New Roman" w:hAnsi="Times New Roman" w:cs="Times New Roman"/>
          <w:sz w:val="24"/>
          <w:szCs w:val="24"/>
          <w:lang w:val="en-US"/>
        </w:rPr>
        <w:t xml:space="preserve"> sugarcane </w:t>
      </w:r>
      <w:r w:rsidR="00811C2D" w:rsidRPr="003D7EE3">
        <w:rPr>
          <w:rFonts w:ascii="Times New Roman" w:hAnsi="Times New Roman" w:cs="Times New Roman"/>
          <w:sz w:val="24"/>
          <w:szCs w:val="24"/>
          <w:lang w:val="en-US"/>
        </w:rPr>
        <w:t>produc</w:t>
      </w:r>
      <w:r w:rsidR="00015189">
        <w:rPr>
          <w:rFonts w:ascii="Times New Roman" w:hAnsi="Times New Roman" w:cs="Times New Roman"/>
          <w:sz w:val="24"/>
          <w:szCs w:val="24"/>
          <w:lang w:val="en-US"/>
        </w:rPr>
        <w:t>ing nation</w:t>
      </w:r>
      <w:r w:rsidR="00811C2D" w:rsidRPr="003D7EE3">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representing</w:t>
      </w:r>
      <w:r w:rsidR="00811C2D">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half</w:t>
      </w:r>
      <w:r w:rsidR="00811C2D" w:rsidRPr="003D7EE3">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the</w:t>
      </w:r>
      <w:r w:rsidR="00811C2D">
        <w:rPr>
          <w:rFonts w:ascii="Times New Roman" w:hAnsi="Times New Roman" w:cs="Times New Roman"/>
          <w:sz w:val="24"/>
          <w:szCs w:val="24"/>
          <w:lang w:val="en-US"/>
        </w:rPr>
        <w:t xml:space="preserve"> </w:t>
      </w:r>
      <w:r w:rsidR="00BF4C19">
        <w:rPr>
          <w:rFonts w:ascii="Times New Roman" w:hAnsi="Times New Roman" w:cs="Times New Roman"/>
          <w:sz w:val="24"/>
          <w:szCs w:val="24"/>
          <w:lang w:val="en-US"/>
        </w:rPr>
        <w:t>global production</w:t>
      </w:r>
      <w:r>
        <w:rPr>
          <w:rFonts w:ascii="Times New Roman" w:hAnsi="Times New Roman" w:cs="Times New Roman"/>
          <w:sz w:val="24"/>
          <w:szCs w:val="24"/>
          <w:lang w:val="en-US"/>
        </w:rPr>
        <w:t>.</w:t>
      </w:r>
      <w:r w:rsidRPr="00875E2F">
        <w:rPr>
          <w:rFonts w:ascii="Times New Roman" w:hAnsi="Times New Roman" w:cs="Times New Roman"/>
          <w:sz w:val="24"/>
          <w:szCs w:val="24"/>
          <w:lang w:val="en-US"/>
        </w:rPr>
        <w:t xml:space="preserve"> </w:t>
      </w:r>
      <w:r w:rsidR="0040738E">
        <w:rPr>
          <w:rFonts w:ascii="Times New Roman" w:hAnsi="Times New Roman" w:cs="Times New Roman"/>
          <w:sz w:val="24"/>
          <w:szCs w:val="24"/>
          <w:lang w:val="en-US"/>
        </w:rPr>
        <w:t xml:space="preserve">In </w:t>
      </w:r>
      <w:ins w:id="9" w:author="Quirijn de Jong van Lier" w:date="2017-08-22T14:11:00Z">
        <w:r w:rsidR="00CF5739">
          <w:rPr>
            <w:rFonts w:ascii="Times New Roman" w:hAnsi="Times New Roman" w:cs="Times New Roman"/>
            <w:sz w:val="24"/>
            <w:szCs w:val="24"/>
            <w:lang w:val="en-US"/>
          </w:rPr>
          <w:t>the</w:t>
        </w:r>
      </w:ins>
      <w:del w:id="10" w:author="Quirijn de Jong van Lier" w:date="2017-08-22T14:11:00Z">
        <w:r w:rsidR="0040738E" w:rsidDel="00CF5739">
          <w:rPr>
            <w:rFonts w:ascii="Times New Roman" w:hAnsi="Times New Roman" w:cs="Times New Roman"/>
            <w:sz w:val="24"/>
            <w:szCs w:val="24"/>
            <w:lang w:val="en-US"/>
          </w:rPr>
          <w:delText>a</w:delText>
        </w:r>
      </w:del>
      <w:r w:rsidR="0040738E">
        <w:rPr>
          <w:rFonts w:ascii="Times New Roman" w:hAnsi="Times New Roman" w:cs="Times New Roman"/>
          <w:sz w:val="24"/>
          <w:szCs w:val="24"/>
          <w:lang w:val="en-US"/>
        </w:rPr>
        <w:t xml:space="preserve"> current scenario </w:t>
      </w:r>
      <w:ins w:id="11" w:author="Quirijn de Jong van Lier" w:date="2017-08-22T14:11:00Z">
        <w:r w:rsidR="002F02BD">
          <w:rPr>
            <w:rFonts w:ascii="Times New Roman" w:hAnsi="Times New Roman" w:cs="Times New Roman"/>
            <w:sz w:val="24"/>
            <w:szCs w:val="24"/>
            <w:lang w:val="en-US"/>
          </w:rPr>
          <w:t xml:space="preserve">with </w:t>
        </w:r>
      </w:ins>
      <w:del w:id="12" w:author="Quirijn de Jong van Lier" w:date="2017-08-22T14:11:00Z">
        <w:r w:rsidR="0040738E" w:rsidDel="002F02BD">
          <w:rPr>
            <w:rFonts w:ascii="Times New Roman" w:hAnsi="Times New Roman" w:cs="Times New Roman"/>
            <w:sz w:val="24"/>
            <w:szCs w:val="24"/>
            <w:lang w:val="en-US"/>
          </w:rPr>
          <w:delText xml:space="preserve">that </w:delText>
        </w:r>
      </w:del>
      <w:r w:rsidR="0040738E">
        <w:rPr>
          <w:rFonts w:ascii="Times New Roman" w:hAnsi="Times New Roman" w:cs="Times New Roman"/>
          <w:sz w:val="24"/>
          <w:szCs w:val="24"/>
          <w:lang w:val="en-US"/>
        </w:rPr>
        <w:t>yield</w:t>
      </w:r>
      <w:ins w:id="13" w:author="Quirijn de Jong van Lier" w:date="2017-08-22T14:11:00Z">
        <w:r w:rsidR="002F02BD">
          <w:rPr>
            <w:rFonts w:ascii="Times New Roman" w:hAnsi="Times New Roman" w:cs="Times New Roman"/>
            <w:sz w:val="24"/>
            <w:szCs w:val="24"/>
            <w:lang w:val="en-US"/>
          </w:rPr>
          <w:t>s</w:t>
        </w:r>
      </w:ins>
      <w:r w:rsidR="0040738E">
        <w:rPr>
          <w:rFonts w:ascii="Times New Roman" w:hAnsi="Times New Roman" w:cs="Times New Roman"/>
          <w:sz w:val="24"/>
          <w:szCs w:val="24"/>
          <w:lang w:val="en-US"/>
        </w:rPr>
        <w:t xml:space="preserve"> reach</w:t>
      </w:r>
      <w:ins w:id="14" w:author="Quirijn de Jong van Lier" w:date="2017-08-22T14:11:00Z">
        <w:r w:rsidR="002F02BD">
          <w:rPr>
            <w:rFonts w:ascii="Times New Roman" w:hAnsi="Times New Roman" w:cs="Times New Roman"/>
            <w:sz w:val="24"/>
            <w:szCs w:val="24"/>
            <w:lang w:val="en-US"/>
          </w:rPr>
          <w:t>ing</w:t>
        </w:r>
      </w:ins>
      <w:del w:id="15" w:author="Quirijn de Jong van Lier" w:date="2017-08-22T14:11:00Z">
        <w:r w:rsidR="0040738E" w:rsidDel="002F02BD">
          <w:rPr>
            <w:rFonts w:ascii="Times New Roman" w:hAnsi="Times New Roman" w:cs="Times New Roman"/>
            <w:sz w:val="24"/>
            <w:szCs w:val="24"/>
            <w:lang w:val="en-US"/>
          </w:rPr>
          <w:delText>ed</w:delText>
        </w:r>
      </w:del>
      <w:r w:rsidR="0040738E">
        <w:rPr>
          <w:rFonts w:ascii="Times New Roman" w:hAnsi="Times New Roman" w:cs="Times New Roman"/>
          <w:sz w:val="24"/>
          <w:szCs w:val="24"/>
          <w:lang w:val="en-US"/>
        </w:rPr>
        <w:t xml:space="preserve"> t</w:t>
      </w:r>
      <w:ins w:id="16" w:author="Quirijn de Jong van Lier" w:date="2017-08-22T14:11:00Z">
        <w:r w:rsidR="002F02BD">
          <w:rPr>
            <w:rFonts w:ascii="Times New Roman" w:hAnsi="Times New Roman" w:cs="Times New Roman"/>
            <w:sz w:val="24"/>
            <w:szCs w:val="24"/>
            <w:lang w:val="en-US"/>
          </w:rPr>
          <w:t>he</w:t>
        </w:r>
      </w:ins>
      <w:del w:id="17" w:author="Quirijn de Jong van Lier" w:date="2017-08-22T14:11:00Z">
        <w:r w:rsidR="0040738E" w:rsidDel="002F02BD">
          <w:rPr>
            <w:rFonts w:ascii="Times New Roman" w:hAnsi="Times New Roman" w:cs="Times New Roman"/>
            <w:sz w:val="24"/>
            <w:szCs w:val="24"/>
            <w:lang w:val="en-US"/>
          </w:rPr>
          <w:delText>o</w:delText>
        </w:r>
      </w:del>
      <w:r w:rsidR="0040738E">
        <w:rPr>
          <w:rFonts w:ascii="Times New Roman" w:hAnsi="Times New Roman" w:cs="Times New Roman"/>
          <w:sz w:val="24"/>
          <w:szCs w:val="24"/>
          <w:lang w:val="en-US"/>
        </w:rPr>
        <w:t xml:space="preserve"> plateau of 80</w:t>
      </w:r>
      <w:del w:id="18" w:author="Quirijn de Jong van Lier" w:date="2017-08-22T14:11:00Z">
        <w:r w:rsidR="0040738E" w:rsidDel="002F02BD">
          <w:rPr>
            <w:rFonts w:ascii="Times New Roman" w:hAnsi="Times New Roman" w:cs="Times New Roman"/>
            <w:sz w:val="24"/>
            <w:szCs w:val="24"/>
            <w:lang w:val="en-US"/>
          </w:rPr>
          <w:delText xml:space="preserve"> </w:delText>
        </w:r>
      </w:del>
      <w:ins w:id="19" w:author="Quirijn de Jong van Lier" w:date="2017-08-22T14:11:00Z">
        <w:r w:rsidR="002F02BD">
          <w:rPr>
            <w:rFonts w:ascii="Times New Roman" w:hAnsi="Times New Roman" w:cs="Times New Roman"/>
            <w:sz w:val="24"/>
            <w:szCs w:val="24"/>
            <w:lang w:val="en-US"/>
          </w:rPr>
          <w:t> </w:t>
        </w:r>
      </w:ins>
      <w:r w:rsidR="0040738E">
        <w:rPr>
          <w:rFonts w:ascii="Times New Roman" w:hAnsi="Times New Roman" w:cs="Times New Roman"/>
          <w:sz w:val="24"/>
          <w:szCs w:val="24"/>
          <w:lang w:val="en-US"/>
        </w:rPr>
        <w:t>t</w:t>
      </w:r>
      <w:del w:id="20" w:author="Quirijn de Jong van Lier" w:date="2017-08-22T14:11:00Z">
        <w:r w:rsidR="0040738E" w:rsidDel="002F02BD">
          <w:rPr>
            <w:rFonts w:ascii="Times New Roman" w:hAnsi="Times New Roman" w:cs="Times New Roman"/>
            <w:sz w:val="24"/>
            <w:szCs w:val="24"/>
            <w:lang w:val="en-US"/>
          </w:rPr>
          <w:delText xml:space="preserve"> </w:delText>
        </w:r>
      </w:del>
      <w:ins w:id="21" w:author="Quirijn de Jong van Lier" w:date="2017-08-22T14:11:00Z">
        <w:r w:rsidR="002F02BD">
          <w:rPr>
            <w:rFonts w:ascii="Times New Roman" w:hAnsi="Times New Roman" w:cs="Times New Roman"/>
            <w:sz w:val="24"/>
            <w:szCs w:val="24"/>
            <w:lang w:val="en-US"/>
          </w:rPr>
          <w:t> </w:t>
        </w:r>
      </w:ins>
      <w:r w:rsidR="0040738E">
        <w:rPr>
          <w:rFonts w:ascii="Times New Roman" w:hAnsi="Times New Roman" w:cs="Times New Roman"/>
          <w:sz w:val="24"/>
          <w:szCs w:val="24"/>
          <w:lang w:val="en-US"/>
        </w:rPr>
        <w:t>ha</w:t>
      </w:r>
      <w:del w:id="22" w:author="Quirijn de Jong van Lier" w:date="2017-08-22T14:11:00Z">
        <w:r w:rsidR="0040738E" w:rsidRPr="0040738E" w:rsidDel="002F02BD">
          <w:rPr>
            <w:rFonts w:ascii="Times New Roman" w:hAnsi="Times New Roman" w:cs="Times New Roman"/>
            <w:sz w:val="24"/>
            <w:szCs w:val="24"/>
            <w:vertAlign w:val="superscript"/>
            <w:lang w:val="en-US"/>
          </w:rPr>
          <w:delText>-</w:delText>
        </w:r>
      </w:del>
      <w:ins w:id="23" w:author="Quirijn de Jong van Lier" w:date="2017-08-22T14:11:00Z">
        <w:r w:rsidR="002F02BD">
          <w:rPr>
            <w:rFonts w:ascii="Times New Roman" w:hAnsi="Times New Roman" w:cs="Times New Roman"/>
            <w:sz w:val="24"/>
            <w:szCs w:val="24"/>
            <w:vertAlign w:val="superscript"/>
            <w:lang w:val="en-US"/>
          </w:rPr>
          <w:noBreakHyphen/>
        </w:r>
      </w:ins>
      <w:r w:rsidR="0040738E" w:rsidRPr="0040738E">
        <w:rPr>
          <w:rFonts w:ascii="Times New Roman" w:hAnsi="Times New Roman" w:cs="Times New Roman"/>
          <w:sz w:val="24"/>
          <w:szCs w:val="24"/>
          <w:vertAlign w:val="superscript"/>
          <w:lang w:val="en-US"/>
        </w:rPr>
        <w:t>1</w:t>
      </w:r>
      <w:r w:rsidR="0040738E">
        <w:rPr>
          <w:rFonts w:ascii="Times New Roman" w:hAnsi="Times New Roman" w:cs="Times New Roman"/>
          <w:sz w:val="24"/>
          <w:szCs w:val="24"/>
          <w:lang w:val="en-US"/>
        </w:rPr>
        <w:t xml:space="preserve">, the crop strongly expanded towards </w:t>
      </w:r>
      <w:r w:rsidR="0040738E">
        <w:rPr>
          <w:rFonts w:ascii="Times New Roman" w:eastAsia="Times New Roman" w:hAnsi="Times New Roman" w:cs="Times New Roman"/>
          <w:color w:val="000000" w:themeColor="text1"/>
          <w:sz w:val="24"/>
          <w:szCs w:val="24"/>
          <w:lang w:val="en-US" w:eastAsia="pt-BR"/>
        </w:rPr>
        <w:t>central-western region</w:t>
      </w:r>
      <w:r w:rsidR="0040738E">
        <w:rPr>
          <w:rFonts w:ascii="Times New Roman" w:hAnsi="Times New Roman" w:cs="Times New Roman"/>
          <w:sz w:val="24"/>
          <w:szCs w:val="24"/>
          <w:lang w:val="en-US"/>
        </w:rPr>
        <w:t xml:space="preserve"> </w:t>
      </w:r>
      <w:r w:rsidR="00E20B46">
        <w:rPr>
          <w:rFonts w:ascii="Times New Roman" w:hAnsi="Times New Roman" w:cs="Times New Roman"/>
          <w:sz w:val="24"/>
          <w:szCs w:val="24"/>
          <w:lang w:val="en-US"/>
        </w:rPr>
        <w:t>where irrigation is mandatory to offset water stress risks</w:t>
      </w:r>
      <w:r w:rsidR="0040738E">
        <w:rPr>
          <w:rFonts w:ascii="Times New Roman" w:hAnsi="Times New Roman" w:cs="Times New Roman"/>
          <w:sz w:val="24"/>
          <w:szCs w:val="24"/>
          <w:lang w:val="en-US"/>
        </w:rPr>
        <w:t xml:space="preserve">. </w:t>
      </w:r>
      <w:r w:rsidRPr="00F46E75">
        <w:rPr>
          <w:rFonts w:ascii="Times New Roman" w:hAnsi="Times New Roman" w:cs="Times New Roman"/>
          <w:sz w:val="24"/>
          <w:szCs w:val="24"/>
          <w:lang w:val="en-US"/>
        </w:rPr>
        <w:t xml:space="preserve">The </w:t>
      </w:r>
      <w:r w:rsidR="00015189">
        <w:rPr>
          <w:rFonts w:ascii="Times New Roman" w:hAnsi="Times New Roman" w:cs="Times New Roman"/>
          <w:sz w:val="24"/>
          <w:szCs w:val="24"/>
          <w:lang w:val="en-US"/>
        </w:rPr>
        <w:t>effects</w:t>
      </w:r>
      <w:r w:rsidR="00CF2C68">
        <w:rPr>
          <w:rFonts w:ascii="Times New Roman" w:hAnsi="Times New Roman" w:cs="Times New Roman"/>
          <w:sz w:val="24"/>
          <w:szCs w:val="24"/>
          <w:lang w:val="en-US"/>
        </w:rPr>
        <w:t xml:space="preserve"> of </w:t>
      </w:r>
      <w:r>
        <w:rPr>
          <w:rFonts w:ascii="Times New Roman" w:hAnsi="Times New Roman" w:cs="Times New Roman"/>
          <w:sz w:val="24"/>
          <w:szCs w:val="24"/>
          <w:lang w:val="en-US"/>
        </w:rPr>
        <w:t xml:space="preserve">crop </w:t>
      </w:r>
      <w:r w:rsidR="00811C2D">
        <w:rPr>
          <w:rFonts w:ascii="Times New Roman" w:hAnsi="Times New Roman" w:cs="Times New Roman"/>
          <w:sz w:val="24"/>
          <w:szCs w:val="24"/>
          <w:lang w:val="en-US"/>
        </w:rPr>
        <w:t>management</w:t>
      </w:r>
      <w:r w:rsidR="00CF2C68">
        <w:rPr>
          <w:rFonts w:ascii="Times New Roman" w:hAnsi="Times New Roman" w:cs="Times New Roman"/>
          <w:sz w:val="24"/>
          <w:szCs w:val="24"/>
          <w:lang w:val="en-US"/>
        </w:rPr>
        <w:t xml:space="preserve">, land use change, </w:t>
      </w:r>
      <w:r w:rsidRPr="00F46E75">
        <w:rPr>
          <w:rFonts w:ascii="Times New Roman" w:hAnsi="Times New Roman" w:cs="Times New Roman"/>
          <w:sz w:val="24"/>
          <w:szCs w:val="24"/>
          <w:lang w:val="en-US"/>
        </w:rPr>
        <w:t>climat</w:t>
      </w:r>
      <w:r w:rsidR="00015189">
        <w:rPr>
          <w:rFonts w:ascii="Times New Roman" w:hAnsi="Times New Roman" w:cs="Times New Roman"/>
          <w:sz w:val="24"/>
          <w:szCs w:val="24"/>
          <w:lang w:val="en-US"/>
        </w:rPr>
        <w:t>e</w:t>
      </w:r>
      <w:r w:rsidRPr="00F46E75">
        <w:rPr>
          <w:rFonts w:ascii="Times New Roman" w:hAnsi="Times New Roman" w:cs="Times New Roman"/>
          <w:sz w:val="24"/>
          <w:szCs w:val="24"/>
          <w:lang w:val="en-US"/>
        </w:rPr>
        <w:t xml:space="preserve"> </w:t>
      </w:r>
      <w:r w:rsidR="00CF2C68">
        <w:rPr>
          <w:rFonts w:ascii="Times New Roman" w:hAnsi="Times New Roman" w:cs="Times New Roman"/>
          <w:sz w:val="24"/>
          <w:szCs w:val="24"/>
          <w:lang w:val="en-US"/>
        </w:rPr>
        <w:t>variability and change</w:t>
      </w:r>
      <w:r w:rsidRPr="00F46E75">
        <w:rPr>
          <w:rFonts w:ascii="Times New Roman" w:hAnsi="Times New Roman" w:cs="Times New Roman"/>
          <w:sz w:val="24"/>
          <w:szCs w:val="24"/>
          <w:lang w:val="en-US"/>
        </w:rPr>
        <w:t xml:space="preserve"> </w:t>
      </w:r>
      <w:r w:rsidR="00CF2C68">
        <w:rPr>
          <w:rFonts w:ascii="Times New Roman" w:hAnsi="Times New Roman" w:cs="Times New Roman"/>
          <w:sz w:val="24"/>
          <w:szCs w:val="24"/>
          <w:lang w:val="en-US"/>
        </w:rPr>
        <w:t xml:space="preserve">and </w:t>
      </w:r>
      <w:proofErr w:type="spellStart"/>
      <w:r w:rsidR="00015189">
        <w:rPr>
          <w:rFonts w:ascii="Times New Roman" w:hAnsi="Times New Roman" w:cs="Times New Roman"/>
          <w:sz w:val="24"/>
          <w:szCs w:val="24"/>
          <w:lang w:val="en-US"/>
        </w:rPr>
        <w:t>agro</w:t>
      </w:r>
      <w:proofErr w:type="spellEnd"/>
      <w:r w:rsidR="00015189">
        <w:rPr>
          <w:rFonts w:ascii="Times New Roman" w:hAnsi="Times New Roman" w:cs="Times New Roman"/>
          <w:sz w:val="24"/>
          <w:szCs w:val="24"/>
          <w:lang w:val="en-US"/>
        </w:rPr>
        <w:t>-economic factors on crop production and associated quantities can</w:t>
      </w:r>
      <w:r w:rsidR="00CF2C68">
        <w:rPr>
          <w:rFonts w:ascii="Times New Roman" w:hAnsi="Times New Roman" w:cs="Times New Roman"/>
          <w:sz w:val="24"/>
          <w:szCs w:val="24"/>
          <w:lang w:val="en-US"/>
        </w:rPr>
        <w:t xml:space="preserve"> be </w:t>
      </w:r>
      <w:r w:rsidRPr="00F46E75">
        <w:rPr>
          <w:rFonts w:ascii="Times New Roman" w:hAnsi="Times New Roman" w:cs="Times New Roman"/>
          <w:sz w:val="24"/>
          <w:szCs w:val="24"/>
          <w:lang w:val="en-US"/>
        </w:rPr>
        <w:t xml:space="preserve">assessed </w:t>
      </w:r>
      <w:r w:rsidR="00CF2C68">
        <w:rPr>
          <w:rFonts w:ascii="Times New Roman" w:hAnsi="Times New Roman" w:cs="Times New Roman"/>
          <w:sz w:val="24"/>
          <w:szCs w:val="24"/>
          <w:lang w:val="en-US"/>
        </w:rPr>
        <w:t xml:space="preserve">using </w:t>
      </w:r>
      <w:r>
        <w:rPr>
          <w:rFonts w:ascii="Times New Roman" w:hAnsi="Times New Roman" w:cs="Times New Roman"/>
          <w:sz w:val="24"/>
          <w:szCs w:val="24"/>
          <w:lang w:val="en-US"/>
        </w:rPr>
        <w:t>process</w:t>
      </w:r>
      <w:r w:rsidR="00015189">
        <w:rPr>
          <w:rFonts w:ascii="Times New Roman" w:hAnsi="Times New Roman" w:cs="Times New Roman"/>
          <w:sz w:val="24"/>
          <w:szCs w:val="24"/>
          <w:lang w:val="en-US"/>
        </w:rPr>
        <w:t>-</w:t>
      </w:r>
      <w:r>
        <w:rPr>
          <w:rFonts w:ascii="Times New Roman" w:hAnsi="Times New Roman" w:cs="Times New Roman"/>
          <w:sz w:val="24"/>
          <w:szCs w:val="24"/>
          <w:lang w:val="en-US"/>
        </w:rPr>
        <w:t xml:space="preserve">based crop </w:t>
      </w:r>
      <w:del w:id="24" w:author="Quirijn de Jong van Lier" w:date="2017-08-22T14:44:00Z">
        <w:r w:rsidR="0040738E" w:rsidDel="00D569B7">
          <w:rPr>
            <w:rFonts w:ascii="Times New Roman" w:hAnsi="Times New Roman" w:cs="Times New Roman"/>
            <w:sz w:val="24"/>
            <w:szCs w:val="24"/>
            <w:lang w:val="en-US"/>
          </w:rPr>
          <w:delText xml:space="preserve">(PBM) </w:delText>
        </w:r>
      </w:del>
      <w:r>
        <w:rPr>
          <w:rFonts w:ascii="Times New Roman" w:hAnsi="Times New Roman" w:cs="Times New Roman"/>
          <w:sz w:val="24"/>
          <w:szCs w:val="24"/>
          <w:lang w:val="en-US"/>
        </w:rPr>
        <w:t>simulation models</w:t>
      </w:r>
      <w:ins w:id="25" w:author="Quirijn de Jong van Lier" w:date="2017-08-22T14:44:00Z">
        <w:r w:rsidR="00D569B7">
          <w:rPr>
            <w:rFonts w:ascii="Times New Roman" w:hAnsi="Times New Roman" w:cs="Times New Roman"/>
            <w:sz w:val="24"/>
            <w:szCs w:val="24"/>
            <w:lang w:val="en-US"/>
          </w:rPr>
          <w:t xml:space="preserve"> (PBM)</w:t>
        </w:r>
      </w:ins>
      <w:r w:rsidRPr="00F46E75">
        <w:rPr>
          <w:rFonts w:ascii="Times New Roman" w:hAnsi="Times New Roman" w:cs="Times New Roman"/>
          <w:sz w:val="24"/>
          <w:szCs w:val="24"/>
          <w:lang w:val="en-US"/>
        </w:rPr>
        <w:t xml:space="preserve">. </w:t>
      </w:r>
      <w:r w:rsidR="00CF2C68">
        <w:rPr>
          <w:rFonts w:ascii="Times New Roman" w:hAnsi="Times New Roman" w:cs="Times New Roman"/>
          <w:sz w:val="24"/>
          <w:szCs w:val="24"/>
          <w:lang w:val="en-US"/>
        </w:rPr>
        <w:t>Despite its great importance and i</w:t>
      </w:r>
      <w:r w:rsidRPr="00F46E75">
        <w:rPr>
          <w:rFonts w:ascii="Times New Roman" w:hAnsi="Times New Roman" w:cs="Times New Roman"/>
          <w:sz w:val="24"/>
          <w:szCs w:val="24"/>
          <w:lang w:val="en-US"/>
        </w:rPr>
        <w:t xml:space="preserve">n contrast </w:t>
      </w:r>
      <w:r w:rsidR="00CF2C68">
        <w:rPr>
          <w:rFonts w:ascii="Times New Roman" w:hAnsi="Times New Roman" w:cs="Times New Roman"/>
          <w:sz w:val="24"/>
          <w:szCs w:val="24"/>
          <w:lang w:val="en-US"/>
        </w:rPr>
        <w:t xml:space="preserve">with </w:t>
      </w:r>
      <w:r w:rsidRPr="00F46E75">
        <w:rPr>
          <w:rFonts w:ascii="Times New Roman" w:hAnsi="Times New Roman" w:cs="Times New Roman"/>
          <w:sz w:val="24"/>
          <w:szCs w:val="24"/>
          <w:lang w:val="en-US"/>
        </w:rPr>
        <w:t>other</w:t>
      </w:r>
      <w:r w:rsidR="00CF2C68">
        <w:rPr>
          <w:rFonts w:ascii="Times New Roman" w:hAnsi="Times New Roman" w:cs="Times New Roman"/>
          <w:sz w:val="24"/>
          <w:szCs w:val="24"/>
          <w:lang w:val="en-US"/>
        </w:rPr>
        <w:t xml:space="preserve"> </w:t>
      </w:r>
      <w:ins w:id="26" w:author="Quirijn de Jong van Lier" w:date="2017-08-22T14:44:00Z">
        <w:r w:rsidR="00D569B7">
          <w:rPr>
            <w:rFonts w:ascii="Times New Roman" w:hAnsi="Times New Roman" w:cs="Times New Roman"/>
            <w:sz w:val="24"/>
            <w:szCs w:val="24"/>
            <w:lang w:val="en-US"/>
          </w:rPr>
          <w:t>major</w:t>
        </w:r>
      </w:ins>
      <w:del w:id="27" w:author="Quirijn de Jong van Lier" w:date="2017-08-22T14:45:00Z">
        <w:r w:rsidR="00CF2C68" w:rsidDel="00D569B7">
          <w:rPr>
            <w:rFonts w:ascii="Times New Roman" w:hAnsi="Times New Roman" w:cs="Times New Roman"/>
            <w:sz w:val="24"/>
            <w:szCs w:val="24"/>
            <w:lang w:val="en-US"/>
          </w:rPr>
          <w:delText>large</w:delText>
        </w:r>
      </w:del>
      <w:r w:rsidR="00CF2C68">
        <w:rPr>
          <w:rFonts w:ascii="Times New Roman" w:hAnsi="Times New Roman" w:cs="Times New Roman"/>
          <w:sz w:val="24"/>
          <w:szCs w:val="24"/>
          <w:lang w:val="en-US"/>
        </w:rPr>
        <w:t xml:space="preserve"> </w:t>
      </w:r>
      <w:r w:rsidRPr="00F46E75">
        <w:rPr>
          <w:rFonts w:ascii="Times New Roman" w:hAnsi="Times New Roman" w:cs="Times New Roman"/>
          <w:sz w:val="24"/>
          <w:szCs w:val="24"/>
          <w:lang w:val="en-US"/>
        </w:rPr>
        <w:t>crops, only two</w:t>
      </w:r>
      <w:r w:rsidR="00062C1C">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 xml:space="preserve">specific </w:t>
      </w:r>
      <w:r w:rsidR="00062C1C">
        <w:rPr>
          <w:rFonts w:ascii="Times New Roman" w:hAnsi="Times New Roman" w:cs="Times New Roman"/>
          <w:sz w:val="24"/>
          <w:szCs w:val="24"/>
          <w:lang w:val="en-US"/>
        </w:rPr>
        <w:t>sugarcane crop</w:t>
      </w:r>
      <w:r w:rsidR="00015189">
        <w:rPr>
          <w:rFonts w:ascii="Times New Roman" w:hAnsi="Times New Roman" w:cs="Times New Roman"/>
          <w:sz w:val="24"/>
          <w:szCs w:val="24"/>
          <w:lang w:val="en-US"/>
        </w:rPr>
        <w:t xml:space="preserve"> growth</w:t>
      </w:r>
      <w:r w:rsidR="00062C1C">
        <w:rPr>
          <w:rFonts w:ascii="Times New Roman" w:hAnsi="Times New Roman" w:cs="Times New Roman"/>
          <w:sz w:val="24"/>
          <w:szCs w:val="24"/>
          <w:lang w:val="en-US"/>
        </w:rPr>
        <w:t xml:space="preserve"> models are </w:t>
      </w:r>
      <w:r>
        <w:rPr>
          <w:rFonts w:ascii="Times New Roman" w:hAnsi="Times New Roman" w:cs="Times New Roman"/>
          <w:sz w:val="24"/>
          <w:szCs w:val="24"/>
          <w:lang w:val="en-US"/>
        </w:rPr>
        <w:t xml:space="preserve">available for </w:t>
      </w:r>
      <w:r w:rsidRPr="00F46E75">
        <w:rPr>
          <w:rFonts w:ascii="Times New Roman" w:hAnsi="Times New Roman" w:cs="Times New Roman"/>
          <w:sz w:val="24"/>
          <w:szCs w:val="24"/>
          <w:lang w:val="en-US"/>
        </w:rPr>
        <w:t>end users</w:t>
      </w:r>
      <w:r w:rsidR="00015189">
        <w:rPr>
          <w:rFonts w:ascii="Times New Roman" w:hAnsi="Times New Roman" w:cs="Times New Roman"/>
          <w:sz w:val="24"/>
          <w:szCs w:val="24"/>
          <w:lang w:val="en-US"/>
        </w:rPr>
        <w:t xml:space="preserve"> worldwide</w:t>
      </w:r>
      <w:r w:rsidRPr="00F46E75">
        <w:rPr>
          <w:rFonts w:ascii="Times New Roman" w:hAnsi="Times New Roman" w:cs="Times New Roman"/>
          <w:sz w:val="24"/>
          <w:szCs w:val="24"/>
          <w:lang w:val="en-US"/>
        </w:rPr>
        <w:t xml:space="preserve">. </w:t>
      </w:r>
      <w:r w:rsidR="0040738E">
        <w:rPr>
          <w:rFonts w:ascii="Times New Roman" w:hAnsi="Times New Roman" w:cs="Times New Roman"/>
          <w:sz w:val="24"/>
          <w:szCs w:val="24"/>
          <w:lang w:val="en-US"/>
        </w:rPr>
        <w:t>A new</w:t>
      </w:r>
      <w:del w:id="28" w:author="Quirijn de Jong van Lier" w:date="2017-08-22T14:45:00Z">
        <w:r w:rsidR="0040738E" w:rsidDel="00D569B7">
          <w:rPr>
            <w:rFonts w:ascii="Times New Roman" w:hAnsi="Times New Roman" w:cs="Times New Roman"/>
            <w:sz w:val="24"/>
            <w:szCs w:val="24"/>
            <w:lang w:val="en-US"/>
          </w:rPr>
          <w:delText>ly</w:delText>
        </w:r>
      </w:del>
      <w:r w:rsidR="0040738E">
        <w:rPr>
          <w:rFonts w:ascii="Times New Roman" w:hAnsi="Times New Roman" w:cs="Times New Roman"/>
          <w:sz w:val="24"/>
          <w:szCs w:val="24"/>
          <w:lang w:val="en-US"/>
        </w:rPr>
        <w:t xml:space="preserve"> sugarcane PBM developed for Brazilian conditions showed good performance </w:t>
      </w:r>
      <w:r w:rsidR="00E20B46">
        <w:rPr>
          <w:rFonts w:ascii="Times New Roman" w:hAnsi="Times New Roman" w:cs="Times New Roman"/>
          <w:sz w:val="24"/>
          <w:szCs w:val="24"/>
          <w:lang w:val="en-US"/>
        </w:rPr>
        <w:t xml:space="preserve">on crop components predictions, </w:t>
      </w:r>
      <w:commentRangeStart w:id="29"/>
      <w:r w:rsidR="00E20B46">
        <w:rPr>
          <w:rFonts w:ascii="Times New Roman" w:hAnsi="Times New Roman" w:cs="Times New Roman"/>
          <w:sz w:val="24"/>
          <w:szCs w:val="24"/>
          <w:lang w:val="en-US"/>
        </w:rPr>
        <w:t>however, simplified soil water balance routine may be assessed to reduce uncertainties on crop water use</w:t>
      </w:r>
      <w:r>
        <w:rPr>
          <w:rFonts w:ascii="Times New Roman" w:hAnsi="Times New Roman" w:cs="Times New Roman"/>
          <w:sz w:val="24"/>
          <w:szCs w:val="24"/>
          <w:lang w:val="en-US"/>
        </w:rPr>
        <w:t xml:space="preserve">. </w:t>
      </w:r>
      <w:commentRangeEnd w:id="29"/>
      <w:r w:rsidR="00D569B7">
        <w:rPr>
          <w:rStyle w:val="Refdecomentrio"/>
        </w:rPr>
        <w:commentReference w:id="29"/>
      </w:r>
      <w:r w:rsidR="00062C1C">
        <w:rPr>
          <w:rFonts w:ascii="Times New Roman" w:hAnsi="Times New Roman" w:cs="Times New Roman"/>
          <w:sz w:val="24"/>
          <w:szCs w:val="24"/>
          <w:lang w:val="en-US"/>
        </w:rPr>
        <w:t>T</w:t>
      </w:r>
      <w:r>
        <w:rPr>
          <w:rFonts w:ascii="Times New Roman" w:hAnsi="Times New Roman" w:cs="Times New Roman"/>
          <w:sz w:val="24"/>
          <w:szCs w:val="24"/>
          <w:lang w:val="en-US"/>
        </w:rPr>
        <w:t>his paper</w:t>
      </w:r>
      <w:r w:rsidRPr="00F46E75">
        <w:rPr>
          <w:rFonts w:ascii="Times New Roman" w:hAnsi="Times New Roman" w:cs="Times New Roman"/>
          <w:sz w:val="24"/>
          <w:szCs w:val="24"/>
          <w:lang w:val="en-US"/>
        </w:rPr>
        <w:t xml:space="preserve"> aim</w:t>
      </w:r>
      <w:r w:rsidR="002A6B13">
        <w:rPr>
          <w:rFonts w:ascii="Times New Roman" w:hAnsi="Times New Roman" w:cs="Times New Roman"/>
          <w:sz w:val="24"/>
          <w:szCs w:val="24"/>
          <w:lang w:val="en-US"/>
        </w:rPr>
        <w:t>ed to couple a new</w:t>
      </w:r>
      <w:r w:rsidR="00015189">
        <w:rPr>
          <w:rFonts w:ascii="Times New Roman" w:hAnsi="Times New Roman" w:cs="Times New Roman"/>
          <w:sz w:val="24"/>
          <w:szCs w:val="24"/>
          <w:lang w:val="en-US"/>
        </w:rPr>
        <w:t>ly developed</w:t>
      </w:r>
      <w:r w:rsidR="002A6B13">
        <w:rPr>
          <w:rFonts w:ascii="Times New Roman" w:hAnsi="Times New Roman" w:cs="Times New Roman"/>
          <w:sz w:val="24"/>
          <w:szCs w:val="24"/>
          <w:lang w:val="en-US"/>
        </w:rPr>
        <w:t xml:space="preserve"> process</w:t>
      </w:r>
      <w:r w:rsidR="00015189">
        <w:rPr>
          <w:rFonts w:ascii="Times New Roman" w:hAnsi="Times New Roman" w:cs="Times New Roman"/>
          <w:sz w:val="24"/>
          <w:szCs w:val="24"/>
          <w:lang w:val="en-US"/>
        </w:rPr>
        <w:t>-</w:t>
      </w:r>
      <w:r w:rsidR="002A6B13">
        <w:rPr>
          <w:rFonts w:ascii="Times New Roman" w:hAnsi="Times New Roman" w:cs="Times New Roman"/>
          <w:sz w:val="24"/>
          <w:szCs w:val="24"/>
          <w:lang w:val="en-US"/>
        </w:rPr>
        <w:t xml:space="preserve">based </w:t>
      </w:r>
      <w:r w:rsidR="00015189">
        <w:rPr>
          <w:rFonts w:ascii="Times New Roman" w:hAnsi="Times New Roman" w:cs="Times New Roman"/>
          <w:sz w:val="24"/>
          <w:szCs w:val="24"/>
          <w:lang w:val="en-US"/>
        </w:rPr>
        <w:t xml:space="preserve">sugarcane </w:t>
      </w:r>
      <w:r w:rsidR="002A6B13">
        <w:rPr>
          <w:rFonts w:ascii="Times New Roman" w:hAnsi="Times New Roman" w:cs="Times New Roman"/>
          <w:sz w:val="24"/>
          <w:szCs w:val="24"/>
          <w:lang w:val="en-US"/>
        </w:rPr>
        <w:t>model (SAMUCA)</w:t>
      </w:r>
      <w:r w:rsidRPr="00F46E75">
        <w:rPr>
          <w:rFonts w:ascii="Times New Roman" w:hAnsi="Times New Roman" w:cs="Times New Roman"/>
          <w:sz w:val="24"/>
          <w:szCs w:val="24"/>
          <w:lang w:val="en-US"/>
        </w:rPr>
        <w:t xml:space="preserve"> to the </w:t>
      </w:r>
      <w:proofErr w:type="spellStart"/>
      <w:r w:rsidRPr="00F46E75">
        <w:rPr>
          <w:rFonts w:ascii="Times New Roman" w:hAnsi="Times New Roman" w:cs="Times New Roman"/>
          <w:sz w:val="24"/>
          <w:szCs w:val="24"/>
          <w:lang w:val="en-US"/>
        </w:rPr>
        <w:t>agrohydrological</w:t>
      </w:r>
      <w:proofErr w:type="spellEnd"/>
      <w:r w:rsidRPr="00F46E75">
        <w:rPr>
          <w:rFonts w:ascii="Times New Roman" w:hAnsi="Times New Roman" w:cs="Times New Roman"/>
          <w:sz w:val="24"/>
          <w:szCs w:val="24"/>
          <w:lang w:val="en-US"/>
        </w:rPr>
        <w:t xml:space="preserve"> model </w:t>
      </w:r>
      <w:r w:rsidR="00015189" w:rsidRPr="00F46E75">
        <w:rPr>
          <w:rFonts w:ascii="Times New Roman" w:hAnsi="Times New Roman" w:cs="Times New Roman"/>
          <w:sz w:val="24"/>
          <w:szCs w:val="24"/>
          <w:lang w:val="en-US"/>
        </w:rPr>
        <w:t>SWAP</w:t>
      </w:r>
      <w:r w:rsidR="00336E2C">
        <w:rPr>
          <w:rFonts w:ascii="Times New Roman" w:hAnsi="Times New Roman" w:cs="Times New Roman"/>
          <w:sz w:val="24"/>
          <w:szCs w:val="24"/>
          <w:lang w:val="en-US"/>
        </w:rPr>
        <w:t xml:space="preserve">, </w:t>
      </w:r>
      <w:ins w:id="30" w:author="Quirijn de Jong van Lier" w:date="2017-08-22T14:49:00Z">
        <w:r w:rsidR="005378AC">
          <w:rPr>
            <w:rFonts w:ascii="Times New Roman" w:hAnsi="Times New Roman" w:cs="Times New Roman"/>
            <w:sz w:val="24"/>
            <w:szCs w:val="24"/>
            <w:lang w:val="en-US"/>
          </w:rPr>
          <w:t>aiming</w:t>
        </w:r>
      </w:ins>
      <w:del w:id="31" w:author="Quirijn de Jong van Lier" w:date="2017-08-22T14:49:00Z">
        <w:r w:rsidR="00336E2C" w:rsidDel="005378AC">
          <w:rPr>
            <w:rFonts w:ascii="Times New Roman" w:hAnsi="Times New Roman" w:cs="Times New Roman"/>
            <w:sz w:val="24"/>
            <w:szCs w:val="24"/>
            <w:lang w:val="en-US"/>
          </w:rPr>
          <w:delText>expecting</w:delText>
        </w:r>
      </w:del>
      <w:r w:rsidR="00015189" w:rsidRPr="00F46E75">
        <w:rPr>
          <w:rFonts w:ascii="Times New Roman" w:hAnsi="Times New Roman" w:cs="Times New Roman"/>
          <w:sz w:val="24"/>
          <w:szCs w:val="24"/>
          <w:lang w:val="en-US"/>
        </w:rPr>
        <w:t xml:space="preserve"> </w:t>
      </w:r>
      <w:r w:rsidR="0019421C" w:rsidRPr="00F46E75">
        <w:rPr>
          <w:rFonts w:ascii="Times New Roman" w:hAnsi="Times New Roman" w:cs="Times New Roman"/>
          <w:sz w:val="24"/>
          <w:szCs w:val="24"/>
          <w:lang w:val="en-US"/>
        </w:rPr>
        <w:t>to</w:t>
      </w:r>
      <w:r w:rsidRPr="00F46E75">
        <w:rPr>
          <w:rFonts w:ascii="Times New Roman" w:hAnsi="Times New Roman" w:cs="Times New Roman"/>
          <w:sz w:val="24"/>
          <w:szCs w:val="24"/>
          <w:lang w:val="en-US"/>
        </w:rPr>
        <w:t xml:space="preserve"> reduce th</w:t>
      </w:r>
      <w:ins w:id="32" w:author="Quirijn de Jong van Lier" w:date="2017-08-22T14:49:00Z">
        <w:r w:rsidR="005378AC">
          <w:rPr>
            <w:rFonts w:ascii="Times New Roman" w:hAnsi="Times New Roman" w:cs="Times New Roman"/>
            <w:sz w:val="24"/>
            <w:szCs w:val="24"/>
            <w:lang w:val="en-US"/>
          </w:rPr>
          <w:t>is</w:t>
        </w:r>
      </w:ins>
      <w:del w:id="33" w:author="Quirijn de Jong van Lier" w:date="2017-08-22T14:49:00Z">
        <w:r w:rsidRPr="00F46E75" w:rsidDel="005378AC">
          <w:rPr>
            <w:rFonts w:ascii="Times New Roman" w:hAnsi="Times New Roman" w:cs="Times New Roman"/>
            <w:sz w:val="24"/>
            <w:szCs w:val="24"/>
            <w:lang w:val="en-US"/>
          </w:rPr>
          <w:delText>e</w:delText>
        </w:r>
      </w:del>
      <w:r w:rsidRPr="00F46E75">
        <w:rPr>
          <w:rFonts w:ascii="Times New Roman" w:hAnsi="Times New Roman" w:cs="Times New Roman"/>
          <w:sz w:val="24"/>
          <w:szCs w:val="24"/>
          <w:lang w:val="en-US"/>
        </w:rPr>
        <w:t xml:space="preserve"> </w:t>
      </w:r>
      <w:r>
        <w:rPr>
          <w:rFonts w:ascii="Times New Roman" w:hAnsi="Times New Roman" w:cs="Times New Roman"/>
          <w:sz w:val="24"/>
          <w:szCs w:val="24"/>
          <w:lang w:val="en-US"/>
        </w:rPr>
        <w:t>prediction</w:t>
      </w:r>
      <w:r w:rsidRPr="00F46E75">
        <w:rPr>
          <w:rFonts w:ascii="Times New Roman" w:hAnsi="Times New Roman" w:cs="Times New Roman"/>
          <w:sz w:val="24"/>
          <w:szCs w:val="24"/>
          <w:lang w:val="en-US"/>
        </w:rPr>
        <w:t xml:space="preserve"> uncertainty and </w:t>
      </w:r>
      <w:r w:rsidR="00015189">
        <w:rPr>
          <w:rFonts w:ascii="Times New Roman" w:hAnsi="Times New Roman" w:cs="Times New Roman"/>
          <w:sz w:val="24"/>
          <w:szCs w:val="24"/>
          <w:lang w:val="en-US"/>
        </w:rPr>
        <w:t xml:space="preserve">to </w:t>
      </w:r>
      <w:r>
        <w:rPr>
          <w:rFonts w:ascii="Times New Roman" w:hAnsi="Times New Roman" w:cs="Times New Roman"/>
          <w:sz w:val="24"/>
          <w:szCs w:val="24"/>
          <w:lang w:val="en-US"/>
        </w:rPr>
        <w:t>provide</w:t>
      </w:r>
      <w:r w:rsidRPr="00F46E75">
        <w:rPr>
          <w:rFonts w:ascii="Times New Roman" w:hAnsi="Times New Roman" w:cs="Times New Roman"/>
          <w:sz w:val="24"/>
          <w:szCs w:val="24"/>
          <w:lang w:val="en-US"/>
        </w:rPr>
        <w:t xml:space="preserve"> a </w:t>
      </w:r>
      <w:r>
        <w:rPr>
          <w:rFonts w:ascii="Times New Roman" w:hAnsi="Times New Roman" w:cs="Times New Roman"/>
          <w:sz w:val="24"/>
          <w:szCs w:val="24"/>
          <w:lang w:val="en-US"/>
        </w:rPr>
        <w:t>better</w:t>
      </w:r>
      <w:r w:rsidRPr="00F46E75">
        <w:rPr>
          <w:rFonts w:ascii="Times New Roman" w:hAnsi="Times New Roman" w:cs="Times New Roman"/>
          <w:sz w:val="24"/>
          <w:szCs w:val="24"/>
          <w:lang w:val="en-US"/>
        </w:rPr>
        <w:t xml:space="preserve"> tool for crop water consumption</w:t>
      </w:r>
      <w:r>
        <w:rPr>
          <w:rFonts w:ascii="Times New Roman" w:hAnsi="Times New Roman" w:cs="Times New Roman"/>
          <w:sz w:val="24"/>
          <w:szCs w:val="24"/>
          <w:lang w:val="en-US"/>
        </w:rPr>
        <w:t xml:space="preserve"> and hydrological analysis. </w:t>
      </w:r>
      <w:r w:rsidRPr="00B345F1">
        <w:rPr>
          <w:rFonts w:ascii="Times New Roman" w:hAnsi="Times New Roman" w:cs="Times New Roman"/>
          <w:sz w:val="24"/>
          <w:szCs w:val="24"/>
          <w:lang w:val="en-US"/>
        </w:rPr>
        <w:t xml:space="preserve">The </w:t>
      </w:r>
      <w:r w:rsidR="00F40591">
        <w:rPr>
          <w:rFonts w:ascii="Times New Roman" w:hAnsi="Times New Roman" w:cs="Times New Roman"/>
          <w:sz w:val="24"/>
          <w:szCs w:val="24"/>
          <w:lang w:val="en-US"/>
        </w:rPr>
        <w:t xml:space="preserve">SAMUCA-SWAP </w:t>
      </w:r>
      <w:r>
        <w:rPr>
          <w:rFonts w:ascii="Times New Roman" w:hAnsi="Times New Roman" w:cs="Times New Roman"/>
          <w:sz w:val="24"/>
          <w:szCs w:val="24"/>
          <w:lang w:val="en-US"/>
        </w:rPr>
        <w:t xml:space="preserve">model </w:t>
      </w:r>
      <w:r w:rsidR="00015189">
        <w:rPr>
          <w:rFonts w:ascii="Times New Roman" w:hAnsi="Times New Roman" w:cs="Times New Roman"/>
          <w:sz w:val="24"/>
          <w:szCs w:val="24"/>
          <w:lang w:val="en-US"/>
        </w:rPr>
        <w:t>performed</w:t>
      </w:r>
      <w:r w:rsidRPr="00B345F1">
        <w:rPr>
          <w:rFonts w:ascii="Times New Roman" w:hAnsi="Times New Roman" w:cs="Times New Roman"/>
          <w:sz w:val="24"/>
          <w:szCs w:val="24"/>
          <w:lang w:val="en-US"/>
        </w:rPr>
        <w:t xml:space="preserve"> </w:t>
      </w:r>
      <w:r>
        <w:rPr>
          <w:rFonts w:ascii="Times New Roman" w:hAnsi="Times New Roman" w:cs="Times New Roman"/>
          <w:sz w:val="24"/>
          <w:szCs w:val="24"/>
          <w:lang w:val="en-US"/>
        </w:rPr>
        <w:t>slight</w:t>
      </w:r>
      <w:r w:rsidR="00015189">
        <w:rPr>
          <w:rFonts w:ascii="Times New Roman" w:hAnsi="Times New Roman" w:cs="Times New Roman"/>
          <w:sz w:val="24"/>
          <w:szCs w:val="24"/>
          <w:lang w:val="en-US"/>
        </w:rPr>
        <w:t>ly</w:t>
      </w:r>
      <w:r>
        <w:rPr>
          <w:rFonts w:ascii="Times New Roman" w:hAnsi="Times New Roman" w:cs="Times New Roman"/>
          <w:sz w:val="24"/>
          <w:szCs w:val="24"/>
          <w:lang w:val="en-US"/>
        </w:rPr>
        <w:t xml:space="preserve"> </w:t>
      </w:r>
      <w:r w:rsidRPr="00B345F1">
        <w:rPr>
          <w:rFonts w:ascii="Times New Roman" w:hAnsi="Times New Roman" w:cs="Times New Roman"/>
          <w:sz w:val="24"/>
          <w:szCs w:val="24"/>
          <w:lang w:val="en-US"/>
        </w:rPr>
        <w:t xml:space="preserve">better </w:t>
      </w:r>
      <w:r w:rsidR="00015189">
        <w:rPr>
          <w:rFonts w:ascii="Times New Roman" w:hAnsi="Times New Roman" w:cs="Times New Roman"/>
          <w:sz w:val="24"/>
          <w:szCs w:val="24"/>
          <w:lang w:val="en-US"/>
        </w:rPr>
        <w:t>for the</w:t>
      </w:r>
      <w:r w:rsidRPr="00B345F1">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lastRenderedPageBreak/>
        <w:t>prediction of</w:t>
      </w:r>
      <w:r w:rsidRPr="00B345F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stalk fresh and dry mass (3 and 7% lower RMSE) and notably better </w:t>
      </w:r>
      <w:r w:rsidR="00015189">
        <w:rPr>
          <w:rFonts w:ascii="Times New Roman" w:hAnsi="Times New Roman" w:cs="Times New Roman"/>
          <w:sz w:val="24"/>
          <w:szCs w:val="24"/>
          <w:lang w:val="en-US"/>
        </w:rPr>
        <w:t xml:space="preserve">for </w:t>
      </w:r>
      <w:r>
        <w:rPr>
          <w:rFonts w:ascii="Times New Roman" w:hAnsi="Times New Roman" w:cs="Times New Roman"/>
          <w:sz w:val="24"/>
          <w:szCs w:val="24"/>
          <w:lang w:val="en-US"/>
        </w:rPr>
        <w:t xml:space="preserve">leaf area index </w:t>
      </w:r>
      <w:r w:rsidR="0001518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w:t>
      </w:r>
      <w:r w:rsidR="00015189">
        <w:rPr>
          <w:rFonts w:ascii="Times New Roman" w:hAnsi="Times New Roman" w:cs="Times New Roman"/>
          <w:sz w:val="24"/>
          <w:szCs w:val="24"/>
          <w:lang w:val="en-US"/>
        </w:rPr>
        <w:t xml:space="preserve">reducing RMSE by </w:t>
      </w:r>
      <w:r>
        <w:rPr>
          <w:rFonts w:ascii="Times New Roman" w:hAnsi="Times New Roman" w:cs="Times New Roman"/>
          <w:sz w:val="24"/>
          <w:szCs w:val="24"/>
          <w:lang w:val="en-US"/>
        </w:rPr>
        <w:t xml:space="preserve">38%) </w:t>
      </w:r>
      <w:r w:rsidRPr="00B345F1">
        <w:rPr>
          <w:rFonts w:ascii="Times New Roman" w:hAnsi="Times New Roman" w:cs="Times New Roman"/>
          <w:sz w:val="24"/>
          <w:szCs w:val="24"/>
          <w:lang w:val="en-US"/>
        </w:rPr>
        <w:t>than the standalone version</w:t>
      </w:r>
      <w:r w:rsidR="00336E2C">
        <w:rPr>
          <w:rFonts w:ascii="Times New Roman" w:hAnsi="Times New Roman" w:cs="Times New Roman"/>
          <w:sz w:val="24"/>
          <w:szCs w:val="24"/>
          <w:lang w:val="en-US"/>
        </w:rPr>
        <w:t xml:space="preserve"> of SAMUCA</w:t>
      </w:r>
      <w:r w:rsidRPr="00B345F1">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B345F1">
        <w:rPr>
          <w:rFonts w:ascii="Times New Roman" w:hAnsi="Times New Roman" w:cs="Times New Roman"/>
          <w:sz w:val="24"/>
          <w:szCs w:val="24"/>
          <w:lang w:val="en-US"/>
        </w:rPr>
        <w:t xml:space="preserve">oil water </w:t>
      </w:r>
      <w:r>
        <w:rPr>
          <w:rFonts w:ascii="Times New Roman" w:hAnsi="Times New Roman" w:cs="Times New Roman"/>
          <w:sz w:val="24"/>
          <w:szCs w:val="24"/>
          <w:lang w:val="en-US"/>
        </w:rPr>
        <w:t>balance</w:t>
      </w:r>
      <w:r w:rsidRPr="00B345F1">
        <w:rPr>
          <w:rFonts w:ascii="Times New Roman" w:hAnsi="Times New Roman" w:cs="Times New Roman"/>
          <w:sz w:val="24"/>
          <w:szCs w:val="24"/>
          <w:lang w:val="en-US"/>
        </w:rPr>
        <w:t xml:space="preserve"> simulations were </w:t>
      </w:r>
      <w:r>
        <w:rPr>
          <w:rFonts w:ascii="Times New Roman" w:hAnsi="Times New Roman" w:cs="Times New Roman"/>
          <w:sz w:val="24"/>
          <w:szCs w:val="24"/>
          <w:lang w:val="en-US"/>
        </w:rPr>
        <w:t xml:space="preserve">improved </w:t>
      </w:r>
      <w:r w:rsidRPr="00B345F1">
        <w:rPr>
          <w:rFonts w:ascii="Times New Roman" w:hAnsi="Times New Roman" w:cs="Times New Roman"/>
          <w:sz w:val="24"/>
          <w:szCs w:val="24"/>
          <w:lang w:val="en-US"/>
        </w:rPr>
        <w:t>(32% lower RMSE) compared to th</w:t>
      </w:r>
      <w:r>
        <w:rPr>
          <w:rFonts w:ascii="Times New Roman" w:hAnsi="Times New Roman" w:cs="Times New Roman"/>
          <w:sz w:val="24"/>
          <w:szCs w:val="24"/>
          <w:lang w:val="en-US"/>
        </w:rPr>
        <w:t xml:space="preserve">e </w:t>
      </w:r>
      <w:r w:rsidR="00336E2C">
        <w:rPr>
          <w:rFonts w:ascii="Times New Roman" w:hAnsi="Times New Roman" w:cs="Times New Roman"/>
          <w:sz w:val="24"/>
          <w:szCs w:val="24"/>
          <w:lang w:val="en-US"/>
        </w:rPr>
        <w:t>standalone version (tipping bucket)</w:t>
      </w:r>
      <w:r>
        <w:rPr>
          <w:rFonts w:ascii="Times New Roman" w:hAnsi="Times New Roman" w:cs="Times New Roman"/>
          <w:sz w:val="24"/>
          <w:szCs w:val="24"/>
          <w:lang w:val="en-US"/>
        </w:rPr>
        <w:t xml:space="preserve">, </w:t>
      </w:r>
      <w:r w:rsidRPr="006D53DE">
        <w:rPr>
          <w:rFonts w:ascii="Times New Roman" w:hAnsi="Times New Roman" w:cs="Times New Roman"/>
          <w:sz w:val="24"/>
          <w:szCs w:val="24"/>
          <w:lang w:val="en-US"/>
        </w:rPr>
        <w:t xml:space="preserve">enabling more robust </w:t>
      </w:r>
      <w:r w:rsidR="00EE31C0">
        <w:rPr>
          <w:rFonts w:ascii="Times New Roman" w:hAnsi="Times New Roman" w:cs="Times New Roman"/>
          <w:sz w:val="24"/>
          <w:szCs w:val="24"/>
          <w:lang w:val="en-US"/>
        </w:rPr>
        <w:t xml:space="preserve">predictions </w:t>
      </w:r>
      <w:r w:rsidRPr="006D53DE">
        <w:rPr>
          <w:rFonts w:ascii="Times New Roman" w:hAnsi="Times New Roman" w:cs="Times New Roman"/>
          <w:sz w:val="24"/>
          <w:szCs w:val="24"/>
          <w:lang w:val="en-US"/>
        </w:rPr>
        <w:t xml:space="preserve">of crop water </w:t>
      </w:r>
      <w:r w:rsidR="00EE31C0">
        <w:rPr>
          <w:rFonts w:ascii="Times New Roman" w:hAnsi="Times New Roman" w:cs="Times New Roman"/>
          <w:sz w:val="24"/>
          <w:szCs w:val="24"/>
          <w:lang w:val="en-US"/>
        </w:rPr>
        <w:t>use</w:t>
      </w:r>
      <w:r w:rsidRPr="006D53DE">
        <w:rPr>
          <w:rFonts w:ascii="Times New Roman" w:hAnsi="Times New Roman" w:cs="Times New Roman"/>
          <w:sz w:val="24"/>
          <w:szCs w:val="24"/>
          <w:lang w:val="en-US"/>
        </w:rPr>
        <w:t>.</w:t>
      </w:r>
      <w:r w:rsidR="00E20B46">
        <w:rPr>
          <w:rFonts w:ascii="Times New Roman" w:hAnsi="Times New Roman" w:cs="Times New Roman"/>
          <w:sz w:val="24"/>
          <w:szCs w:val="24"/>
          <w:lang w:val="en-US"/>
        </w:rPr>
        <w:t xml:space="preserve"> The extended ability to simulate solute transport and salinity stress by </w:t>
      </w:r>
      <w:del w:id="34" w:author="Quirijn de Jong van Lier" w:date="2017-08-22T14:49:00Z">
        <w:r w:rsidR="00E20B46" w:rsidDel="005378AC">
          <w:rPr>
            <w:rFonts w:ascii="Times New Roman" w:hAnsi="Times New Roman" w:cs="Times New Roman"/>
            <w:sz w:val="24"/>
            <w:szCs w:val="24"/>
            <w:lang w:val="en-US"/>
          </w:rPr>
          <w:delText xml:space="preserve">the </w:delText>
        </w:r>
      </w:del>
      <w:r w:rsidR="00E20B46">
        <w:rPr>
          <w:rFonts w:ascii="Times New Roman" w:hAnsi="Times New Roman" w:cs="Times New Roman"/>
          <w:sz w:val="24"/>
          <w:szCs w:val="24"/>
          <w:lang w:val="en-US"/>
        </w:rPr>
        <w:t>SWAP-SAMUCA can be explore</w:t>
      </w:r>
      <w:ins w:id="35" w:author="Quirijn de Jong van Lier" w:date="2017-08-22T14:49:00Z">
        <w:r w:rsidR="005378AC">
          <w:rPr>
            <w:rFonts w:ascii="Times New Roman" w:hAnsi="Times New Roman" w:cs="Times New Roman"/>
            <w:sz w:val="24"/>
            <w:szCs w:val="24"/>
            <w:lang w:val="en-US"/>
          </w:rPr>
          <w:t>d</w:t>
        </w:r>
      </w:ins>
      <w:del w:id="36" w:author="Quirijn de Jong van Lier" w:date="2017-08-22T14:49:00Z">
        <w:r w:rsidR="00E20B46" w:rsidDel="005378AC">
          <w:rPr>
            <w:rFonts w:ascii="Times New Roman" w:hAnsi="Times New Roman" w:cs="Times New Roman"/>
            <w:sz w:val="24"/>
            <w:szCs w:val="24"/>
            <w:lang w:val="en-US"/>
          </w:rPr>
          <w:delText xml:space="preserve"> in the future</w:delText>
        </w:r>
      </w:del>
      <w:r w:rsidR="00E20B46">
        <w:rPr>
          <w:rFonts w:ascii="Times New Roman" w:hAnsi="Times New Roman" w:cs="Times New Roman"/>
          <w:sz w:val="24"/>
          <w:szCs w:val="24"/>
          <w:lang w:val="en-US"/>
        </w:rPr>
        <w:t xml:space="preserve"> to support </w:t>
      </w:r>
      <w:ins w:id="37" w:author="Quirijn de Jong van Lier" w:date="2017-08-22T14:50:00Z">
        <w:r w:rsidR="005378AC">
          <w:rPr>
            <w:rFonts w:ascii="Times New Roman" w:hAnsi="Times New Roman" w:cs="Times New Roman"/>
            <w:sz w:val="24"/>
            <w:szCs w:val="24"/>
            <w:lang w:val="en-US"/>
          </w:rPr>
          <w:t xml:space="preserve">sugarcane </w:t>
        </w:r>
      </w:ins>
      <w:del w:id="38" w:author="Quirijn de Jong van Lier" w:date="2017-08-22T14:49:00Z">
        <w:r w:rsidR="00E20B46" w:rsidDel="005378AC">
          <w:rPr>
            <w:rFonts w:ascii="Times New Roman" w:hAnsi="Times New Roman" w:cs="Times New Roman"/>
            <w:sz w:val="24"/>
            <w:szCs w:val="24"/>
            <w:lang w:val="en-US"/>
          </w:rPr>
          <w:delText>o</w:delText>
        </w:r>
      </w:del>
      <w:del w:id="39" w:author="Quirijn de Jong van Lier" w:date="2017-08-22T14:50:00Z">
        <w:r w:rsidR="00E20B46" w:rsidDel="005378AC">
          <w:rPr>
            <w:rFonts w:ascii="Times New Roman" w:hAnsi="Times New Roman" w:cs="Times New Roman"/>
            <w:sz w:val="24"/>
            <w:szCs w:val="24"/>
            <w:lang w:val="en-US"/>
          </w:rPr>
          <w:delText xml:space="preserve">n </w:delText>
        </w:r>
      </w:del>
      <w:r w:rsidR="00E20B46">
        <w:rPr>
          <w:rFonts w:ascii="Times New Roman" w:hAnsi="Times New Roman" w:cs="Times New Roman"/>
          <w:sz w:val="24"/>
          <w:szCs w:val="24"/>
          <w:lang w:val="en-US"/>
        </w:rPr>
        <w:t>irrigation strategies</w:t>
      </w:r>
      <w:del w:id="40" w:author="Quirijn de Jong van Lier" w:date="2017-08-22T14:50:00Z">
        <w:r w:rsidR="00E20B46" w:rsidDel="005378AC">
          <w:rPr>
            <w:rFonts w:ascii="Times New Roman" w:hAnsi="Times New Roman" w:cs="Times New Roman"/>
            <w:sz w:val="24"/>
            <w:szCs w:val="24"/>
            <w:lang w:val="en-US"/>
          </w:rPr>
          <w:delText xml:space="preserve"> for sugarcane crop</w:delText>
        </w:r>
      </w:del>
      <w:r w:rsidR="00E20B46">
        <w:rPr>
          <w:rFonts w:ascii="Times New Roman" w:hAnsi="Times New Roman" w:cs="Times New Roman"/>
          <w:sz w:val="24"/>
          <w:szCs w:val="24"/>
          <w:lang w:val="en-US"/>
        </w:rPr>
        <w:t xml:space="preserve">, </w:t>
      </w:r>
      <w:ins w:id="41" w:author="Quirijn de Jong van Lier" w:date="2017-08-22T14:50:00Z">
        <w:r w:rsidR="005378AC">
          <w:rPr>
            <w:rFonts w:ascii="Times New Roman" w:hAnsi="Times New Roman" w:cs="Times New Roman"/>
            <w:sz w:val="24"/>
            <w:szCs w:val="24"/>
            <w:lang w:val="en-US"/>
          </w:rPr>
          <w:t xml:space="preserve">as well as fertigation with </w:t>
        </w:r>
      </w:ins>
      <w:del w:id="42" w:author="Quirijn de Jong van Lier" w:date="2017-08-22T14:50:00Z">
        <w:r w:rsidR="00E20B46" w:rsidDel="005378AC">
          <w:rPr>
            <w:rFonts w:ascii="Times New Roman" w:hAnsi="Times New Roman" w:cs="Times New Roman"/>
            <w:sz w:val="24"/>
            <w:szCs w:val="24"/>
            <w:lang w:val="en-US"/>
          </w:rPr>
          <w:delText xml:space="preserve">especially on </w:delText>
        </w:r>
      </w:del>
      <w:r w:rsidR="00E20B46">
        <w:rPr>
          <w:rFonts w:ascii="Times New Roman" w:hAnsi="Times New Roman" w:cs="Times New Roman"/>
          <w:sz w:val="24"/>
          <w:szCs w:val="24"/>
          <w:lang w:val="en-US"/>
        </w:rPr>
        <w:t>sewage</w:t>
      </w:r>
      <w:del w:id="43" w:author="Quirijn de Jong van Lier" w:date="2017-08-22T14:50:00Z">
        <w:r w:rsidR="00E20B46" w:rsidDel="005378AC">
          <w:rPr>
            <w:rFonts w:ascii="Times New Roman" w:hAnsi="Times New Roman" w:cs="Times New Roman"/>
            <w:sz w:val="24"/>
            <w:szCs w:val="24"/>
            <w:lang w:val="en-US"/>
          </w:rPr>
          <w:delText xml:space="preserve"> application</w:delText>
        </w:r>
      </w:del>
      <w:r w:rsidR="00E20B46">
        <w:rPr>
          <w:rFonts w:ascii="Times New Roman" w:hAnsi="Times New Roman" w:cs="Times New Roman"/>
          <w:sz w:val="24"/>
          <w:szCs w:val="24"/>
          <w:lang w:val="en-US"/>
        </w:rPr>
        <w:t xml:space="preserve"> or vinasse</w:t>
      </w:r>
      <w:del w:id="44" w:author="Quirijn de Jong van Lier" w:date="2017-08-22T14:50:00Z">
        <w:r w:rsidR="00E20B46" w:rsidDel="005378AC">
          <w:rPr>
            <w:rFonts w:ascii="Times New Roman" w:hAnsi="Times New Roman" w:cs="Times New Roman"/>
            <w:sz w:val="24"/>
            <w:szCs w:val="24"/>
            <w:lang w:val="en-US"/>
          </w:rPr>
          <w:delText xml:space="preserve"> use on fertirrigation</w:delText>
        </w:r>
      </w:del>
      <w:r w:rsidR="00E20B46">
        <w:rPr>
          <w:rFonts w:ascii="Times New Roman" w:hAnsi="Times New Roman" w:cs="Times New Roman"/>
          <w:sz w:val="24"/>
          <w:szCs w:val="24"/>
          <w:lang w:val="en-US"/>
        </w:rPr>
        <w:t>.</w:t>
      </w:r>
      <w:bookmarkStart w:id="45" w:name="_GoBack"/>
      <w:bookmarkEnd w:id="45"/>
    </w:p>
    <w:p w14:paraId="0DC0EF8A" w14:textId="589AD9A3" w:rsidR="00322BA5" w:rsidRPr="0010478B" w:rsidRDefault="00322BA5" w:rsidP="00322BA5">
      <w:pPr>
        <w:spacing w:after="0" w:line="480" w:lineRule="auto"/>
        <w:rPr>
          <w:rFonts w:ascii="Times New Roman" w:hAnsi="Times New Roman" w:cs="Times New Roman"/>
          <w:sz w:val="24"/>
          <w:szCs w:val="24"/>
          <w:lang w:val="en-US"/>
        </w:rPr>
      </w:pPr>
      <w:r w:rsidRPr="002600E7">
        <w:rPr>
          <w:rFonts w:ascii="Times New Roman" w:hAnsi="Times New Roman" w:cs="Times New Roman"/>
          <w:b/>
          <w:sz w:val="24"/>
          <w:szCs w:val="24"/>
          <w:lang w:val="en-US"/>
        </w:rPr>
        <w:t xml:space="preserve">KEY-WORDS: </w:t>
      </w:r>
      <w:del w:id="46" w:author="Fabio Marin" w:date="2017-08-22T22:57:00Z">
        <w:r w:rsidR="00C34FB1" w:rsidDel="00773ECB">
          <w:rPr>
            <w:rFonts w:ascii="Times New Roman" w:hAnsi="Times New Roman" w:cs="Times New Roman"/>
            <w:sz w:val="24"/>
            <w:szCs w:val="24"/>
            <w:lang w:val="en-US"/>
          </w:rPr>
          <w:delText xml:space="preserve">Crop </w:delText>
        </w:r>
      </w:del>
      <w:ins w:id="47" w:author="Fabio Marin" w:date="2017-08-22T22:57:00Z">
        <w:r w:rsidR="00773ECB">
          <w:rPr>
            <w:rFonts w:ascii="Times New Roman" w:hAnsi="Times New Roman" w:cs="Times New Roman"/>
            <w:sz w:val="24"/>
            <w:szCs w:val="24"/>
            <w:lang w:val="en-US"/>
          </w:rPr>
          <w:t>c</w:t>
        </w:r>
        <w:r w:rsidR="00773ECB">
          <w:rPr>
            <w:rFonts w:ascii="Times New Roman" w:hAnsi="Times New Roman" w:cs="Times New Roman"/>
            <w:sz w:val="24"/>
            <w:szCs w:val="24"/>
            <w:lang w:val="en-US"/>
          </w:rPr>
          <w:t xml:space="preserve">rop </w:t>
        </w:r>
      </w:ins>
      <w:del w:id="48" w:author="Fabio Marin" w:date="2017-08-22T22:57:00Z">
        <w:r w:rsidR="00C34FB1" w:rsidDel="00773ECB">
          <w:rPr>
            <w:rFonts w:ascii="Times New Roman" w:hAnsi="Times New Roman" w:cs="Times New Roman"/>
            <w:sz w:val="24"/>
            <w:szCs w:val="24"/>
            <w:lang w:val="en-US"/>
          </w:rPr>
          <w:delText>Mode</w:delText>
        </w:r>
        <w:r w:rsidRPr="002600E7" w:rsidDel="00773ECB">
          <w:rPr>
            <w:rFonts w:ascii="Times New Roman" w:hAnsi="Times New Roman" w:cs="Times New Roman"/>
            <w:sz w:val="24"/>
            <w:szCs w:val="24"/>
            <w:lang w:val="en-US"/>
          </w:rPr>
          <w:delText>ling</w:delText>
        </w:r>
      </w:del>
      <w:ins w:id="49" w:author="Fabio Marin" w:date="2017-08-22T22:57:00Z">
        <w:r w:rsidR="00773ECB">
          <w:rPr>
            <w:rFonts w:ascii="Times New Roman" w:hAnsi="Times New Roman" w:cs="Times New Roman"/>
            <w:sz w:val="24"/>
            <w:szCs w:val="24"/>
            <w:lang w:val="en-US"/>
          </w:rPr>
          <w:t>m</w:t>
        </w:r>
        <w:r w:rsidR="00773ECB">
          <w:rPr>
            <w:rFonts w:ascii="Times New Roman" w:hAnsi="Times New Roman" w:cs="Times New Roman"/>
            <w:sz w:val="24"/>
            <w:szCs w:val="24"/>
            <w:lang w:val="en-US"/>
          </w:rPr>
          <w:t>ode</w:t>
        </w:r>
        <w:r w:rsidR="00773ECB" w:rsidRPr="002600E7">
          <w:rPr>
            <w:rFonts w:ascii="Times New Roman" w:hAnsi="Times New Roman" w:cs="Times New Roman"/>
            <w:sz w:val="24"/>
            <w:szCs w:val="24"/>
            <w:lang w:val="en-US"/>
          </w:rPr>
          <w:t>ling</w:t>
        </w:r>
      </w:ins>
      <w:r w:rsidRPr="002600E7">
        <w:rPr>
          <w:rFonts w:ascii="Times New Roman" w:hAnsi="Times New Roman" w:cs="Times New Roman"/>
          <w:sz w:val="24"/>
          <w:szCs w:val="24"/>
          <w:lang w:val="en-US"/>
        </w:rPr>
        <w:t xml:space="preserve">, </w:t>
      </w:r>
      <w:del w:id="50" w:author="Fabio Marin" w:date="2017-08-22T22:57:00Z">
        <w:r w:rsidRPr="002600E7" w:rsidDel="00773ECB">
          <w:rPr>
            <w:rFonts w:ascii="Times New Roman" w:hAnsi="Times New Roman" w:cs="Times New Roman"/>
            <w:sz w:val="24"/>
            <w:szCs w:val="24"/>
            <w:lang w:val="en-US"/>
          </w:rPr>
          <w:delText>Agrohydrology</w:delText>
        </w:r>
      </w:del>
      <w:proofErr w:type="spellStart"/>
      <w:ins w:id="51" w:author="Fabio Marin" w:date="2017-08-22T22:57:00Z">
        <w:r w:rsidR="00773ECB">
          <w:rPr>
            <w:rFonts w:ascii="Times New Roman" w:hAnsi="Times New Roman" w:cs="Times New Roman"/>
            <w:sz w:val="24"/>
            <w:szCs w:val="24"/>
            <w:lang w:val="en-US"/>
          </w:rPr>
          <w:t>a</w:t>
        </w:r>
        <w:r w:rsidR="00773ECB" w:rsidRPr="002600E7">
          <w:rPr>
            <w:rFonts w:ascii="Times New Roman" w:hAnsi="Times New Roman" w:cs="Times New Roman"/>
            <w:sz w:val="24"/>
            <w:szCs w:val="24"/>
            <w:lang w:val="en-US"/>
          </w:rPr>
          <w:t>grohydrology</w:t>
        </w:r>
      </w:ins>
      <w:proofErr w:type="spellEnd"/>
      <w:r w:rsidRPr="002600E7">
        <w:rPr>
          <w:rFonts w:ascii="Times New Roman" w:hAnsi="Times New Roman" w:cs="Times New Roman"/>
          <w:sz w:val="24"/>
          <w:szCs w:val="24"/>
          <w:lang w:val="en-US"/>
        </w:rPr>
        <w:t xml:space="preserve">, </w:t>
      </w:r>
      <w:proofErr w:type="spellStart"/>
      <w:r w:rsidRPr="002600E7">
        <w:rPr>
          <w:rFonts w:ascii="Times New Roman" w:hAnsi="Times New Roman" w:cs="Times New Roman"/>
          <w:i/>
          <w:sz w:val="24"/>
          <w:szCs w:val="24"/>
          <w:lang w:val="en-US"/>
        </w:rPr>
        <w:t>Saccharum</w:t>
      </w:r>
      <w:proofErr w:type="spellEnd"/>
      <w:r w:rsidRPr="002600E7">
        <w:rPr>
          <w:rFonts w:ascii="Times New Roman" w:hAnsi="Times New Roman" w:cs="Times New Roman"/>
          <w:i/>
          <w:sz w:val="24"/>
          <w:szCs w:val="24"/>
          <w:lang w:val="en-US"/>
        </w:rPr>
        <w:t xml:space="preserve"> </w:t>
      </w:r>
      <w:proofErr w:type="spellStart"/>
      <w:r w:rsidRPr="002600E7">
        <w:rPr>
          <w:rFonts w:ascii="Times New Roman" w:hAnsi="Times New Roman" w:cs="Times New Roman"/>
          <w:i/>
          <w:sz w:val="24"/>
          <w:szCs w:val="24"/>
          <w:lang w:val="en-US"/>
        </w:rPr>
        <w:t>officinarum</w:t>
      </w:r>
      <w:proofErr w:type="spellEnd"/>
    </w:p>
    <w:p w14:paraId="3DB22DDE" w14:textId="024AEEEF" w:rsidR="00322BA5" w:rsidRPr="0010478B" w:rsidRDefault="00322BA5" w:rsidP="002824E3">
      <w:pPr>
        <w:pStyle w:val="Ttulo1"/>
      </w:pPr>
      <w:r w:rsidRPr="0010478B">
        <w:t>INTRODUCTION</w:t>
      </w:r>
    </w:p>
    <w:p w14:paraId="1B3BA553" w14:textId="117556E3" w:rsidR="0010478B" w:rsidRPr="0010478B" w:rsidDel="005378AC" w:rsidRDefault="0010478B" w:rsidP="0010478B">
      <w:pPr>
        <w:rPr>
          <w:del w:id="52" w:author="Quirijn de Jong van Lier" w:date="2017-08-22T14:51:00Z"/>
          <w:lang w:val="en-US"/>
        </w:rPr>
      </w:pPr>
    </w:p>
    <w:p w14:paraId="66D1676F" w14:textId="423D5C8D" w:rsidR="00646363" w:rsidRDefault="00322BA5" w:rsidP="00AE7698">
      <w:pPr>
        <w:shd w:val="clear" w:color="auto" w:fill="FFFFFF"/>
        <w:spacing w:after="0" w:line="480" w:lineRule="auto"/>
        <w:ind w:firstLine="708"/>
        <w:jc w:val="both"/>
        <w:rPr>
          <w:rFonts w:ascii="Times New Roman" w:eastAsia="Times New Roman" w:hAnsi="Times New Roman" w:cs="Times New Roman"/>
          <w:color w:val="000000" w:themeColor="text1"/>
          <w:sz w:val="24"/>
          <w:szCs w:val="24"/>
          <w:lang w:val="en-US" w:eastAsia="pt-BR"/>
        </w:rPr>
      </w:pPr>
      <w:r w:rsidRPr="000A781B">
        <w:rPr>
          <w:rFonts w:ascii="Times New Roman" w:eastAsia="Times New Roman" w:hAnsi="Times New Roman" w:cs="Times New Roman"/>
          <w:color w:val="000000" w:themeColor="text1"/>
          <w:sz w:val="24"/>
          <w:szCs w:val="24"/>
          <w:lang w:val="en-US" w:eastAsia="pt-BR"/>
        </w:rPr>
        <w:t xml:space="preserve">Sugarcane </w:t>
      </w:r>
      <w:r>
        <w:rPr>
          <w:rFonts w:ascii="Times New Roman" w:eastAsia="Times New Roman" w:hAnsi="Times New Roman" w:cs="Times New Roman"/>
          <w:color w:val="000000" w:themeColor="text1"/>
          <w:sz w:val="24"/>
          <w:szCs w:val="24"/>
          <w:lang w:val="en-US" w:eastAsia="pt-BR"/>
        </w:rPr>
        <w:t>is the main</w:t>
      </w:r>
      <w:r w:rsidRPr="000A781B">
        <w:rPr>
          <w:rFonts w:ascii="Times New Roman" w:eastAsia="Times New Roman" w:hAnsi="Times New Roman" w:cs="Times New Roman"/>
          <w:color w:val="000000" w:themeColor="text1"/>
          <w:sz w:val="24"/>
          <w:szCs w:val="24"/>
          <w:lang w:val="en-US" w:eastAsia="pt-BR"/>
        </w:rPr>
        <w:t xml:space="preserve"> so</w:t>
      </w:r>
      <w:r w:rsidR="00BF4C19">
        <w:rPr>
          <w:rFonts w:ascii="Times New Roman" w:eastAsia="Times New Roman" w:hAnsi="Times New Roman" w:cs="Times New Roman"/>
          <w:color w:val="000000" w:themeColor="text1"/>
          <w:sz w:val="24"/>
          <w:szCs w:val="24"/>
          <w:lang w:val="en-US" w:eastAsia="pt-BR"/>
        </w:rPr>
        <w:t xml:space="preserve">urce of sugar </w:t>
      </w:r>
      <w:r w:rsidR="00EE31C0">
        <w:rPr>
          <w:rFonts w:ascii="Times New Roman" w:eastAsia="Times New Roman" w:hAnsi="Times New Roman" w:cs="Times New Roman"/>
          <w:color w:val="000000" w:themeColor="text1"/>
          <w:sz w:val="24"/>
          <w:szCs w:val="24"/>
          <w:lang w:val="en-US" w:eastAsia="pt-BR"/>
        </w:rPr>
        <w:t>globally</w:t>
      </w:r>
      <w:r w:rsidR="00916423">
        <w:rPr>
          <w:rFonts w:ascii="Times New Roman" w:eastAsia="Times New Roman" w:hAnsi="Times New Roman" w:cs="Times New Roman"/>
          <w:color w:val="000000" w:themeColor="text1"/>
          <w:sz w:val="24"/>
          <w:szCs w:val="24"/>
          <w:lang w:val="en-US" w:eastAsia="pt-BR"/>
        </w:rPr>
        <w:t xml:space="preserve"> </w:t>
      </w:r>
      <w:r w:rsidR="00AB06D0">
        <w:rPr>
          <w:rFonts w:ascii="Times New Roman" w:eastAsia="Times New Roman" w:hAnsi="Times New Roman" w:cs="Times New Roman"/>
          <w:color w:val="000000" w:themeColor="text1"/>
          <w:sz w:val="24"/>
          <w:szCs w:val="24"/>
          <w:lang w:val="en-US" w:eastAsia="pt-BR"/>
        </w:rPr>
        <w:t xml:space="preserve">and has emerged </w:t>
      </w:r>
      <w:r w:rsidR="0078585A">
        <w:rPr>
          <w:rFonts w:ascii="Times New Roman" w:eastAsia="Times New Roman" w:hAnsi="Times New Roman" w:cs="Times New Roman"/>
          <w:color w:val="000000" w:themeColor="text1"/>
          <w:sz w:val="24"/>
          <w:szCs w:val="24"/>
          <w:lang w:val="en-US" w:eastAsia="pt-BR"/>
        </w:rPr>
        <w:t xml:space="preserve">as the second </w:t>
      </w:r>
      <w:r w:rsidR="003E2465">
        <w:rPr>
          <w:rFonts w:ascii="Times New Roman" w:eastAsia="Times New Roman" w:hAnsi="Times New Roman" w:cs="Times New Roman"/>
          <w:color w:val="000000" w:themeColor="text1"/>
          <w:sz w:val="24"/>
          <w:szCs w:val="24"/>
          <w:lang w:val="en-US" w:eastAsia="pt-BR"/>
        </w:rPr>
        <w:t>largest source of biofuel</w:t>
      </w:r>
      <w:r w:rsidR="00391639">
        <w:rPr>
          <w:rFonts w:ascii="Times New Roman" w:eastAsia="Times New Roman" w:hAnsi="Times New Roman" w:cs="Times New Roman"/>
          <w:color w:val="000000" w:themeColor="text1"/>
          <w:sz w:val="24"/>
          <w:szCs w:val="24"/>
          <w:lang w:val="en-US" w:eastAsia="pt-BR"/>
        </w:rPr>
        <w:t xml:space="preserve"> </w:t>
      </w:r>
      <w:commentRangeStart w:id="53"/>
      <w:r w:rsidR="00391639">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"10.1016/j.jclepro.2017.05.150", "ISSN" : "09596526", "author" : [ { "dropping-particle" : "", "family" : "Scheiterle", "given" : "Lilli", "non-dropping-particle" : "", "parse-names" : false, "suffix" : "" }, { "dropping-particle" : "", "family" : "Ulmer", "given" : "Alina", "non-dropping-particle" : "", "parse-names" : false, "suffix" : "" }, { "dropping-particle" : "", "family" : "Birner", "given" : "Regina", "non-dropping-particle" : "", "parse-names" : false, "suffix" : "" }, { "dropping-particle" : "", "family" : "Pyka", "given" : "Andreas", "non-dropping-particle" : "", "parse-names" : false, "suffix" : "" } ], "container-title" : "Journal of Cleaner Production", "id" : "ITEM-1", "issued" : { "date-parts" : [ [ "2017" ] ] }, "publisher" : "Elsevier B.V.", "title" : "From Commodity-Based Value Chains to Biomass-Based Value Webs: The Case of Sugarcane in Brazil\u2019s Bioeconomy", "type" : "article-journal" }, "uris" : [ "http://www.mendeley.com/documents/?uuid=aa29bee5-4b80-49fe-89d2-15b0dad91dc3" ] }, { "id" : "ITEM-2", "itemData" : { "DOI" : "10.1016/j.renene.2017.05.015", "ISSN" : "09601481", "author" : [ { "dropping-particle" : "", "family" : "Tapia Carpio", "given" : "Lucio Guido", "non-dropping-particle" : "", "parse-names" : false, "suffix" : "" }, { "dropping-particle" : "", "family" : "Simone de Souza", "given" : "F\u00e1bio", "non-dropping-particle" : "", "parse-names" : false, "suffix" : "" } ], "container-title" : "Renewable Energy", "id" : "ITEM-2", "issued" : { "date-parts" : [ [ "2017" ] ] }, "title" : "Optimal allocation of sugarcane bagasse for producing bioelectricity and second generation ethanol in Brazil: Scenarios of cost reductions", "type" : "article-journal", "volume" : "111" }, "uris" : [ "http://www.mendeley.com/documents/?uuid=49770b72-1fbc-495e-9373-cb9884421373" ] } ], "mendeley" : { "formattedCitation" : "(Scheiterle et al. 2017; Tapia Carpio and Simone de Souza 2017)", "plainTextFormattedCitation" : "(Scheiterle et al. 2017; Tapia Carpio and Simone de Souza 2017)", "previouslyFormattedCitation" : "(Scheiterle &lt;i&gt;et al.&lt;/i&gt;, 2017; Tapia Carpio e Simone de Souza, 2017)" }, "properties" : { "noteIndex" : 0 }, "schema" : "https://github.com/citation-style-language/schema/raw/master/csl-citation.json" }</w:instrText>
      </w:r>
      <w:r w:rsidR="00391639">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(Scheiterle et al. 2017; Tapia Carpio and Simone de Souza 2017)</w:t>
      </w:r>
      <w:r w:rsidR="00391639">
        <w:rPr>
          <w:rFonts w:ascii="Times New Roman" w:eastAsia="Times New Roman" w:hAnsi="Times New Roman" w:cs="Times New Roman"/>
          <w:color w:val="000000" w:themeColor="text1"/>
          <w:sz w:val="24"/>
          <w:szCs w:val="24"/>
          <w:lang w:val="en-US" w:eastAsia="pt-BR"/>
        </w:rPr>
        <w:fldChar w:fldCharType="end"/>
      </w:r>
      <w:commentRangeEnd w:id="53"/>
      <w:r w:rsidR="005378AC">
        <w:rPr>
          <w:rStyle w:val="Refdecomentrio"/>
        </w:rPr>
        <w:commentReference w:id="53"/>
      </w:r>
      <w:r w:rsidR="003E2465">
        <w:rPr>
          <w:rFonts w:ascii="Times New Roman" w:eastAsia="Times New Roman" w:hAnsi="Times New Roman" w:cs="Times New Roman"/>
          <w:color w:val="000000" w:themeColor="text1"/>
          <w:sz w:val="24"/>
          <w:szCs w:val="24"/>
          <w:lang w:val="en-US" w:eastAsia="pt-BR"/>
        </w:rPr>
        <w:t xml:space="preserve">. </w:t>
      </w:r>
      <w:r w:rsidR="00EE31C0">
        <w:rPr>
          <w:rFonts w:ascii="Times New Roman" w:eastAsia="Times New Roman" w:hAnsi="Times New Roman" w:cs="Times New Roman"/>
          <w:color w:val="000000" w:themeColor="text1"/>
          <w:sz w:val="24"/>
          <w:szCs w:val="24"/>
          <w:lang w:val="en-US" w:eastAsia="pt-BR"/>
        </w:rPr>
        <w:t xml:space="preserve">In many tropical countries, </w:t>
      </w:r>
      <w:del w:id="54" w:author="Quirijn de Jong van Lier" w:date="2017-08-21T14:56:00Z">
        <w:r w:rsidR="00EE31C0" w:rsidDel="002065B2">
          <w:rPr>
            <w:rFonts w:ascii="Times New Roman" w:eastAsia="Times New Roman" w:hAnsi="Times New Roman" w:cs="Times New Roman"/>
            <w:color w:val="000000" w:themeColor="text1"/>
            <w:sz w:val="24"/>
            <w:szCs w:val="24"/>
            <w:lang w:val="en-US" w:eastAsia="pt-BR"/>
          </w:rPr>
          <w:delText>i</w:delText>
        </w:r>
        <w:r w:rsidR="004D168B" w:rsidDel="002065B2">
          <w:rPr>
            <w:rFonts w:ascii="Times New Roman" w:eastAsia="Times New Roman" w:hAnsi="Times New Roman" w:cs="Times New Roman"/>
            <w:color w:val="000000" w:themeColor="text1"/>
            <w:sz w:val="24"/>
            <w:szCs w:val="24"/>
            <w:lang w:val="en-US" w:eastAsia="pt-BR"/>
          </w:rPr>
          <w:delText xml:space="preserve">t </w:delText>
        </w:r>
      </w:del>
      <w:r w:rsidR="00EE31C0">
        <w:rPr>
          <w:rFonts w:ascii="Times New Roman" w:eastAsia="Times New Roman" w:hAnsi="Times New Roman" w:cs="Times New Roman"/>
          <w:color w:val="000000" w:themeColor="text1"/>
          <w:sz w:val="24"/>
          <w:szCs w:val="24"/>
          <w:lang w:val="en-US" w:eastAsia="pt-BR"/>
        </w:rPr>
        <w:t xml:space="preserve">sugarcane </w:t>
      </w:r>
      <w:r w:rsidR="004D168B">
        <w:rPr>
          <w:rFonts w:ascii="Times New Roman" w:eastAsia="Times New Roman" w:hAnsi="Times New Roman" w:cs="Times New Roman"/>
          <w:color w:val="000000" w:themeColor="text1"/>
          <w:sz w:val="24"/>
          <w:szCs w:val="24"/>
          <w:lang w:val="en-US" w:eastAsia="pt-BR"/>
        </w:rPr>
        <w:t>i</w:t>
      </w:r>
      <w:r w:rsidR="003E2465">
        <w:rPr>
          <w:rFonts w:ascii="Times New Roman" w:eastAsia="Times New Roman" w:hAnsi="Times New Roman" w:cs="Times New Roman"/>
          <w:color w:val="000000" w:themeColor="text1"/>
          <w:sz w:val="24"/>
          <w:szCs w:val="24"/>
          <w:lang w:val="en-US" w:eastAsia="pt-BR"/>
        </w:rPr>
        <w:t xml:space="preserve">s </w:t>
      </w:r>
      <w:r w:rsidRPr="000A781B">
        <w:rPr>
          <w:rFonts w:ascii="Times New Roman" w:eastAsia="Times New Roman" w:hAnsi="Times New Roman" w:cs="Times New Roman"/>
          <w:color w:val="000000" w:themeColor="text1"/>
          <w:sz w:val="24"/>
          <w:szCs w:val="24"/>
          <w:lang w:val="en-US" w:eastAsia="pt-BR"/>
        </w:rPr>
        <w:t xml:space="preserve">of </w:t>
      </w:r>
      <w:r w:rsidR="00EE31C0">
        <w:rPr>
          <w:rFonts w:ascii="Times New Roman" w:eastAsia="Times New Roman" w:hAnsi="Times New Roman" w:cs="Times New Roman"/>
          <w:color w:val="000000" w:themeColor="text1"/>
          <w:sz w:val="24"/>
          <w:szCs w:val="24"/>
          <w:lang w:val="en-US" w:eastAsia="pt-BR"/>
        </w:rPr>
        <w:t xml:space="preserve">major </w:t>
      </w:r>
      <w:r w:rsidRPr="000A781B">
        <w:rPr>
          <w:rFonts w:ascii="Times New Roman" w:eastAsia="Times New Roman" w:hAnsi="Times New Roman" w:cs="Times New Roman"/>
          <w:color w:val="000000" w:themeColor="text1"/>
          <w:sz w:val="24"/>
          <w:szCs w:val="24"/>
          <w:lang w:val="en-US" w:eastAsia="pt-BR"/>
        </w:rPr>
        <w:t>social, economic and environmental import</w:t>
      </w:r>
      <w:r w:rsidR="003E2465">
        <w:rPr>
          <w:rFonts w:ascii="Times New Roman" w:eastAsia="Times New Roman" w:hAnsi="Times New Roman" w:cs="Times New Roman"/>
          <w:color w:val="000000" w:themeColor="text1"/>
          <w:sz w:val="24"/>
          <w:szCs w:val="24"/>
          <w:lang w:val="en-US" w:eastAsia="pt-BR"/>
        </w:rPr>
        <w:t>ance and c</w:t>
      </w:r>
      <w:r w:rsidRPr="000A781B">
        <w:rPr>
          <w:rFonts w:ascii="Times New Roman" w:eastAsia="Times New Roman" w:hAnsi="Times New Roman" w:cs="Times New Roman"/>
          <w:color w:val="000000" w:themeColor="text1"/>
          <w:sz w:val="24"/>
          <w:szCs w:val="24"/>
          <w:lang w:val="en-US" w:eastAsia="pt-BR"/>
        </w:rPr>
        <w:t>ompared to other crops it is the 6</w:t>
      </w:r>
      <w:r w:rsidRPr="000A781B">
        <w:rPr>
          <w:rFonts w:ascii="Times New Roman" w:eastAsia="Times New Roman" w:hAnsi="Times New Roman" w:cs="Times New Roman"/>
          <w:color w:val="000000" w:themeColor="text1"/>
          <w:sz w:val="24"/>
          <w:szCs w:val="24"/>
          <w:vertAlign w:val="superscript"/>
          <w:lang w:val="en-US" w:eastAsia="pt-BR"/>
        </w:rPr>
        <w:t>t</w:t>
      </w:r>
      <w:r w:rsidR="00EE31C0">
        <w:rPr>
          <w:rFonts w:ascii="Times New Roman" w:eastAsia="Times New Roman" w:hAnsi="Times New Roman" w:cs="Times New Roman"/>
          <w:color w:val="000000" w:themeColor="text1"/>
          <w:sz w:val="24"/>
          <w:szCs w:val="24"/>
          <w:vertAlign w:val="superscript"/>
          <w:lang w:val="en-US" w:eastAsia="pt-BR"/>
        </w:rPr>
        <w:t>h</w:t>
      </w:r>
      <w:r w:rsidRPr="000A781B">
        <w:rPr>
          <w:rFonts w:ascii="Times New Roman" w:eastAsia="Times New Roman" w:hAnsi="Times New Roman" w:cs="Times New Roman"/>
          <w:color w:val="000000" w:themeColor="text1"/>
          <w:sz w:val="24"/>
          <w:szCs w:val="24"/>
          <w:lang w:val="en-US" w:eastAsia="pt-BR"/>
        </w:rPr>
        <w:t xml:space="preserve"> most economically significant and the 2</w:t>
      </w:r>
      <w:r w:rsidRPr="000A781B">
        <w:rPr>
          <w:rFonts w:ascii="Times New Roman" w:eastAsia="Times New Roman" w:hAnsi="Times New Roman" w:cs="Times New Roman"/>
          <w:color w:val="000000" w:themeColor="text1"/>
          <w:sz w:val="24"/>
          <w:szCs w:val="24"/>
          <w:vertAlign w:val="superscript"/>
          <w:lang w:val="en-US" w:eastAsia="pt-BR"/>
        </w:rPr>
        <w:t>nd</w:t>
      </w:r>
      <w:r w:rsidRPr="000A781B">
        <w:rPr>
          <w:rFonts w:ascii="Times New Roman" w:eastAsia="Times New Roman" w:hAnsi="Times New Roman" w:cs="Times New Roman"/>
          <w:color w:val="000000" w:themeColor="text1"/>
          <w:sz w:val="24"/>
          <w:szCs w:val="24"/>
          <w:lang w:val="en-US" w:eastAsia="pt-BR"/>
        </w:rPr>
        <w:t xml:space="preserve"> most im</w:t>
      </w:r>
      <w:r>
        <w:rPr>
          <w:rFonts w:ascii="Times New Roman" w:eastAsia="Times New Roman" w:hAnsi="Times New Roman" w:cs="Times New Roman"/>
          <w:color w:val="000000" w:themeColor="text1"/>
          <w:sz w:val="24"/>
          <w:szCs w:val="24"/>
          <w:lang w:val="en-US" w:eastAsia="pt-BR"/>
        </w:rPr>
        <w:t>portant C</w:t>
      </w:r>
      <w:r w:rsidRPr="00BF4C19">
        <w:rPr>
          <w:rFonts w:ascii="Times New Roman" w:eastAsia="Times New Roman" w:hAnsi="Times New Roman" w:cs="Times New Roman"/>
          <w:color w:val="000000" w:themeColor="text1"/>
          <w:sz w:val="24"/>
          <w:szCs w:val="24"/>
          <w:vertAlign w:val="subscript"/>
          <w:lang w:val="en-US" w:eastAsia="pt-BR"/>
        </w:rPr>
        <w:t>4</w:t>
      </w:r>
      <w:r>
        <w:rPr>
          <w:rFonts w:ascii="Times New Roman" w:eastAsia="Times New Roman" w:hAnsi="Times New Roman" w:cs="Times New Roman"/>
          <w:color w:val="000000" w:themeColor="text1"/>
          <w:sz w:val="24"/>
          <w:szCs w:val="24"/>
          <w:lang w:val="en-US" w:eastAsia="pt-BR"/>
        </w:rPr>
        <w:t xml:space="preserve"> specie</w:t>
      </w:r>
      <w:r w:rsidR="004D168B">
        <w:rPr>
          <w:rFonts w:ascii="Times New Roman" w:eastAsia="Times New Roman" w:hAnsi="Times New Roman" w:cs="Times New Roman"/>
          <w:color w:val="000000" w:themeColor="text1"/>
          <w:sz w:val="24"/>
          <w:szCs w:val="24"/>
          <w:lang w:val="en-US" w:eastAsia="pt-BR"/>
        </w:rPr>
        <w:t>s</w:t>
      </w:r>
      <w:r w:rsidR="002824E3">
        <w:rPr>
          <w:rFonts w:ascii="Times New Roman" w:eastAsia="Times New Roman" w:hAnsi="Times New Roman" w:cs="Times New Roman"/>
          <w:color w:val="000000" w:themeColor="text1"/>
          <w:sz w:val="24"/>
          <w:szCs w:val="24"/>
          <w:lang w:val="en-US" w:eastAsia="pt-BR"/>
        </w:rPr>
        <w:t xml:space="preserve"> </w:t>
      </w:r>
      <w:r w:rsidRPr="000A781B">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"URL" : "http://faostat.fao.org/", "accessed" : { "date-parts" : [ [ "2016", "10", "10" ] ] }, "author" : [ { "dropping-particle" : "", "family" : "FAO", "given" : "", "non-dropping-particle" : "", "parse-names" : false, "suffix" : "" } ], "id" : "ITEM-1", "issued" : { "date-parts" : [ [ "2016" ] ] }, "title" : "FAOSTAT DataBase", "type" : "webpage" }, "uris" : [ "http://www.mendeley.com/documents/?uuid=e05fc1ab-a1e1-4719-b310-ab669c3e3935" ] } ], "mendeley" : { "formattedCitation" : "(FAO 2016)", "plainTextFormattedCitation" : "(FAO 2016)", "previouslyFormattedCitation" : "(FAO, 2016)" }, "properties" : { "noteIndex" : 0 }, "schema" : "https://github.com/citation-style-language/schema/raw/master/csl-citation.json" }</w:instrText>
      </w:r>
      <w:r w:rsidRPr="000A781B">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(FAO 2016)</w:t>
      </w:r>
      <w:r w:rsidRPr="000A781B">
        <w:rPr>
          <w:rFonts w:ascii="Times New Roman" w:eastAsia="Times New Roman" w:hAnsi="Times New Roman" w:cs="Times New Roman"/>
          <w:color w:val="000000" w:themeColor="text1"/>
          <w:sz w:val="24"/>
          <w:szCs w:val="24"/>
          <w:lang w:eastAsia="pt-BR"/>
        </w:rPr>
        <w:fldChar w:fldCharType="end"/>
      </w:r>
      <w:r w:rsidRPr="000A781B">
        <w:rPr>
          <w:rFonts w:ascii="Times New Roman" w:eastAsia="Times New Roman" w:hAnsi="Times New Roman" w:cs="Times New Roman"/>
          <w:color w:val="000000" w:themeColor="text1"/>
          <w:sz w:val="24"/>
          <w:szCs w:val="24"/>
          <w:lang w:val="en-US" w:eastAsia="pt-BR"/>
        </w:rPr>
        <w:t xml:space="preserve">. </w:t>
      </w:r>
      <w:r w:rsidR="00EE31C0">
        <w:rPr>
          <w:rFonts w:ascii="Times New Roman" w:eastAsia="Times New Roman" w:hAnsi="Times New Roman" w:cs="Times New Roman"/>
          <w:color w:val="000000" w:themeColor="text1"/>
          <w:sz w:val="24"/>
          <w:szCs w:val="24"/>
          <w:lang w:val="en-US" w:eastAsia="pt-BR"/>
        </w:rPr>
        <w:t>On a global scale, m</w:t>
      </w:r>
      <w:r w:rsidRPr="000A781B">
        <w:rPr>
          <w:rFonts w:ascii="Times New Roman" w:eastAsia="Times New Roman" w:hAnsi="Times New Roman" w:cs="Times New Roman"/>
          <w:color w:val="000000" w:themeColor="text1"/>
          <w:sz w:val="24"/>
          <w:szCs w:val="24"/>
          <w:lang w:val="en-US" w:eastAsia="pt-BR"/>
        </w:rPr>
        <w:t>ore than 7</w:t>
      </w:r>
      <w:r>
        <w:rPr>
          <w:rFonts w:ascii="Times New Roman" w:eastAsia="Times New Roman" w:hAnsi="Times New Roman" w:cs="Times New Roman"/>
          <w:color w:val="000000" w:themeColor="text1"/>
          <w:sz w:val="24"/>
          <w:szCs w:val="24"/>
          <w:lang w:val="en-US" w:eastAsia="pt-BR"/>
        </w:rPr>
        <w:t>0% of</w:t>
      </w:r>
      <w:r w:rsidRPr="000A781B">
        <w:rPr>
          <w:rFonts w:ascii="Times New Roman" w:eastAsia="Times New Roman" w:hAnsi="Times New Roman" w:cs="Times New Roman"/>
          <w:color w:val="000000" w:themeColor="text1"/>
          <w:sz w:val="24"/>
          <w:szCs w:val="24"/>
          <w:lang w:val="en-US" w:eastAsia="pt-BR"/>
        </w:rPr>
        <w:t xml:space="preserve"> sugarcane</w:t>
      </w:r>
      <w:r w:rsidR="001521A2">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production</w:t>
      </w:r>
      <w:r w:rsidRPr="000A781B">
        <w:rPr>
          <w:rFonts w:ascii="Times New Roman" w:eastAsia="Times New Roman" w:hAnsi="Times New Roman" w:cs="Times New Roman"/>
          <w:color w:val="000000" w:themeColor="text1"/>
          <w:sz w:val="24"/>
          <w:szCs w:val="24"/>
          <w:lang w:val="en-US" w:eastAsia="pt-BR"/>
        </w:rPr>
        <w:t xml:space="preserve"> </w:t>
      </w:r>
      <w:r w:rsidR="00EE31C0">
        <w:rPr>
          <w:rFonts w:ascii="Times New Roman" w:eastAsia="Times New Roman" w:hAnsi="Times New Roman" w:cs="Times New Roman"/>
          <w:color w:val="000000" w:themeColor="text1"/>
          <w:sz w:val="24"/>
          <w:szCs w:val="24"/>
          <w:lang w:val="en-US" w:eastAsia="pt-BR"/>
        </w:rPr>
        <w:t>comes</w:t>
      </w:r>
      <w:r w:rsidRPr="000A781B">
        <w:rPr>
          <w:rFonts w:ascii="Times New Roman" w:eastAsia="Times New Roman" w:hAnsi="Times New Roman" w:cs="Times New Roman"/>
          <w:color w:val="000000" w:themeColor="text1"/>
          <w:sz w:val="24"/>
          <w:szCs w:val="24"/>
          <w:lang w:val="en-US" w:eastAsia="pt-BR"/>
        </w:rPr>
        <w:t xml:space="preserve"> from Brazil, India, China, Thailand and Pakistan</w:t>
      </w:r>
      <w:r w:rsidR="00EE31C0">
        <w:rPr>
          <w:rFonts w:ascii="Times New Roman" w:eastAsia="Times New Roman" w:hAnsi="Times New Roman" w:cs="Times New Roman"/>
          <w:color w:val="000000" w:themeColor="text1"/>
          <w:sz w:val="24"/>
          <w:szCs w:val="24"/>
          <w:lang w:val="en-US" w:eastAsia="pt-BR"/>
        </w:rPr>
        <w:t xml:space="preserve">. </w:t>
      </w:r>
      <w:del w:id="55" w:author="Quirijn de Jong van Lier" w:date="2017-08-21T14:56:00Z">
        <w:r w:rsidR="00EE31C0" w:rsidDel="002065B2">
          <w:rPr>
            <w:rFonts w:ascii="Times New Roman" w:eastAsia="Times New Roman" w:hAnsi="Times New Roman" w:cs="Times New Roman"/>
            <w:color w:val="000000" w:themeColor="text1"/>
            <w:sz w:val="24"/>
            <w:szCs w:val="24"/>
            <w:lang w:val="en-US" w:eastAsia="pt-BR"/>
          </w:rPr>
          <w:delText xml:space="preserve">Only </w:delText>
        </w:r>
      </w:del>
      <w:r w:rsidRPr="000A781B">
        <w:rPr>
          <w:rFonts w:ascii="Times New Roman" w:eastAsia="Times New Roman" w:hAnsi="Times New Roman" w:cs="Times New Roman"/>
          <w:color w:val="000000" w:themeColor="text1"/>
          <w:sz w:val="24"/>
          <w:szCs w:val="24"/>
          <w:lang w:val="en-US" w:eastAsia="pt-BR"/>
        </w:rPr>
        <w:t>Brazil</w:t>
      </w:r>
      <w:ins w:id="56" w:author="Quirijn de Jong van Lier" w:date="2017-08-21T14:56:00Z">
        <w:r w:rsidR="002065B2">
          <w:rPr>
            <w:rFonts w:ascii="Times New Roman" w:eastAsia="Times New Roman" w:hAnsi="Times New Roman" w:cs="Times New Roman"/>
            <w:color w:val="000000" w:themeColor="text1"/>
            <w:sz w:val="24"/>
            <w:szCs w:val="24"/>
            <w:lang w:val="en-US" w:eastAsia="pt-BR"/>
          </w:rPr>
          <w:t xml:space="preserve"> alone</w:t>
        </w:r>
      </w:ins>
      <w:r w:rsidRPr="000A781B">
        <w:rPr>
          <w:rFonts w:ascii="Times New Roman" w:eastAsia="Times New Roman" w:hAnsi="Times New Roman" w:cs="Times New Roman"/>
          <w:color w:val="000000" w:themeColor="text1"/>
          <w:sz w:val="24"/>
          <w:szCs w:val="24"/>
          <w:lang w:val="en-US" w:eastAsia="pt-BR"/>
        </w:rPr>
        <w:t xml:space="preserve"> </w:t>
      </w:r>
      <w:r w:rsidR="00EE31C0">
        <w:rPr>
          <w:rFonts w:ascii="Times New Roman" w:eastAsia="Times New Roman" w:hAnsi="Times New Roman" w:cs="Times New Roman"/>
          <w:color w:val="000000" w:themeColor="text1"/>
          <w:sz w:val="24"/>
          <w:szCs w:val="24"/>
          <w:lang w:val="en-US" w:eastAsia="pt-BR"/>
        </w:rPr>
        <w:t xml:space="preserve">corresponds to half the </w:t>
      </w:r>
      <w:r w:rsidR="009B4444">
        <w:rPr>
          <w:rFonts w:ascii="Times New Roman" w:eastAsia="Times New Roman" w:hAnsi="Times New Roman" w:cs="Times New Roman"/>
          <w:color w:val="000000" w:themeColor="text1"/>
          <w:sz w:val="24"/>
          <w:szCs w:val="24"/>
          <w:lang w:val="en-US" w:eastAsia="pt-BR"/>
        </w:rPr>
        <w:t>global production</w:t>
      </w:r>
      <w:r w:rsidR="00EE31C0">
        <w:rPr>
          <w:rFonts w:ascii="Times New Roman" w:eastAsia="Times New Roman" w:hAnsi="Times New Roman" w:cs="Times New Roman"/>
          <w:color w:val="000000" w:themeColor="text1"/>
          <w:sz w:val="24"/>
          <w:szCs w:val="24"/>
          <w:lang w:val="en-US" w:eastAsia="pt-BR"/>
        </w:rPr>
        <w:t xml:space="preserve">, and besides sugar as end product, it </w:t>
      </w:r>
      <w:r w:rsidR="002B381C">
        <w:rPr>
          <w:rFonts w:ascii="Times New Roman" w:eastAsia="Times New Roman" w:hAnsi="Times New Roman" w:cs="Times New Roman"/>
          <w:color w:val="000000" w:themeColor="text1"/>
          <w:sz w:val="24"/>
          <w:szCs w:val="24"/>
          <w:lang w:val="en-US" w:eastAsia="pt-BR"/>
        </w:rPr>
        <w:t xml:space="preserve">also </w:t>
      </w:r>
      <w:r w:rsidR="00EE31C0">
        <w:rPr>
          <w:rFonts w:ascii="Times New Roman" w:eastAsia="Times New Roman" w:hAnsi="Times New Roman" w:cs="Times New Roman"/>
          <w:color w:val="000000" w:themeColor="text1"/>
          <w:sz w:val="24"/>
          <w:szCs w:val="24"/>
          <w:lang w:val="en-US" w:eastAsia="pt-BR"/>
        </w:rPr>
        <w:t>provides</w:t>
      </w:r>
      <w:r w:rsidR="003E2465">
        <w:rPr>
          <w:rFonts w:ascii="Times New Roman" w:eastAsia="Times New Roman" w:hAnsi="Times New Roman" w:cs="Times New Roman"/>
          <w:color w:val="000000" w:themeColor="text1"/>
          <w:sz w:val="24"/>
          <w:szCs w:val="24"/>
          <w:lang w:val="en-US" w:eastAsia="pt-BR"/>
        </w:rPr>
        <w:t xml:space="preserve"> </w:t>
      </w:r>
      <w:ins w:id="57" w:author="Fabio Marin" w:date="2017-08-22T22:27:00Z">
        <w:r w:rsidR="001B43B9">
          <w:rPr>
            <w:rFonts w:ascii="Times New Roman" w:eastAsia="Times New Roman" w:hAnsi="Times New Roman" w:cs="Times New Roman"/>
            <w:color w:val="000000" w:themeColor="text1"/>
            <w:sz w:val="24"/>
            <w:szCs w:val="24"/>
            <w:lang w:val="en-US" w:eastAsia="pt-BR"/>
          </w:rPr>
          <w:t>more t</w:t>
        </w:r>
      </w:ins>
      <w:ins w:id="58" w:author="Fabio Marin" w:date="2017-08-22T22:28:00Z">
        <w:r w:rsidR="001B43B9">
          <w:rPr>
            <w:rFonts w:ascii="Times New Roman" w:eastAsia="Times New Roman" w:hAnsi="Times New Roman" w:cs="Times New Roman"/>
            <w:color w:val="000000" w:themeColor="text1"/>
            <w:sz w:val="24"/>
            <w:szCs w:val="24"/>
            <w:lang w:val="en-US" w:eastAsia="pt-BR"/>
          </w:rPr>
          <w:t xml:space="preserve">han </w:t>
        </w:r>
      </w:ins>
      <w:r w:rsidR="003E2465">
        <w:rPr>
          <w:rFonts w:ascii="Times New Roman" w:eastAsia="Times New Roman" w:hAnsi="Times New Roman" w:cs="Times New Roman"/>
          <w:color w:val="000000" w:themeColor="text1"/>
          <w:sz w:val="24"/>
          <w:szCs w:val="24"/>
          <w:lang w:val="en-US" w:eastAsia="pt-BR"/>
        </w:rPr>
        <w:t xml:space="preserve">15% of </w:t>
      </w:r>
      <w:r w:rsidR="00EE31C0">
        <w:rPr>
          <w:rFonts w:ascii="Times New Roman" w:eastAsia="Times New Roman" w:hAnsi="Times New Roman" w:cs="Times New Roman"/>
          <w:color w:val="000000" w:themeColor="text1"/>
          <w:sz w:val="24"/>
          <w:szCs w:val="24"/>
          <w:lang w:val="en-US" w:eastAsia="pt-BR"/>
        </w:rPr>
        <w:t xml:space="preserve">the </w:t>
      </w:r>
      <w:r w:rsidR="003E2465">
        <w:rPr>
          <w:rFonts w:ascii="Times New Roman" w:eastAsia="Times New Roman" w:hAnsi="Times New Roman" w:cs="Times New Roman"/>
          <w:color w:val="000000" w:themeColor="text1"/>
          <w:sz w:val="24"/>
          <w:szCs w:val="24"/>
          <w:lang w:val="en-US" w:eastAsia="pt-BR"/>
        </w:rPr>
        <w:t>country’s energy source</w:t>
      </w:r>
      <w:r w:rsidR="00C34FB1">
        <w:rPr>
          <w:rFonts w:ascii="Times New Roman" w:eastAsia="Times New Roman" w:hAnsi="Times New Roman" w:cs="Times New Roman"/>
          <w:color w:val="000000" w:themeColor="text1"/>
          <w:sz w:val="24"/>
          <w:szCs w:val="24"/>
          <w:lang w:val="en-US" w:eastAsia="pt-BR"/>
        </w:rPr>
        <w:t xml:space="preserve"> (</w:t>
      </w:r>
      <w:ins w:id="59" w:author="Fabio Marin" w:date="2017-08-22T22:28:00Z">
        <w:r w:rsidR="001B43B9">
          <w:rPr>
            <w:rFonts w:ascii="Times New Roman" w:eastAsia="Times New Roman" w:hAnsi="Times New Roman" w:cs="Times New Roman"/>
            <w:color w:val="000000" w:themeColor="text1"/>
            <w:sz w:val="24"/>
            <w:szCs w:val="24"/>
            <w:lang w:val="en-US" w:eastAsia="pt-BR"/>
          </w:rPr>
          <w:t xml:space="preserve">liquid </w:t>
        </w:r>
      </w:ins>
      <w:r w:rsidR="00C34FB1">
        <w:rPr>
          <w:rFonts w:ascii="Times New Roman" w:eastAsia="Times New Roman" w:hAnsi="Times New Roman" w:cs="Times New Roman"/>
          <w:color w:val="000000" w:themeColor="text1"/>
          <w:sz w:val="24"/>
          <w:szCs w:val="24"/>
          <w:lang w:val="en-US" w:eastAsia="pt-BR"/>
        </w:rPr>
        <w:t>fuel and biomass)</w:t>
      </w:r>
      <w:r w:rsidR="003E2465">
        <w:rPr>
          <w:rFonts w:ascii="Times New Roman" w:eastAsia="Times New Roman" w:hAnsi="Times New Roman" w:cs="Times New Roman"/>
          <w:color w:val="000000" w:themeColor="text1"/>
          <w:sz w:val="24"/>
          <w:szCs w:val="24"/>
          <w:lang w:val="en-US" w:eastAsia="pt-BR"/>
        </w:rPr>
        <w:t xml:space="preserve"> providing</w:t>
      </w:r>
      <w:r w:rsidR="001B67D7">
        <w:rPr>
          <w:rFonts w:ascii="Times New Roman" w:eastAsia="Times New Roman" w:hAnsi="Times New Roman" w:cs="Times New Roman"/>
          <w:color w:val="000000" w:themeColor="text1"/>
          <w:sz w:val="24"/>
          <w:szCs w:val="24"/>
          <w:lang w:val="en-US" w:eastAsia="pt-BR"/>
        </w:rPr>
        <w:t xml:space="preserve"> ethanol </w:t>
      </w:r>
      <w:r w:rsidRPr="000A781B">
        <w:rPr>
          <w:rFonts w:ascii="Times New Roman" w:eastAsia="Times New Roman" w:hAnsi="Times New Roman" w:cs="Times New Roman"/>
          <w:color w:val="000000" w:themeColor="text1"/>
          <w:sz w:val="24"/>
          <w:szCs w:val="24"/>
          <w:lang w:val="en-US" w:eastAsia="pt-BR"/>
        </w:rPr>
        <w:t>and biomass energy</w:t>
      </w:r>
      <w:r w:rsidR="0019421C">
        <w:rPr>
          <w:rFonts w:ascii="Times New Roman" w:eastAsia="Times New Roman" w:hAnsi="Times New Roman" w:cs="Times New Roman"/>
          <w:color w:val="000000" w:themeColor="text1"/>
          <w:sz w:val="24"/>
          <w:szCs w:val="24"/>
          <w:lang w:val="en-US" w:eastAsia="pt-BR"/>
        </w:rPr>
        <w:t xml:space="preserve"> mainly for </w:t>
      </w:r>
      <w:r w:rsidRPr="000A781B">
        <w:rPr>
          <w:rFonts w:ascii="Times New Roman" w:eastAsia="Times New Roman" w:hAnsi="Times New Roman" w:cs="Times New Roman"/>
          <w:color w:val="000000" w:themeColor="text1"/>
          <w:sz w:val="24"/>
          <w:szCs w:val="24"/>
          <w:lang w:val="en-US" w:eastAsia="pt-BR"/>
        </w:rPr>
        <w:t xml:space="preserve">electricity and heating </w:t>
      </w:r>
      <w:r w:rsidRPr="000A781B">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"10.1002/wene.87", "ISBN" : "2041-840X", "ISSN" : "20418396", "abstract" : "Sugarcane ethanol has been produced in Brazil since the early 20th century, but production increased in the mid-1970s aiming at substituting 20% of the gasoline. Despite an increase in the 2000s production has been stable since 2008. This paper presents a review of the main developments achieved and future challenges. The sector has had positive economic and environmental results through technological development, as a result of research and development by private companies and strong public support. Sugarcane yield has steadily increased and positively impacted production costs, primarily due to better agronomic practices and breeding programs. Owing to environmental and economic reasons, there are on-going programs to phase out burning, with the gradual replacement of manual harvest with burning by unburnt mechanised harvest. Important agronomic impacts are expected, caused by the large amount of straw left on the soil surface, which also represents a significant bioenergy potential. The sugarcane industry in Brazil has taken advantage of the combined production of sugar and ethanol, and, recently,manymills have enlarged their revenueswith surplus electricity. The current efforts for diversification aim at ethanol production through hydrolysis of sugarcane residues and the development of chemical routes. From an environmental point of view, impacts related to land use change are expected on greenhouse emissions, water resources, and biodiversity. Ethanol production is likely to expand in Brazil due to the potential size of the domestic market and to the opportunities for exporting, but this will occur in a context of different and new challenges.", "author" : [ { "dropping-particle" : "", "family" : "Walter", "given" : "Arnaldo", "non-dropping-particle" : "", "parse-names" : false, "suffix" : "" }, { "dropping-particle" : "", "family" : "Galdos", "given" : "Marcelo Valadares", "non-dropping-particle" : "", "parse-names" : false, "suffix" : "" }, { "dropping-particle" : "", "family" : "Scarpare", "given" : "Fabio Vale", "non-dropping-particle" : "", "parse-names" : false, "suffix" : "" }, { "dropping-particle" : "", "family" : "Leal", "given" : "Manoel Regis Lima Verde", "non-dropping-particle" : "", "parse-names" : false, "suffix" : "" }, { "dropping-particle" : "", "family" : "Seabra", "given" : "Joaquim Eug??nio Abel", "non-dropping-particle" : "", "parse-names" : false, "suffix" : "" }, { "dropping-particle" : "", "family" : "Cunha", "given" : "Marcelo Pereira", "non-dropping-particle" : "da", "parse-names" : false, "suffix" : "" }, { "dropping-particle" : "", "family" : "Picoli", "given" : "Michelle Cristina Araujo", "non-dropping-particle" : "", "parse-names" : false, "suffix" : "" }, { "dropping-particle" : "", "family" : "Oliveira", "given" : "Camila Ortolan Fernandes", "non-dropping-particle" : "de", "parse-names" : false, "suffix" : "" } ], "container-title" : "Wiley Interdisciplinary Reviews: Energy and Environment", "id" : "ITEM-1", "issue" : "1", "issued" : { "date-parts" : [ [ "2014" ] ] }, "page" : "70-92", "title" : "Brazilian sugarcane ethanol: Developments so far and challenges for the future", "type" : "article-journal", "volume" : "3" }, "uris" : [ "http://www.mendeley.com/documents/?uuid=b3c55a15-6090-46d4-a39f-500e8ae18d87" ] }, { "id" : "ITEM-2", "itemData" : { "author" : [ { "dropping-particle" : "", "family" : "EPE", "given" : "", "non-dropping-particle" : "", "parse-names" : false, "suffix" : "" } ], "container-title" : "National Report", "id" : "ITEM-2", "issued" : { "date-parts" : [ [ "2015" ] ] }, "number-of-pages" : "291", "title" : "Balan\u00e7o Energ\u00e9tico Nacional", "type" : "report" }, "uris" : [ "http://www.mendeley.com/documents/?uuid=53420c47-da2c-46f6-826b-a5517426fe09" ] }, { "id" : "ITEM-3", "itemData" : { "DOI" : "10.1016/j.microc.2017.03.015", "ISSN" : "0026265X", "abstract" : "This work describes the application of standard dilution analysis (SDA) in Raman spectroscopy, demonstrating the versatility of this new calibration method. A flow system (FA) was developed for ethanol determination in gasoline employing liquid-liquid extraction (LLE) and acetone as the internal standard (IS). Applying LLE eliminated the intense fluorescence background, allowing for ethanol determination using a portable 785-nm-laser Raman system. The SDA-LLE-FA method was applied to commercial gasoline samples and the results were compared with values obtained using the ABNT NBR 13992 reference method. No statistically significant differences were observed for ethanol concentrations determined using the two methods (paired t-test at the 95% confidence level). SDA's accuracy was also evaluated by comparing results from analyses using the same LLE-FA system combined with the traditional calibration methods of matrix matching (MM), standard additions (SA) and internal standardization (IS). Recoveries from spike experiments were in 98.6\u2013104.1% (SDA-LLE-FA), 94.7\u2013171.1% (ABNT NBR 13992), 106.8\u2013114.1% (MM-LLE-FA), 103.7\u2013108.4% (IS-LLE-FA), and 114.7\u2013125.8% (SA-LLE-FA) range. The relative standard deviation (RSD, n=12, 25.5% v/v\u22121 ethanol in gasoline), limits of detection and quantification calculated for the SDA-LLE-FA method were 2%, 0.5% and 1.8% (v/v\u22121), respectively.", "author" : [ { "dropping-particle" : "", "family" : "Fortunato", "given" : "Felipe M.", "non-dropping-particle" : "", "parse-names" : false, "suffix" : "" }, { "dropping-particle" : "", "family" : "Vieira", "given" : "Alan L.", "non-dropping-particle" : "", "parse-names" : false, "suffix" : "" }, { "dropping-particle" : "", "family" : "Gomes Neto", "given" : "Jos\u00e9 A.", "non-dropping-particle" : "", "parse-names" : false, "suffix" : "" }, { "dropping-particle" : "", "family" : "Donati", "given" : "George L.", "non-dropping-particle" : "", "parse-names" : false, "suffix" : "" }, { "dropping-particle" : "", "family" : "Jones", "given" : "Bradley T.", "non-dropping-particle" : "", "parse-names" : false, "suffix" : "" } ], "container-title" : "Microchemical Journal", "id" : "ITEM-3", "issued" : { "date-parts" : [ [ "2017" ] ] }, "page" : "76-80", "title" : "Expanding the potentialities of standard dilution analysis: Determination of ethanol in gasoline by Raman spectroscopy", "type" : "article-journal", "volume" : "133" }, "uris" : [ "http://www.mendeley.com/documents/?uuid=8d327737-3003-3acb-85e5-8d38a5922996" ] } ], "mendeley" : { "formattedCitation" : "(Walter et al. 2014; EPE 2015; Fortunato et al. 2017)", "plainTextFormattedCitation" : "(Walter et al. 2014; EPE 2015; Fortunato et al. 2017)", "previouslyFormattedCitation" : "(EPE, 2015; Fortunato &lt;i&gt;et al.&lt;/i&gt;, 2017; Walter &lt;i&gt;et al.&lt;/i&gt;, 2014)" }, "properties" : { "noteIndex" : 0 }, "schema" : "https://github.com/citation-style-language/schema/raw/master/csl-citation.json" }</w:instrText>
      </w:r>
      <w:r w:rsidRPr="000A781B">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(Walter et al. 2014; EPE 2015; Fortunato et al. 2017)</w:t>
      </w:r>
      <w:r w:rsidRPr="000A781B">
        <w:rPr>
          <w:rFonts w:ascii="Times New Roman" w:eastAsia="Times New Roman" w:hAnsi="Times New Roman" w:cs="Times New Roman"/>
          <w:color w:val="000000" w:themeColor="text1"/>
          <w:sz w:val="24"/>
          <w:szCs w:val="24"/>
          <w:lang w:eastAsia="pt-BR"/>
        </w:rPr>
        <w:fldChar w:fldCharType="end"/>
      </w:r>
      <w:r w:rsidRPr="000A781B">
        <w:rPr>
          <w:rFonts w:ascii="Times New Roman" w:eastAsia="Times New Roman" w:hAnsi="Times New Roman" w:cs="Times New Roman"/>
          <w:color w:val="000000" w:themeColor="text1"/>
          <w:sz w:val="24"/>
          <w:szCs w:val="24"/>
          <w:lang w:val="en-US" w:eastAsia="pt-BR"/>
        </w:rPr>
        <w:t>.</w:t>
      </w:r>
    </w:p>
    <w:p w14:paraId="68C48E3F" w14:textId="6F250979" w:rsidR="00A650F6" w:rsidRPr="00521BEE" w:rsidRDefault="00100D72" w:rsidP="00A650F6">
      <w:pPr>
        <w:shd w:val="clear" w:color="auto" w:fill="FFFFFF"/>
        <w:spacing w:after="0" w:line="480" w:lineRule="auto"/>
        <w:ind w:firstLine="708"/>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val="en-US" w:eastAsia="pt-BR"/>
        </w:rPr>
        <w:t>Traditionally</w:t>
      </w:r>
      <w:r w:rsidR="00CF6C7C">
        <w:rPr>
          <w:rFonts w:ascii="Times New Roman" w:eastAsia="Times New Roman" w:hAnsi="Times New Roman" w:cs="Times New Roman"/>
          <w:color w:val="000000" w:themeColor="text1"/>
          <w:sz w:val="24"/>
          <w:szCs w:val="24"/>
          <w:lang w:val="en-US" w:eastAsia="pt-BR"/>
        </w:rPr>
        <w:t>, sugarcane is cultivated under rainfed conditions in Brazil</w:t>
      </w:r>
      <w:r w:rsidR="00EE31C0">
        <w:rPr>
          <w:rFonts w:ascii="Times New Roman" w:eastAsia="Times New Roman" w:hAnsi="Times New Roman" w:cs="Times New Roman"/>
          <w:color w:val="000000" w:themeColor="text1"/>
          <w:sz w:val="24"/>
          <w:szCs w:val="24"/>
          <w:lang w:val="en-US" w:eastAsia="pt-BR"/>
        </w:rPr>
        <w:t xml:space="preserve">´s </w:t>
      </w:r>
      <w:r w:rsidR="009C7E18">
        <w:rPr>
          <w:rFonts w:ascii="Times New Roman" w:eastAsia="Times New Roman" w:hAnsi="Times New Roman" w:cs="Times New Roman"/>
          <w:color w:val="000000" w:themeColor="text1"/>
          <w:sz w:val="24"/>
          <w:szCs w:val="24"/>
          <w:lang w:val="en-US" w:eastAsia="pt-BR"/>
        </w:rPr>
        <w:t>s</w:t>
      </w:r>
      <w:r>
        <w:rPr>
          <w:rFonts w:ascii="Times New Roman" w:eastAsia="Times New Roman" w:hAnsi="Times New Roman" w:cs="Times New Roman"/>
          <w:color w:val="000000" w:themeColor="text1"/>
          <w:sz w:val="24"/>
          <w:szCs w:val="24"/>
          <w:lang w:val="en-US" w:eastAsia="pt-BR"/>
        </w:rPr>
        <w:t xml:space="preserve">outheast and </w:t>
      </w:r>
      <w:r w:rsidR="00DD4193">
        <w:rPr>
          <w:rFonts w:ascii="Times New Roman" w:eastAsia="Times New Roman" w:hAnsi="Times New Roman" w:cs="Times New Roman"/>
          <w:color w:val="000000" w:themeColor="text1"/>
          <w:sz w:val="24"/>
          <w:szCs w:val="24"/>
          <w:lang w:val="en-US" w:eastAsia="pt-BR"/>
        </w:rPr>
        <w:t xml:space="preserve">coastal </w:t>
      </w:r>
      <w:r w:rsidR="009C7E18">
        <w:rPr>
          <w:rFonts w:ascii="Times New Roman" w:eastAsia="Times New Roman" w:hAnsi="Times New Roman" w:cs="Times New Roman"/>
          <w:color w:val="000000" w:themeColor="text1"/>
          <w:sz w:val="24"/>
          <w:szCs w:val="24"/>
          <w:lang w:val="en-US" w:eastAsia="pt-BR"/>
        </w:rPr>
        <w:t>n</w:t>
      </w:r>
      <w:r w:rsidR="00DD4193">
        <w:rPr>
          <w:rFonts w:ascii="Times New Roman" w:eastAsia="Times New Roman" w:hAnsi="Times New Roman" w:cs="Times New Roman"/>
          <w:color w:val="000000" w:themeColor="text1"/>
          <w:sz w:val="24"/>
          <w:szCs w:val="24"/>
          <w:lang w:val="en-US" w:eastAsia="pt-BR"/>
        </w:rPr>
        <w:t xml:space="preserve">ortheast regions. </w:t>
      </w:r>
      <w:del w:id="60" w:author="Quirijn de Jong van Lier" w:date="2017-08-22T14:52:00Z">
        <w:r w:rsidR="00AD52E1" w:rsidDel="005378AC">
          <w:rPr>
            <w:rFonts w:ascii="Times New Roman" w:eastAsia="Times New Roman" w:hAnsi="Times New Roman" w:cs="Times New Roman"/>
            <w:color w:val="000000" w:themeColor="text1"/>
            <w:sz w:val="24"/>
            <w:szCs w:val="24"/>
            <w:lang w:val="en-US" w:eastAsia="pt-BR"/>
          </w:rPr>
          <w:delText xml:space="preserve">More recently, </w:delText>
        </w:r>
      </w:del>
      <w:ins w:id="61" w:author="Quirijn de Jong van Lier" w:date="2017-08-22T14:52:00Z">
        <w:r w:rsidR="005378AC">
          <w:rPr>
            <w:rFonts w:ascii="Times New Roman" w:eastAsia="Times New Roman" w:hAnsi="Times New Roman" w:cs="Times New Roman"/>
            <w:color w:val="000000" w:themeColor="text1"/>
            <w:sz w:val="24"/>
            <w:szCs w:val="24"/>
            <w:lang w:val="en-US" w:eastAsia="pt-BR"/>
          </w:rPr>
          <w:t>T</w:t>
        </w:r>
      </w:ins>
      <w:del w:id="62" w:author="Quirijn de Jong van Lier" w:date="2017-08-22T14:52:00Z">
        <w:r w:rsidR="00AD52E1" w:rsidDel="005378AC">
          <w:rPr>
            <w:rFonts w:ascii="Times New Roman" w:eastAsia="Times New Roman" w:hAnsi="Times New Roman" w:cs="Times New Roman"/>
            <w:color w:val="000000" w:themeColor="text1"/>
            <w:sz w:val="24"/>
            <w:szCs w:val="24"/>
            <w:lang w:val="en-US" w:eastAsia="pt-BR"/>
          </w:rPr>
          <w:delText>t</w:delText>
        </w:r>
      </w:del>
      <w:r w:rsidR="00AD52E1">
        <w:rPr>
          <w:rFonts w:ascii="Times New Roman" w:eastAsia="Times New Roman" w:hAnsi="Times New Roman" w:cs="Times New Roman"/>
          <w:color w:val="000000" w:themeColor="text1"/>
          <w:sz w:val="24"/>
          <w:szCs w:val="24"/>
          <w:lang w:val="en-US" w:eastAsia="pt-BR"/>
        </w:rPr>
        <w:t xml:space="preserve">o address </w:t>
      </w:r>
      <w:r w:rsidR="00DD4193">
        <w:rPr>
          <w:rFonts w:ascii="Times New Roman" w:eastAsia="Times New Roman" w:hAnsi="Times New Roman" w:cs="Times New Roman"/>
          <w:color w:val="000000" w:themeColor="text1"/>
          <w:sz w:val="24"/>
          <w:szCs w:val="24"/>
          <w:lang w:val="en-US" w:eastAsia="pt-BR"/>
        </w:rPr>
        <w:t>the increasing demand for sugar and energy</w:t>
      </w:r>
      <w:r w:rsidR="004D168B">
        <w:rPr>
          <w:rFonts w:ascii="Times New Roman" w:eastAsia="Times New Roman" w:hAnsi="Times New Roman" w:cs="Times New Roman"/>
          <w:color w:val="000000" w:themeColor="text1"/>
          <w:sz w:val="24"/>
          <w:szCs w:val="24"/>
          <w:lang w:val="en-US" w:eastAsia="pt-BR"/>
        </w:rPr>
        <w:t>,</w:t>
      </w:r>
      <w:r w:rsidR="00DD4193">
        <w:rPr>
          <w:rFonts w:ascii="Times New Roman" w:eastAsia="Times New Roman" w:hAnsi="Times New Roman" w:cs="Times New Roman"/>
          <w:color w:val="000000" w:themeColor="text1"/>
          <w:sz w:val="24"/>
          <w:szCs w:val="24"/>
          <w:lang w:val="en-US" w:eastAsia="pt-BR"/>
        </w:rPr>
        <w:t xml:space="preserve"> </w:t>
      </w:r>
      <w:ins w:id="63" w:author="Quirijn de Jong van Lier" w:date="2017-08-22T14:52:00Z">
        <w:r w:rsidR="005378AC">
          <w:rPr>
            <w:rFonts w:ascii="Times New Roman" w:eastAsia="Times New Roman" w:hAnsi="Times New Roman" w:cs="Times New Roman"/>
            <w:color w:val="000000" w:themeColor="text1"/>
            <w:sz w:val="24"/>
            <w:szCs w:val="24"/>
            <w:lang w:val="en-US" w:eastAsia="pt-BR"/>
          </w:rPr>
          <w:t xml:space="preserve">more recently </w:t>
        </w:r>
      </w:ins>
      <w:r w:rsidR="00DD4193">
        <w:rPr>
          <w:rFonts w:ascii="Times New Roman" w:eastAsia="Times New Roman" w:hAnsi="Times New Roman" w:cs="Times New Roman"/>
          <w:color w:val="000000" w:themeColor="text1"/>
          <w:sz w:val="24"/>
          <w:szCs w:val="24"/>
          <w:lang w:val="en-US" w:eastAsia="pt-BR"/>
        </w:rPr>
        <w:t xml:space="preserve">sugarcane areas strongly expanded </w:t>
      </w:r>
      <w:r w:rsidR="00CF6C7C">
        <w:rPr>
          <w:rFonts w:ascii="Times New Roman" w:eastAsia="Times New Roman" w:hAnsi="Times New Roman" w:cs="Times New Roman"/>
          <w:color w:val="000000" w:themeColor="text1"/>
          <w:sz w:val="24"/>
          <w:szCs w:val="24"/>
          <w:lang w:val="en-US" w:eastAsia="pt-BR"/>
        </w:rPr>
        <w:t>to</w:t>
      </w:r>
      <w:r w:rsidR="00DD4193">
        <w:rPr>
          <w:rFonts w:ascii="Times New Roman" w:eastAsia="Times New Roman" w:hAnsi="Times New Roman" w:cs="Times New Roman"/>
          <w:color w:val="000000" w:themeColor="text1"/>
          <w:sz w:val="24"/>
          <w:szCs w:val="24"/>
          <w:lang w:val="en-US" w:eastAsia="pt-BR"/>
        </w:rPr>
        <w:t>wards</w:t>
      </w:r>
      <w:r w:rsidR="00CF6C7C">
        <w:rPr>
          <w:rFonts w:ascii="Times New Roman" w:eastAsia="Times New Roman" w:hAnsi="Times New Roman" w:cs="Times New Roman"/>
          <w:color w:val="000000" w:themeColor="text1"/>
          <w:sz w:val="24"/>
          <w:szCs w:val="24"/>
          <w:lang w:val="en-US" w:eastAsia="pt-BR"/>
        </w:rPr>
        <w:t xml:space="preserve"> </w:t>
      </w:r>
      <w:r w:rsidR="00AD52E1">
        <w:rPr>
          <w:rFonts w:ascii="Times New Roman" w:eastAsia="Times New Roman" w:hAnsi="Times New Roman" w:cs="Times New Roman"/>
          <w:color w:val="000000" w:themeColor="text1"/>
          <w:sz w:val="24"/>
          <w:szCs w:val="24"/>
          <w:lang w:val="en-US" w:eastAsia="pt-BR"/>
        </w:rPr>
        <w:t xml:space="preserve">the </w:t>
      </w:r>
      <w:r w:rsidR="009C7E18">
        <w:rPr>
          <w:rFonts w:ascii="Times New Roman" w:eastAsia="Times New Roman" w:hAnsi="Times New Roman" w:cs="Times New Roman"/>
          <w:color w:val="000000" w:themeColor="text1"/>
          <w:sz w:val="24"/>
          <w:szCs w:val="24"/>
          <w:lang w:val="en-US" w:eastAsia="pt-BR"/>
        </w:rPr>
        <w:t>c</w:t>
      </w:r>
      <w:r w:rsidR="00DD4193">
        <w:rPr>
          <w:rFonts w:ascii="Times New Roman" w:eastAsia="Times New Roman" w:hAnsi="Times New Roman" w:cs="Times New Roman"/>
          <w:color w:val="000000" w:themeColor="text1"/>
          <w:sz w:val="24"/>
          <w:szCs w:val="24"/>
          <w:lang w:val="en-US" w:eastAsia="pt-BR"/>
        </w:rPr>
        <w:t>ent</w:t>
      </w:r>
      <w:r w:rsidR="00AD52E1">
        <w:rPr>
          <w:rFonts w:ascii="Times New Roman" w:eastAsia="Times New Roman" w:hAnsi="Times New Roman" w:cs="Times New Roman"/>
          <w:color w:val="000000" w:themeColor="text1"/>
          <w:sz w:val="24"/>
          <w:szCs w:val="24"/>
          <w:lang w:val="en-US" w:eastAsia="pt-BR"/>
        </w:rPr>
        <w:t>ral-</w:t>
      </w:r>
      <w:r w:rsidR="009C7E18">
        <w:rPr>
          <w:rFonts w:ascii="Times New Roman" w:eastAsia="Times New Roman" w:hAnsi="Times New Roman" w:cs="Times New Roman"/>
          <w:color w:val="000000" w:themeColor="text1"/>
          <w:sz w:val="24"/>
          <w:szCs w:val="24"/>
          <w:lang w:val="en-US" w:eastAsia="pt-BR"/>
        </w:rPr>
        <w:t>w</w:t>
      </w:r>
      <w:r w:rsidR="00AD52E1">
        <w:rPr>
          <w:rFonts w:ascii="Times New Roman" w:eastAsia="Times New Roman" w:hAnsi="Times New Roman" w:cs="Times New Roman"/>
          <w:color w:val="000000" w:themeColor="text1"/>
          <w:sz w:val="24"/>
          <w:szCs w:val="24"/>
          <w:lang w:val="en-US" w:eastAsia="pt-BR"/>
        </w:rPr>
        <w:t xml:space="preserve">estern region, area of the original </w:t>
      </w:r>
      <w:proofErr w:type="spellStart"/>
      <w:ins w:id="64" w:author="Fabio Marin" w:date="2017-08-22T22:28:00Z">
        <w:r w:rsidR="001B43B9">
          <w:rPr>
            <w:rFonts w:ascii="Times New Roman" w:eastAsia="Times New Roman" w:hAnsi="Times New Roman" w:cs="Times New Roman"/>
            <w:color w:val="000000" w:themeColor="text1"/>
            <w:sz w:val="24"/>
            <w:szCs w:val="24"/>
            <w:lang w:val="en-US" w:eastAsia="pt-BR"/>
          </w:rPr>
          <w:t>C</w:t>
        </w:r>
      </w:ins>
      <w:del w:id="65" w:author="Fabio Marin" w:date="2017-08-22T22:28:00Z">
        <w:r w:rsidR="00AD52E1" w:rsidDel="001B43B9">
          <w:rPr>
            <w:rFonts w:ascii="Times New Roman" w:eastAsia="Times New Roman" w:hAnsi="Times New Roman" w:cs="Times New Roman"/>
            <w:color w:val="000000" w:themeColor="text1"/>
            <w:sz w:val="24"/>
            <w:szCs w:val="24"/>
            <w:lang w:val="en-US" w:eastAsia="pt-BR"/>
          </w:rPr>
          <w:delText>c</w:delText>
        </w:r>
      </w:del>
      <w:r w:rsidR="00AD52E1">
        <w:rPr>
          <w:rFonts w:ascii="Times New Roman" w:eastAsia="Times New Roman" w:hAnsi="Times New Roman" w:cs="Times New Roman"/>
          <w:color w:val="000000" w:themeColor="text1"/>
          <w:sz w:val="24"/>
          <w:szCs w:val="24"/>
          <w:lang w:val="en-US" w:eastAsia="pt-BR"/>
        </w:rPr>
        <w:t>errado</w:t>
      </w:r>
      <w:proofErr w:type="spellEnd"/>
      <w:r w:rsidR="00DD4193">
        <w:rPr>
          <w:rFonts w:ascii="Times New Roman" w:eastAsia="Times New Roman" w:hAnsi="Times New Roman" w:cs="Times New Roman"/>
          <w:color w:val="000000" w:themeColor="text1"/>
          <w:sz w:val="24"/>
          <w:szCs w:val="24"/>
          <w:lang w:val="en-US" w:eastAsia="pt-BR"/>
        </w:rPr>
        <w:t xml:space="preserve"> biome </w:t>
      </w:r>
      <w:r w:rsidR="00DD419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"10.3390/rs4103201", "author" : [ { "dropping-particle" : "", "family" : "Adami", "given" : "M.", "non-dropping-particle" : "", "parse-names" : false, "suffix" : "" }, { "dropping-particle" : "", "family" : "Mello", "given" : "M.P.", "non-dropping-particle" : "", "parse-names" : false, "suffix" : "" }, { "dropping-particle" : "", "family" : "Aguiar", "given" : "Daniel Alves", "non-dropping-particle" : "de", "parse-names" : false, "suffix" : "" }, { "dropping-particle" : "", "family" : "Rudorff", "given" : "B.F.T.", "non-dropping-particle" : "", "parse-names" : false, "suffix" : "" } ], "container-title" : "Remote Sensing", "id" : "ITEM-1", "issued" : { "date-parts" : [ [ "2012" ] ] }, "page" : "3201-3214", "title" : "Web platform development to perform thematic accuracy assessment of sugarcane mapping in South-Central Brazil.", "type" : "article-journal", "volume" : "4" }, "uris" : [ "http://www.mendeley.com/documents/?uuid=d7d57fd7-5727-4341-a5cd-40c7100386ba" ] }, { "id" : "ITEM-2", "itemData" : { "DOI" : "10.1016/j.jclepro.2016.06.074", "ISSN" : "09596526", "abstract" : "Given that sustainability of Brazilian ethanol is intrinsically associated with the effects of sugarcane expansion on land use changes, this paper aims to assess sugarcane land use using data such as sugarcane yield, water requirements, land expansion and production costs under rainfed and irrigated management. The Parana\u00edba basin was selected as a case study because of recent large scale expansion of sugarcane. Enhanced Vegetation Index (EVI) methodology was used to identify sugarcane dynamics during four crop seasons. Crop water requirements, through the water footprint methodology, cane yield, and production costs were estimated by combining the Agroecological Zone Model and CanaSoft. Results show that most sugarcane was spatially distributed in the central area of the basin, with less potential for yield gain through irrigation. This region has significant water availability issues. A 54% increase in sugarcane area (617,000\u2013947,000 ha) was identified, mostly from the central region to the west, and to a lesser extent to the southeast. Both expansion areas represent improved edaphoclimatic (soil and climatic) conditions, hence, higher yields, lower water footprint, and lower production costs under rainfed and irrigated managements. Furthermore, there are less subbasins with water quantity problems and almost none with water quality or both quantity and quality concerns, which suggests greater possibilities for accessing water for irrigation; however, there is an environmental cost associated with this practice on average, 13 m3 Mg\u22121 (Mega gram, 106 g) of blue water footprint. In the context of this highly water-intensive crop, sugarcane expansion in the Parana\u00edba basin in areas of improved soil and climatic conditions enhances the sustainability of ethanol production in Brazil.", "author" : [ { "dropping-particle" : "V.", "family" : "Scarpare", "given" : "F.", "non-dropping-particle" : "", "parse-names" : false, "suffix" : "" }, { "dropping-particle" : "", "family" : "Hernandes", "given" : "T. A. D.", "non-dropping-particle" : "", "parse-names" : false, "suffix" : "" }, { "dropping-particle" : "", "family" : "Ruiz-Corr\u00eaa", "given" : "S. T.", "non-dropping-particle" : "", "parse-names" : false, "suffix" : "" }, { "dropping-particle" : "", "family" : "Picoli", "given" : "M. C. A.", "non-dropping-particle" : "", "parse-names" : false, "suffix" : "" }, { "dropping-particle" : "", "family" : "Scanlon", "given" : "Bridget R..", "non-dropping-particle" : "", "parse-names" : false, "suffix" : "" }, { "dropping-particle" : "", "family" : "Chagas", "given" : "Mateus Ferreira.", "non-dropping-particle" : "", "parse-names" : false, "suffix" : "" }, { "dropping-particle" : "", "family" : "Duft", "given" : "Daniel Garbelini.", "non-dropping-particle" : "", "parse-names" : false, "suffix" : "" }, { "dropping-particle" : "", "family" : "Cardoso", "given" : "Terezinha de F\u00e1tima.", "non-dropping-particle" : "", "parse-names" : false, "suffix" : "" } ], "container-title" : "Journal of Cleaner Production", "id" : "ITEM-2", "issued" : { "date-parts" : [ [ "2016" ] ] }, "page" : "1318-1327", "title" : "Sugarcane land use and water resources assessment in the expansion area in Brazil", "type" : "article-journal", "volume" : "133" }, "uris" : [ "http://www.mendeley.com/documents/?uuid=f6513909-12f1-4e61-b770-6843985bc66f" ] } ], "mendeley" : { "formattedCitation" : "(Adami et al. 2012; F. V. Scarpare, Hernandes, Ruiz-Corr\u00eaa, Picoli, et al. 2016)", "plainTextFormattedCitation" : "(Adami et al. 2012; F. V. Scarpare, Hernandes, Ruiz-Corr\u00eaa, Picoli, et al. 2016)", "previouslyFormattedCitation" : "(Adami &lt;i&gt;et al.&lt;/i&gt;, 2012; Scarpare, F. V. &lt;i&gt;et al.&lt;/i&gt;, 2016)" }, "properties" : { "noteIndex" : 0 }, "schema" : "https://github.com/citation-style-language/schema/raw/master/csl-citation.json" }</w:instrText>
      </w:r>
      <w:r w:rsidR="00DD419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(Adami et al. 2012; F. V. Scarpare, Hernandes, Ruiz-Corrêa, Picoli, et al. 2016)</w:t>
      </w:r>
      <w:r w:rsidR="00DD4193">
        <w:rPr>
          <w:rFonts w:ascii="Times New Roman" w:eastAsia="Times New Roman" w:hAnsi="Times New Roman" w:cs="Times New Roman"/>
          <w:color w:val="000000" w:themeColor="text1"/>
          <w:sz w:val="24"/>
          <w:szCs w:val="24"/>
          <w:lang w:val="en-US" w:eastAsia="pt-BR"/>
        </w:rPr>
        <w:fldChar w:fldCharType="end"/>
      </w:r>
      <w:r w:rsidR="00DD4193">
        <w:rPr>
          <w:rFonts w:ascii="Times New Roman" w:eastAsia="Times New Roman" w:hAnsi="Times New Roman" w:cs="Times New Roman"/>
          <w:color w:val="000000" w:themeColor="text1"/>
          <w:sz w:val="24"/>
          <w:szCs w:val="24"/>
          <w:lang w:val="en-US" w:eastAsia="pt-BR"/>
        </w:rPr>
        <w:t>. In th</w:t>
      </w:r>
      <w:r w:rsidR="00AD52E1">
        <w:rPr>
          <w:rFonts w:ascii="Times New Roman" w:eastAsia="Times New Roman" w:hAnsi="Times New Roman" w:cs="Times New Roman"/>
          <w:color w:val="000000" w:themeColor="text1"/>
          <w:sz w:val="24"/>
          <w:szCs w:val="24"/>
          <w:lang w:val="en-US" w:eastAsia="pt-BR"/>
        </w:rPr>
        <w:t>e</w:t>
      </w:r>
      <w:r w:rsidR="00DD4193">
        <w:rPr>
          <w:rFonts w:ascii="Times New Roman" w:eastAsia="Times New Roman" w:hAnsi="Times New Roman" w:cs="Times New Roman"/>
          <w:color w:val="000000" w:themeColor="text1"/>
          <w:sz w:val="24"/>
          <w:szCs w:val="24"/>
          <w:lang w:val="en-US" w:eastAsia="pt-BR"/>
        </w:rPr>
        <w:t xml:space="preserve">se </w:t>
      </w:r>
      <w:r w:rsidR="00AD52E1">
        <w:rPr>
          <w:rFonts w:ascii="Times New Roman" w:eastAsia="Times New Roman" w:hAnsi="Times New Roman" w:cs="Times New Roman"/>
          <w:color w:val="000000" w:themeColor="text1"/>
          <w:sz w:val="24"/>
          <w:szCs w:val="24"/>
          <w:lang w:val="en-US" w:eastAsia="pt-BR"/>
        </w:rPr>
        <w:t xml:space="preserve">newly exploited </w:t>
      </w:r>
      <w:r w:rsidR="00DD4193">
        <w:rPr>
          <w:rFonts w:ascii="Times New Roman" w:eastAsia="Times New Roman" w:hAnsi="Times New Roman" w:cs="Times New Roman"/>
          <w:color w:val="000000" w:themeColor="text1"/>
          <w:sz w:val="24"/>
          <w:szCs w:val="24"/>
          <w:lang w:val="en-US" w:eastAsia="pt-BR"/>
        </w:rPr>
        <w:t xml:space="preserve">regions, </w:t>
      </w:r>
      <w:r w:rsidR="002B2991">
        <w:rPr>
          <w:rFonts w:ascii="Times New Roman" w:eastAsia="Times New Roman" w:hAnsi="Times New Roman" w:cs="Times New Roman"/>
          <w:color w:val="000000" w:themeColor="text1"/>
          <w:sz w:val="24"/>
          <w:szCs w:val="24"/>
          <w:lang w:val="en-US" w:eastAsia="pt-BR"/>
        </w:rPr>
        <w:t>sugarcane production</w:t>
      </w:r>
      <w:r w:rsidR="00646363">
        <w:rPr>
          <w:rFonts w:ascii="Times New Roman" w:eastAsia="Times New Roman" w:hAnsi="Times New Roman" w:cs="Times New Roman"/>
          <w:color w:val="000000" w:themeColor="text1"/>
          <w:sz w:val="24"/>
          <w:szCs w:val="24"/>
          <w:lang w:val="en-US" w:eastAsia="pt-BR"/>
        </w:rPr>
        <w:t xml:space="preserve"> </w:t>
      </w:r>
      <w:r w:rsidR="00646363">
        <w:rPr>
          <w:rFonts w:ascii="Times New Roman" w:eastAsia="Times New Roman" w:hAnsi="Times New Roman" w:cs="Times New Roman"/>
          <w:color w:val="000000" w:themeColor="text1"/>
          <w:sz w:val="24"/>
          <w:szCs w:val="24"/>
          <w:lang w:val="en-US" w:eastAsia="pt-BR"/>
        </w:rPr>
        <w:lastRenderedPageBreak/>
        <w:t>face</w:t>
      </w:r>
      <w:r w:rsidR="00AD52E1">
        <w:rPr>
          <w:rFonts w:ascii="Times New Roman" w:eastAsia="Times New Roman" w:hAnsi="Times New Roman" w:cs="Times New Roman"/>
          <w:color w:val="000000" w:themeColor="text1"/>
          <w:sz w:val="24"/>
          <w:szCs w:val="24"/>
          <w:lang w:val="en-US" w:eastAsia="pt-BR"/>
        </w:rPr>
        <w:t>s</w:t>
      </w:r>
      <w:r w:rsidR="00646363">
        <w:rPr>
          <w:rFonts w:ascii="Times New Roman" w:eastAsia="Times New Roman" w:hAnsi="Times New Roman" w:cs="Times New Roman"/>
          <w:color w:val="000000" w:themeColor="text1"/>
          <w:sz w:val="24"/>
          <w:szCs w:val="24"/>
          <w:lang w:val="en-US" w:eastAsia="pt-BR"/>
        </w:rPr>
        <w:t xml:space="preserve"> difficulties due to </w:t>
      </w:r>
      <w:r w:rsidR="002B2991">
        <w:rPr>
          <w:rFonts w:ascii="Times New Roman" w:eastAsia="Times New Roman" w:hAnsi="Times New Roman" w:cs="Times New Roman"/>
          <w:color w:val="000000" w:themeColor="text1"/>
          <w:sz w:val="24"/>
          <w:szCs w:val="24"/>
          <w:lang w:val="en-US" w:eastAsia="pt-BR"/>
        </w:rPr>
        <w:t>higher</w:t>
      </w:r>
      <w:r w:rsidR="00646363">
        <w:rPr>
          <w:rFonts w:ascii="Times New Roman" w:eastAsia="Times New Roman" w:hAnsi="Times New Roman" w:cs="Times New Roman"/>
          <w:color w:val="000000" w:themeColor="text1"/>
          <w:sz w:val="24"/>
          <w:szCs w:val="24"/>
          <w:lang w:val="en-US" w:eastAsia="pt-BR"/>
        </w:rPr>
        <w:t xml:space="preserve"> water</w:t>
      </w:r>
      <w:r w:rsidR="002B2991">
        <w:rPr>
          <w:rFonts w:ascii="Times New Roman" w:eastAsia="Times New Roman" w:hAnsi="Times New Roman" w:cs="Times New Roman"/>
          <w:color w:val="000000" w:themeColor="text1"/>
          <w:sz w:val="24"/>
          <w:szCs w:val="24"/>
          <w:lang w:val="en-US" w:eastAsia="pt-BR"/>
        </w:rPr>
        <w:t xml:space="preserve"> deficits</w:t>
      </w:r>
      <w:r w:rsidR="00646363">
        <w:rPr>
          <w:rFonts w:ascii="Times New Roman" w:eastAsia="Times New Roman" w:hAnsi="Times New Roman" w:cs="Times New Roman"/>
          <w:color w:val="000000" w:themeColor="text1"/>
          <w:sz w:val="24"/>
          <w:szCs w:val="24"/>
          <w:lang w:val="en-US" w:eastAsia="pt-BR"/>
        </w:rPr>
        <w:t xml:space="preserve"> and </w:t>
      </w:r>
      <w:r w:rsidR="00AD52E1">
        <w:rPr>
          <w:rFonts w:ascii="Times New Roman" w:eastAsia="Times New Roman" w:hAnsi="Times New Roman" w:cs="Times New Roman"/>
          <w:color w:val="000000" w:themeColor="text1"/>
          <w:sz w:val="24"/>
          <w:szCs w:val="24"/>
          <w:lang w:val="en-US" w:eastAsia="pt-BR"/>
        </w:rPr>
        <w:t xml:space="preserve">poor </w:t>
      </w:r>
      <w:r w:rsidR="00646363">
        <w:rPr>
          <w:rFonts w:ascii="Times New Roman" w:eastAsia="Times New Roman" w:hAnsi="Times New Roman" w:cs="Times New Roman"/>
          <w:color w:val="000000" w:themeColor="text1"/>
          <w:sz w:val="24"/>
          <w:szCs w:val="24"/>
          <w:lang w:val="en-US" w:eastAsia="pt-BR"/>
        </w:rPr>
        <w:t>soil conditions</w:t>
      </w:r>
      <w:r w:rsidR="00AD52E1">
        <w:rPr>
          <w:rFonts w:ascii="Times New Roman" w:eastAsia="Times New Roman" w:hAnsi="Times New Roman" w:cs="Times New Roman"/>
          <w:color w:val="000000" w:themeColor="text1"/>
          <w:sz w:val="24"/>
          <w:szCs w:val="24"/>
          <w:lang w:val="en-US" w:eastAsia="pt-BR"/>
        </w:rPr>
        <w:t>, making</w:t>
      </w:r>
      <w:r w:rsidR="00D7517E">
        <w:rPr>
          <w:rFonts w:ascii="Times New Roman" w:eastAsia="Times New Roman" w:hAnsi="Times New Roman" w:cs="Times New Roman"/>
          <w:color w:val="000000" w:themeColor="text1"/>
          <w:sz w:val="24"/>
          <w:szCs w:val="24"/>
          <w:lang w:val="en-US" w:eastAsia="pt-BR"/>
        </w:rPr>
        <w:t xml:space="preserve"> </w:t>
      </w:r>
      <w:r w:rsidR="005163F5">
        <w:rPr>
          <w:rFonts w:ascii="Times New Roman" w:eastAsia="Times New Roman" w:hAnsi="Times New Roman" w:cs="Times New Roman"/>
          <w:color w:val="000000" w:themeColor="text1"/>
          <w:sz w:val="24"/>
          <w:szCs w:val="24"/>
          <w:lang w:val="en-US" w:eastAsia="pt-BR"/>
        </w:rPr>
        <w:t>supplementary irrigation</w:t>
      </w:r>
      <w:r w:rsidR="004E7599">
        <w:rPr>
          <w:rFonts w:ascii="Times New Roman" w:eastAsia="Times New Roman" w:hAnsi="Times New Roman" w:cs="Times New Roman"/>
          <w:color w:val="000000" w:themeColor="text1"/>
          <w:sz w:val="24"/>
          <w:szCs w:val="24"/>
          <w:lang w:val="en-US" w:eastAsia="pt-BR"/>
        </w:rPr>
        <w:t xml:space="preserve"> mandatory for crop production</w:t>
      </w:r>
      <w:r w:rsidR="005163F5">
        <w:rPr>
          <w:rFonts w:ascii="Times New Roman" w:eastAsia="Times New Roman" w:hAnsi="Times New Roman" w:cs="Times New Roman"/>
          <w:color w:val="000000" w:themeColor="text1"/>
          <w:sz w:val="24"/>
          <w:szCs w:val="24"/>
          <w:lang w:val="en-US" w:eastAsia="pt-BR"/>
        </w:rPr>
        <w:t xml:space="preserve"> </w:t>
      </w:r>
      <w:r w:rsidR="002B2991">
        <w:rPr>
          <w:rFonts w:ascii="Times New Roman" w:eastAsia="Times New Roman" w:hAnsi="Times New Roman" w:cs="Times New Roman"/>
          <w:color w:val="000000" w:themeColor="text1"/>
          <w:sz w:val="24"/>
          <w:szCs w:val="24"/>
          <w:lang w:val="en-US" w:eastAsia="pt-BR"/>
        </w:rPr>
        <w:t xml:space="preserve"> </w:t>
      </w:r>
      <w:r w:rsidR="002B2991">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"10.1007/s12355-015-0367-0", "ISSN" : "09740740", "author" : [ { "dropping-particle" : "", "family" : "Vianna", "given" : "Murilo", "non-dropping-particle" : "", "parse-names" : false, "suffix" : "" }, { "dropping-particle" : "", "family" : "Sentelhas", "given" : "Paulo Cesar", "non-dropping-particle" : "", "parse-names" : false, "suffix" : "" } ], "container-title" : "Sugar Tech", "id" : "ITEM-1", "issue" : "1", "issued" : { "date-parts" : [ [ "2016" ] ] }, "page" : "75-86", "title" : "Performance of DSSAT CSM-CANEGRO Under Operational Conditions and its Use in Determining the 'Saving Irrigation' Impact on Sugarcane Crop", "type" : "article-journal", "volume" : "18" }, "uris" : [ "http://www.mendeley.com/documents/?uuid=3492859d-0038-469e-9fad-6e8aacfd8192" ] }, { "id" : "ITEM-2", "itemData" : { "DOI" : "10.1016/j.jclepro.2015.05.107", "ISSN" : "09596526", "abstract" : "The objective of this study was to perform a thorough evaluation of the water footprint in the Tiet\u00ea-Jacar\u00e9 Watershed, analyzing its overall situation, and formulating a constructive reduction response in the water footprint by using vinasse for fertigation. Cane yields from five sugarcane crops under two water regimes (rainfed and full irrigation by subsurface drip irrigation), combined with two N fertilization rates (zero and 150 kg ha-1 year-1), were used for water footprint estimation. The water footprint scenario considered the vinasse potential for fertigation, partially replacing the average Tiet\u00ea-Jacar\u00e9 Watershed water deficit, and limiting its application rate in 300 m3 ha-1. On average, the green, blue and grey water footprint found were 145, 38 and 18 m3 Mg-1, respectively; lower values when compared to other sugarcane-producing countries. The larger fraction of green against blue water footprint confirms the importance of rainfall in the Tiet\u00ea-Jacar\u00e9 Watershed. Nevertheless, the yield increase through fertigation practices promotes better use of the water resources showing that there is a potential for yield optimization in areas where reasonable rainfall occurs. Considering the vinasse fertigation replacing part of the necessary water volume required to implement subsurface drip irrigation on all the 9750 sugarcane hectares, the increase in rural water withdrawal due to full irrigation was only 17%, against an increase of 47% in sugarcane yield. Hence, in regions without water availability issues and with great land-use pressure, the yield intensification promoted by subsurface drip irrigation might be a way to release crop land areas.", "author" : [ { "dropping-particle" : "", "family" : "Scarpare", "given" : "F\u00e1bio Vale.", "non-dropping-particle" : "", "parse-names" : false, "suffix" : "" }, { "dropping-particle" : "", "family" : "Hernandes", "given" : "Thayse Aparecida Dourado.", "non-dropping-particle" : "", "parse-names" : false, "suffix" : "" }, { "dropping-particle" : "", "family" : "Ruiz-Corr\u00eaa", "given" : "Simone Toni.", "non-dropping-particle" : "", "parse-names" : false, "suffix" : "" }, { "dropping-particle" : "", "family" : "Kolln", "given" : "Oriel Tiago.", "non-dropping-particle" : "", "parse-names" : false, "suffix" : "" }, { "dropping-particle" : "", "family" : "Gava", "given" : "Glauber Jos\u00e9 De Castro.", "non-dropping-particle" : "", "parse-names" : false, "suffix" : "" }, { "dropping-particle" : "", "family" : "Santos", "given" : "Leonardo Naz\u00e1rio Silva.", "non-dropping-particle" : "Dos", "parse-names" : false, "suffix" : "" }, { "dropping-particle" : "", "family" : "Victoria", "given" : "Reynaldo Luiz.", "non-dropping-particle" : "", "parse-names" : false, "suffix" : "" } ], "container-title" : "Journal of Cleaner Production", "id" : "ITEM-2", "issued" : { "date-parts" : [ [ "2016" ] ] }, "page" : "4576-4584", "title" : "Sugarcane water footprint under different management practices in Brazil: Tiet\u00ea/Jacar\u00e9 watershed assessment", "type" : "article-journal", "volume" : "112" }, "uris" : [ "http://www.mendeley.com/documents/?uuid=5c149615-262b-4c93-b772-c2cc7f026beb" ] } ], "mendeley" : { "formattedCitation" : "(M. Vianna and Sentelhas 2016; F. V. Scarpare, Hernandes, Ruiz-Corr\u00eaa, Kolln, et al. 2016)", "plainTextFormattedCitation" : "(M. Vianna and Sentelhas 2016; F. V. Scarpare, Hernandes, Ruiz-Corr\u00eaa, Kolln, et al. 2016)", "previouslyFormattedCitation" : "(Scarpare, F\u00e1bio Vale. &lt;i&gt;et al.&lt;/i&gt;, 2016; Vianna e Sentelhas, 2016)" }, "properties" : { "noteIndex" : 0 }, "schema" : "https://github.com/citation-style-language/schema/raw/master/csl-citation.json" }</w:instrText>
      </w:r>
      <w:r w:rsidR="002B2991">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(M. Vianna and Sentelhas 2016; F. V. Scarpare, Hernandes, Ruiz-Corrêa, Kolln, et al. 2016)</w:t>
      </w:r>
      <w:r w:rsidR="002B2991">
        <w:rPr>
          <w:rFonts w:ascii="Times New Roman" w:eastAsia="Times New Roman" w:hAnsi="Times New Roman" w:cs="Times New Roman"/>
          <w:color w:val="000000" w:themeColor="text1"/>
          <w:sz w:val="24"/>
          <w:szCs w:val="24"/>
          <w:lang w:val="en-US" w:eastAsia="pt-BR"/>
        </w:rPr>
        <w:fldChar w:fldCharType="end"/>
      </w:r>
      <w:r w:rsidR="00CF6C7C" w:rsidRPr="00243A97">
        <w:rPr>
          <w:rFonts w:ascii="Times New Roman" w:eastAsia="Times New Roman" w:hAnsi="Times New Roman" w:cs="Times New Roman"/>
          <w:color w:val="000000" w:themeColor="text1"/>
          <w:sz w:val="24"/>
          <w:szCs w:val="24"/>
          <w:lang w:val="en-US" w:eastAsia="pt-BR"/>
        </w:rPr>
        <w:t>.</w:t>
      </w:r>
      <w:r w:rsidR="002B381C" w:rsidRPr="00243A97">
        <w:rPr>
          <w:rFonts w:ascii="Times New Roman" w:eastAsia="Times New Roman" w:hAnsi="Times New Roman" w:cs="Times New Roman"/>
          <w:color w:val="000000" w:themeColor="text1"/>
          <w:sz w:val="24"/>
          <w:szCs w:val="24"/>
          <w:lang w:val="en-US" w:eastAsia="pt-BR"/>
        </w:rPr>
        <w:t xml:space="preserve"> </w:t>
      </w:r>
      <w:r w:rsidR="004E7599">
        <w:rPr>
          <w:rFonts w:ascii="Times New Roman" w:eastAsia="Times New Roman" w:hAnsi="Times New Roman" w:cs="Times New Roman"/>
          <w:color w:val="000000" w:themeColor="text1"/>
          <w:sz w:val="24"/>
          <w:szCs w:val="24"/>
          <w:lang w:val="en-US" w:eastAsia="pt-BR"/>
        </w:rPr>
        <w:t xml:space="preserve">In addition, </w:t>
      </w:r>
      <w:r w:rsidR="00AD52E1">
        <w:rPr>
          <w:rFonts w:ascii="Times New Roman" w:eastAsia="Times New Roman" w:hAnsi="Times New Roman" w:cs="Times New Roman"/>
          <w:color w:val="000000" w:themeColor="text1"/>
          <w:sz w:val="24"/>
          <w:szCs w:val="24"/>
          <w:lang w:val="en-US" w:eastAsia="pt-BR"/>
        </w:rPr>
        <w:t xml:space="preserve">average </w:t>
      </w:r>
      <w:r w:rsidR="004E7599">
        <w:rPr>
          <w:rFonts w:ascii="Times New Roman" w:eastAsia="Times New Roman" w:hAnsi="Times New Roman" w:cs="Times New Roman"/>
          <w:color w:val="000000" w:themeColor="text1"/>
          <w:sz w:val="24"/>
          <w:szCs w:val="24"/>
          <w:lang w:val="en-US" w:eastAsia="pt-BR"/>
        </w:rPr>
        <w:t>sugarcane yield</w:t>
      </w:r>
      <w:r w:rsidR="002B381C" w:rsidRPr="000A781B">
        <w:rPr>
          <w:rFonts w:ascii="Times New Roman" w:eastAsia="Times New Roman" w:hAnsi="Times New Roman" w:cs="Times New Roman"/>
          <w:color w:val="000000" w:themeColor="text1"/>
          <w:sz w:val="24"/>
          <w:szCs w:val="24"/>
          <w:lang w:val="en-US" w:eastAsia="pt-BR"/>
        </w:rPr>
        <w:t xml:space="preserve"> </w:t>
      </w:r>
      <w:r w:rsidR="00AD52E1">
        <w:rPr>
          <w:rFonts w:ascii="Times New Roman" w:eastAsia="Times New Roman" w:hAnsi="Times New Roman" w:cs="Times New Roman"/>
          <w:color w:val="000000" w:themeColor="text1"/>
          <w:sz w:val="24"/>
          <w:szCs w:val="24"/>
          <w:lang w:val="en-US" w:eastAsia="pt-BR"/>
        </w:rPr>
        <w:t xml:space="preserve">leveled to </w:t>
      </w:r>
      <w:r w:rsidR="00CF6C7C">
        <w:rPr>
          <w:rFonts w:ascii="Times New Roman" w:eastAsia="Times New Roman" w:hAnsi="Times New Roman" w:cs="Times New Roman"/>
          <w:color w:val="000000" w:themeColor="text1"/>
          <w:sz w:val="24"/>
          <w:szCs w:val="24"/>
          <w:lang w:val="en-US" w:eastAsia="pt-BR"/>
        </w:rPr>
        <w:t xml:space="preserve">a </w:t>
      </w:r>
      <w:r w:rsidR="00AD52E1">
        <w:rPr>
          <w:rFonts w:ascii="Times New Roman" w:eastAsia="Times New Roman" w:hAnsi="Times New Roman" w:cs="Times New Roman"/>
          <w:color w:val="000000" w:themeColor="text1"/>
          <w:sz w:val="24"/>
          <w:szCs w:val="24"/>
          <w:lang w:val="en-US" w:eastAsia="pt-BR"/>
        </w:rPr>
        <w:t xml:space="preserve">maximum of about </w:t>
      </w:r>
      <w:r w:rsidR="00CF6C7C">
        <w:rPr>
          <w:rFonts w:ascii="Times New Roman" w:eastAsia="Times New Roman" w:hAnsi="Times New Roman" w:cs="Times New Roman"/>
          <w:color w:val="000000" w:themeColor="text1"/>
          <w:sz w:val="24"/>
          <w:szCs w:val="24"/>
          <w:lang w:val="en-US" w:eastAsia="pt-BR"/>
        </w:rPr>
        <w:t>75</w:t>
      </w:r>
      <w:r w:rsidR="002B381C" w:rsidRPr="000A781B">
        <w:rPr>
          <w:rFonts w:ascii="Times New Roman" w:eastAsia="Times New Roman" w:hAnsi="Times New Roman" w:cs="Times New Roman"/>
          <w:color w:val="000000" w:themeColor="text1"/>
          <w:sz w:val="24"/>
          <w:szCs w:val="24"/>
          <w:lang w:val="en-US" w:eastAsia="pt-BR"/>
        </w:rPr>
        <w:t xml:space="preserve"> t ha</w:t>
      </w:r>
      <w:r w:rsidR="002B381C" w:rsidRPr="000A781B">
        <w:rPr>
          <w:rFonts w:ascii="Times New Roman" w:eastAsia="Times New Roman" w:hAnsi="Times New Roman" w:cs="Times New Roman"/>
          <w:color w:val="000000" w:themeColor="text1"/>
          <w:sz w:val="24"/>
          <w:szCs w:val="24"/>
          <w:vertAlign w:val="superscript"/>
          <w:lang w:val="en-US" w:eastAsia="pt-BR"/>
        </w:rPr>
        <w:t>-1</w:t>
      </w:r>
      <w:r w:rsidR="002B381C">
        <w:rPr>
          <w:rFonts w:ascii="Times New Roman" w:eastAsia="Times New Roman" w:hAnsi="Times New Roman" w:cs="Times New Roman"/>
          <w:color w:val="000000" w:themeColor="text1"/>
          <w:sz w:val="24"/>
          <w:szCs w:val="24"/>
          <w:lang w:val="en-US" w:eastAsia="pt-BR"/>
        </w:rPr>
        <w:t xml:space="preserve"> </w:t>
      </w:r>
      <w:r w:rsidR="004E7599">
        <w:rPr>
          <w:rFonts w:ascii="Times New Roman" w:eastAsia="Times New Roman" w:hAnsi="Times New Roman" w:cs="Times New Roman"/>
          <w:color w:val="000000" w:themeColor="text1"/>
          <w:sz w:val="24"/>
          <w:szCs w:val="24"/>
          <w:lang w:val="en-US" w:eastAsia="pt-BR"/>
        </w:rPr>
        <w:t>and irrigati</w:t>
      </w:r>
      <w:r w:rsidR="0008574B">
        <w:rPr>
          <w:rFonts w:ascii="Times New Roman" w:eastAsia="Times New Roman" w:hAnsi="Times New Roman" w:cs="Times New Roman"/>
          <w:color w:val="000000" w:themeColor="text1"/>
          <w:sz w:val="24"/>
          <w:szCs w:val="24"/>
          <w:lang w:val="en-US" w:eastAsia="pt-BR"/>
        </w:rPr>
        <w:t xml:space="preserve">on </w:t>
      </w:r>
      <w:r w:rsidR="009C6370">
        <w:rPr>
          <w:rFonts w:ascii="Times New Roman" w:eastAsia="Times New Roman" w:hAnsi="Times New Roman" w:cs="Times New Roman"/>
          <w:color w:val="000000" w:themeColor="text1"/>
          <w:sz w:val="24"/>
          <w:szCs w:val="24"/>
          <w:lang w:val="en-US" w:eastAsia="pt-BR"/>
        </w:rPr>
        <w:t>bec</w:t>
      </w:r>
      <w:r w:rsidR="00AD52E1">
        <w:rPr>
          <w:rFonts w:ascii="Times New Roman" w:eastAsia="Times New Roman" w:hAnsi="Times New Roman" w:cs="Times New Roman"/>
          <w:color w:val="000000" w:themeColor="text1"/>
          <w:sz w:val="24"/>
          <w:szCs w:val="24"/>
          <w:lang w:val="en-US" w:eastAsia="pt-BR"/>
        </w:rPr>
        <w:t>a</w:t>
      </w:r>
      <w:r w:rsidR="009C6370">
        <w:rPr>
          <w:rFonts w:ascii="Times New Roman" w:eastAsia="Times New Roman" w:hAnsi="Times New Roman" w:cs="Times New Roman"/>
          <w:color w:val="000000" w:themeColor="text1"/>
          <w:sz w:val="24"/>
          <w:szCs w:val="24"/>
          <w:lang w:val="en-US" w:eastAsia="pt-BR"/>
        </w:rPr>
        <w:t>me</w:t>
      </w:r>
      <w:r w:rsidR="0008574B">
        <w:rPr>
          <w:rFonts w:ascii="Times New Roman" w:eastAsia="Times New Roman" w:hAnsi="Times New Roman" w:cs="Times New Roman"/>
          <w:color w:val="000000" w:themeColor="text1"/>
          <w:sz w:val="24"/>
          <w:szCs w:val="24"/>
          <w:lang w:val="en-US" w:eastAsia="pt-BR"/>
        </w:rPr>
        <w:t xml:space="preserve"> </w:t>
      </w:r>
      <w:r w:rsidR="00CB75E1">
        <w:rPr>
          <w:rFonts w:ascii="Times New Roman" w:eastAsia="Times New Roman" w:hAnsi="Times New Roman" w:cs="Times New Roman"/>
          <w:color w:val="000000" w:themeColor="text1"/>
          <w:sz w:val="24"/>
          <w:szCs w:val="24"/>
          <w:lang w:val="en-US" w:eastAsia="pt-BR"/>
        </w:rPr>
        <w:t xml:space="preserve">a </w:t>
      </w:r>
      <w:r w:rsidR="00AD52E1">
        <w:rPr>
          <w:rFonts w:ascii="Times New Roman" w:eastAsia="Times New Roman" w:hAnsi="Times New Roman" w:cs="Times New Roman"/>
          <w:color w:val="000000" w:themeColor="text1"/>
          <w:sz w:val="24"/>
          <w:szCs w:val="24"/>
          <w:lang w:val="en-US" w:eastAsia="pt-BR"/>
        </w:rPr>
        <w:t>successful</w:t>
      </w:r>
      <w:r w:rsidR="00CB75E1">
        <w:rPr>
          <w:rFonts w:ascii="Times New Roman" w:eastAsia="Times New Roman" w:hAnsi="Times New Roman" w:cs="Times New Roman"/>
          <w:color w:val="000000" w:themeColor="text1"/>
          <w:sz w:val="24"/>
          <w:szCs w:val="24"/>
          <w:lang w:val="en-US" w:eastAsia="pt-BR"/>
        </w:rPr>
        <w:t xml:space="preserve"> strategy</w:t>
      </w:r>
      <w:r w:rsidR="009C6370">
        <w:rPr>
          <w:rFonts w:ascii="Times New Roman" w:eastAsia="Times New Roman" w:hAnsi="Times New Roman" w:cs="Times New Roman"/>
          <w:color w:val="000000" w:themeColor="text1"/>
          <w:sz w:val="24"/>
          <w:szCs w:val="24"/>
          <w:lang w:val="en-US" w:eastAsia="pt-BR"/>
        </w:rPr>
        <w:t xml:space="preserve"> to </w:t>
      </w:r>
      <w:r w:rsidR="0008574B">
        <w:rPr>
          <w:rFonts w:ascii="Times New Roman" w:eastAsia="Times New Roman" w:hAnsi="Times New Roman" w:cs="Times New Roman"/>
          <w:color w:val="000000" w:themeColor="text1"/>
          <w:sz w:val="24"/>
          <w:szCs w:val="24"/>
          <w:lang w:val="en-US" w:eastAsia="pt-BR"/>
        </w:rPr>
        <w:t>increase production</w:t>
      </w:r>
      <w:r w:rsidR="004E7599">
        <w:rPr>
          <w:rFonts w:ascii="Times New Roman" w:eastAsia="Times New Roman" w:hAnsi="Times New Roman" w:cs="Times New Roman"/>
          <w:color w:val="000000" w:themeColor="text1"/>
          <w:sz w:val="24"/>
          <w:szCs w:val="24"/>
          <w:lang w:val="en-US" w:eastAsia="pt-BR"/>
        </w:rPr>
        <w:t xml:space="preserve"> </w:t>
      </w:r>
      <w:r w:rsidR="00AD52E1">
        <w:rPr>
          <w:rFonts w:ascii="Times New Roman" w:eastAsia="Times New Roman" w:hAnsi="Times New Roman" w:cs="Times New Roman"/>
          <w:color w:val="000000" w:themeColor="text1"/>
          <w:sz w:val="24"/>
          <w:szCs w:val="24"/>
          <w:lang w:val="en-US" w:eastAsia="pt-BR"/>
        </w:rPr>
        <w:t xml:space="preserve">in many parts of </w:t>
      </w:r>
      <w:r w:rsidR="004E7599">
        <w:rPr>
          <w:rFonts w:ascii="Times New Roman" w:eastAsia="Times New Roman" w:hAnsi="Times New Roman" w:cs="Times New Roman"/>
          <w:color w:val="000000" w:themeColor="text1"/>
          <w:sz w:val="24"/>
          <w:szCs w:val="24"/>
          <w:lang w:val="en-US" w:eastAsia="pt-BR"/>
        </w:rPr>
        <w:t>the country</w:t>
      </w:r>
      <w:r w:rsidR="00CB75E1">
        <w:rPr>
          <w:rFonts w:ascii="Times New Roman" w:eastAsia="Times New Roman" w:hAnsi="Times New Roman" w:cs="Times New Roman"/>
          <w:color w:val="000000" w:themeColor="text1"/>
          <w:sz w:val="24"/>
          <w:szCs w:val="24"/>
          <w:lang w:val="en-US" w:eastAsia="pt-BR"/>
        </w:rPr>
        <w:t>. Nowadays,</w:t>
      </w:r>
      <w:r w:rsidR="0008574B">
        <w:rPr>
          <w:rFonts w:ascii="Times New Roman" w:eastAsia="Times New Roman" w:hAnsi="Times New Roman" w:cs="Times New Roman"/>
          <w:color w:val="000000" w:themeColor="text1"/>
          <w:sz w:val="24"/>
          <w:szCs w:val="24"/>
          <w:lang w:val="en-US" w:eastAsia="pt-BR"/>
        </w:rPr>
        <w:t xml:space="preserve"> </w:t>
      </w:r>
      <w:r w:rsidR="00CB75E1">
        <w:rPr>
          <w:rFonts w:ascii="Times New Roman" w:eastAsia="Times New Roman" w:hAnsi="Times New Roman" w:cs="Times New Roman"/>
          <w:color w:val="000000" w:themeColor="text1"/>
          <w:sz w:val="24"/>
          <w:szCs w:val="24"/>
          <w:lang w:val="en-US" w:eastAsia="pt-BR"/>
        </w:rPr>
        <w:t xml:space="preserve">Brazilian irrigated fields are the </w:t>
      </w:r>
      <w:r w:rsidR="00AD52E1">
        <w:rPr>
          <w:rFonts w:ascii="Times New Roman" w:eastAsia="Times New Roman" w:hAnsi="Times New Roman" w:cs="Times New Roman"/>
          <w:color w:val="000000" w:themeColor="text1"/>
          <w:sz w:val="24"/>
          <w:szCs w:val="24"/>
          <w:lang w:val="en-US" w:eastAsia="pt-BR"/>
        </w:rPr>
        <w:t>greatest</w:t>
      </w:r>
      <w:r w:rsidR="00CB75E1">
        <w:rPr>
          <w:rFonts w:ascii="Times New Roman" w:eastAsia="Times New Roman" w:hAnsi="Times New Roman" w:cs="Times New Roman"/>
          <w:color w:val="000000" w:themeColor="text1"/>
          <w:sz w:val="24"/>
          <w:szCs w:val="24"/>
          <w:lang w:val="en-US" w:eastAsia="pt-BR"/>
        </w:rPr>
        <w:t xml:space="preserve"> water </w:t>
      </w:r>
      <w:r w:rsidR="00AD52E1">
        <w:rPr>
          <w:rFonts w:ascii="Times New Roman" w:eastAsia="Times New Roman" w:hAnsi="Times New Roman" w:cs="Times New Roman"/>
          <w:color w:val="000000" w:themeColor="text1"/>
          <w:sz w:val="24"/>
          <w:szCs w:val="24"/>
          <w:lang w:val="en-US" w:eastAsia="pt-BR"/>
        </w:rPr>
        <w:t xml:space="preserve">consumers, </w:t>
      </w:r>
      <w:r w:rsidR="00CB75E1">
        <w:rPr>
          <w:rFonts w:ascii="Times New Roman" w:eastAsia="Times New Roman" w:hAnsi="Times New Roman" w:cs="Times New Roman"/>
          <w:color w:val="000000" w:themeColor="text1"/>
          <w:sz w:val="24"/>
          <w:szCs w:val="24"/>
          <w:lang w:val="en-US" w:eastAsia="pt-BR"/>
        </w:rPr>
        <w:t xml:space="preserve">corresponding to more than 55% </w:t>
      </w:r>
      <w:r w:rsidR="00AD52E1">
        <w:rPr>
          <w:rFonts w:ascii="Times New Roman" w:eastAsia="Times New Roman" w:hAnsi="Times New Roman" w:cs="Times New Roman"/>
          <w:color w:val="000000" w:themeColor="text1"/>
          <w:sz w:val="24"/>
          <w:szCs w:val="24"/>
          <w:lang w:val="en-US" w:eastAsia="pt-BR"/>
        </w:rPr>
        <w:t>of total consumption</w:t>
      </w:r>
      <w:r w:rsidR="00CB75E1">
        <w:rPr>
          <w:rFonts w:ascii="Times New Roman" w:eastAsia="Times New Roman" w:hAnsi="Times New Roman" w:cs="Times New Roman"/>
          <w:color w:val="000000" w:themeColor="text1"/>
          <w:sz w:val="24"/>
          <w:szCs w:val="24"/>
          <w:lang w:val="en-US" w:eastAsia="pt-BR"/>
        </w:rPr>
        <w:t>, sugarcane</w:t>
      </w:r>
      <w:r w:rsidR="00C07585">
        <w:rPr>
          <w:rFonts w:ascii="Times New Roman" w:eastAsia="Times New Roman" w:hAnsi="Times New Roman" w:cs="Times New Roman"/>
          <w:color w:val="000000" w:themeColor="text1"/>
          <w:sz w:val="24"/>
          <w:szCs w:val="24"/>
          <w:lang w:val="en-US" w:eastAsia="pt-BR"/>
        </w:rPr>
        <w:t xml:space="preserve"> </w:t>
      </w:r>
      <w:r w:rsidR="00AD52E1">
        <w:rPr>
          <w:rFonts w:ascii="Times New Roman" w:eastAsia="Times New Roman" w:hAnsi="Times New Roman" w:cs="Times New Roman"/>
          <w:color w:val="000000" w:themeColor="text1"/>
          <w:sz w:val="24"/>
          <w:szCs w:val="24"/>
          <w:lang w:val="en-US" w:eastAsia="pt-BR"/>
        </w:rPr>
        <w:t xml:space="preserve">being </w:t>
      </w:r>
      <w:r w:rsidR="00C07585">
        <w:rPr>
          <w:rFonts w:ascii="Times New Roman" w:eastAsia="Times New Roman" w:hAnsi="Times New Roman" w:cs="Times New Roman"/>
          <w:color w:val="000000" w:themeColor="text1"/>
          <w:sz w:val="24"/>
          <w:szCs w:val="24"/>
          <w:lang w:val="en-US" w:eastAsia="pt-BR"/>
        </w:rPr>
        <w:t>responsible for 29% of irrigated fields</w:t>
      </w:r>
      <w:r w:rsidR="0008574B">
        <w:rPr>
          <w:rFonts w:ascii="Times New Roman" w:eastAsia="Times New Roman" w:hAnsi="Times New Roman" w:cs="Times New Roman"/>
          <w:color w:val="000000" w:themeColor="text1"/>
          <w:sz w:val="24"/>
          <w:szCs w:val="24"/>
          <w:lang w:val="en-US" w:eastAsia="pt-BR"/>
        </w:rPr>
        <w:t xml:space="preserve"> </w:t>
      </w:r>
      <w:r w:rsidR="0008574B">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"ANA", "given" : "(Ag\u00eancia Nacional de \u00c1guas)", "non-dropping-particle" : "", "parse-names" : false, "suffix" : "" } ], "id" : "ITEM-1", "issued" : { "date-parts" : [ [ "2016" ] ] }, "page" : "95", "title" : "Conjuntura Dos Recursos H\u00eddricos No Brasil: Informe 2016", "type" : "article-journal" }, "uris" : [ "http://www.mendeley.com/documents/?uuid=5253ffb6-f84f-42fa-9d75-d4f47be56a79" ] } ], "mendeley" : { "formattedCitation" : "(ANA 2016)", "plainTextFormattedCitation" : "(ANA 2016)", "previouslyFormattedCitation" : "(ANA, 2016)" }, "properties" : { "noteIndex" : 0 }, "schema" : "https://github.com/citation-style-language/schema/raw/master/csl-citation.json" }</w:instrText>
      </w:r>
      <w:r w:rsidR="0008574B">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(ANA 2016)</w:t>
      </w:r>
      <w:r w:rsidR="0008574B">
        <w:rPr>
          <w:rFonts w:ascii="Times New Roman" w:eastAsia="Times New Roman" w:hAnsi="Times New Roman" w:cs="Times New Roman"/>
          <w:color w:val="000000" w:themeColor="text1"/>
          <w:sz w:val="24"/>
          <w:szCs w:val="24"/>
          <w:lang w:val="en-US" w:eastAsia="pt-BR"/>
        </w:rPr>
        <w:fldChar w:fldCharType="end"/>
      </w:r>
      <w:r w:rsidR="0008574B">
        <w:rPr>
          <w:rFonts w:ascii="Times New Roman" w:eastAsia="Times New Roman" w:hAnsi="Times New Roman" w:cs="Times New Roman"/>
          <w:color w:val="000000" w:themeColor="text1"/>
          <w:sz w:val="24"/>
          <w:szCs w:val="24"/>
          <w:lang w:val="en-US" w:eastAsia="pt-BR"/>
        </w:rPr>
        <w:t>.</w:t>
      </w:r>
      <w:r w:rsidR="00C07585">
        <w:rPr>
          <w:rFonts w:ascii="Times New Roman" w:eastAsia="Times New Roman" w:hAnsi="Times New Roman" w:cs="Times New Roman"/>
          <w:color w:val="000000" w:themeColor="text1"/>
          <w:sz w:val="24"/>
          <w:szCs w:val="24"/>
          <w:lang w:val="en-US" w:eastAsia="pt-BR"/>
        </w:rPr>
        <w:t xml:space="preserve"> In this context, </w:t>
      </w:r>
      <w:r w:rsidR="00A650F6">
        <w:rPr>
          <w:rFonts w:ascii="Times New Roman" w:eastAsia="Times New Roman" w:hAnsi="Times New Roman" w:cs="Times New Roman"/>
          <w:color w:val="000000" w:themeColor="text1"/>
          <w:sz w:val="24"/>
          <w:szCs w:val="24"/>
          <w:lang w:val="en-US" w:eastAsia="pt-BR"/>
        </w:rPr>
        <w:t xml:space="preserve">soil-water and hydrological studies become increasingly </w:t>
      </w:r>
      <w:r w:rsidR="00A650F6" w:rsidRPr="0065160C">
        <w:rPr>
          <w:rFonts w:ascii="Times New Roman" w:eastAsia="Times New Roman" w:hAnsi="Times New Roman" w:cs="Times New Roman"/>
          <w:color w:val="000000" w:themeColor="text1"/>
          <w:sz w:val="24"/>
          <w:szCs w:val="24"/>
          <w:lang w:val="en-US" w:eastAsia="pt-BR"/>
        </w:rPr>
        <w:t>useful for plann</w:t>
      </w:r>
      <w:r w:rsidR="00AD52E1">
        <w:rPr>
          <w:rFonts w:ascii="Times New Roman" w:eastAsia="Times New Roman" w:hAnsi="Times New Roman" w:cs="Times New Roman"/>
          <w:color w:val="000000" w:themeColor="text1"/>
          <w:sz w:val="24"/>
          <w:szCs w:val="24"/>
          <w:lang w:val="en-US" w:eastAsia="pt-BR"/>
        </w:rPr>
        <w:t>ers</w:t>
      </w:r>
      <w:r w:rsidR="00A650F6" w:rsidRPr="0065160C">
        <w:rPr>
          <w:rFonts w:ascii="Times New Roman" w:eastAsia="Times New Roman" w:hAnsi="Times New Roman" w:cs="Times New Roman"/>
          <w:color w:val="000000" w:themeColor="text1"/>
          <w:sz w:val="24"/>
          <w:szCs w:val="24"/>
          <w:lang w:val="en-US" w:eastAsia="pt-BR"/>
        </w:rPr>
        <w:t xml:space="preserve"> and </w:t>
      </w:r>
      <w:r w:rsidR="00A650F6">
        <w:rPr>
          <w:rFonts w:ascii="Times New Roman" w:eastAsia="Times New Roman" w:hAnsi="Times New Roman" w:cs="Times New Roman"/>
          <w:color w:val="000000" w:themeColor="text1"/>
          <w:sz w:val="24"/>
          <w:szCs w:val="24"/>
          <w:lang w:val="en-US" w:eastAsia="pt-BR"/>
        </w:rPr>
        <w:t>policymak</w:t>
      </w:r>
      <w:r w:rsidR="00AD52E1">
        <w:rPr>
          <w:rFonts w:ascii="Times New Roman" w:eastAsia="Times New Roman" w:hAnsi="Times New Roman" w:cs="Times New Roman"/>
          <w:color w:val="000000" w:themeColor="text1"/>
          <w:sz w:val="24"/>
          <w:szCs w:val="24"/>
          <w:lang w:val="en-US" w:eastAsia="pt-BR"/>
        </w:rPr>
        <w:t>ers</w:t>
      </w:r>
      <w:r w:rsidR="00A650F6">
        <w:rPr>
          <w:rFonts w:ascii="Times New Roman" w:eastAsia="Times New Roman" w:hAnsi="Times New Roman" w:cs="Times New Roman"/>
          <w:color w:val="000000" w:themeColor="text1"/>
          <w:sz w:val="24"/>
          <w:szCs w:val="24"/>
          <w:lang w:val="en-US" w:eastAsia="pt-BR"/>
        </w:rPr>
        <w:t xml:space="preserve"> </w:t>
      </w:r>
      <w:r w:rsidR="00A650F6">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"10.1016/j.jclepro.2015.05.107", "ISSN" : "09596526", "abstract" : "The objective of this study was to perform a thorough evaluation of the water footprint in the Tiet\u00ea-Jacar\u00e9 Watershed, analyzing its overall situation, and formulating a constructive reduction response in the water footprint by using vinasse for fertigation. Cane yields from five sugarcane crops under two water regimes (rainfed and full irrigation by subsurface drip irrigation), combined with two N fertilization rates (zero and 150 kg ha-1 year-1), were used for water footprint estimation. The water footprint scenario considered the vinasse potential for fertigation, partially replacing the average Tiet\u00ea-Jacar\u00e9 Watershed water deficit, and limiting its application rate in 300 m3 ha-1. On average, the green, blue and grey water footprint found were 145, 38 and 18 m3 Mg-1, respectively; lower values when compared to other sugarcane-producing countries. The larger fraction of green against blue water footprint confirms the importance of rainfall in the Tiet\u00ea-Jacar\u00e9 Watershed. Nevertheless, the yield increase through fertigation practices promotes better use of the water resources showing that there is a potential for yield optimization in areas where reasonable rainfall occurs. Considering the vinasse fertigation replacing part of the necessary water volume required to implement subsurface drip irrigation on all the 9750 sugarcane hectares, the increase in rural water withdrawal due to full irrigation was only 17%, against an increase of 47% in sugarcane yield. Hence, in regions without water availability issues and with great land-use pressure, the yield intensification promoted by subsurface drip irrigation might be a way to release crop land areas.", "author" : [ { "dropping-particle" : "", "family" : "Scarpare", "given" : "F\u00e1bio Vale.", "non-dropping-particle" : "", "parse-names" : false, "suffix" : "" }, { "dropping-particle" : "", "family" : "Hernandes", "given" : "Thayse Aparecida Dourado.", "non-dropping-particle" : "", "parse-names" : false, "suffix" : "" }, { "dropping-particle" : "", "family" : "Ruiz-Corr\u00eaa", "given" : "Simone Toni.", "non-dropping-particle" : "", "parse-names" : false, "suffix" : "" }, { "dropping-particle" : "", "family" : "Kolln", "given" : "Oriel Tiago.", "non-dropping-particle" : "", "parse-names" : false, "suffix" : "" }, { "dropping-particle" : "", "family" : "Gava", "given" : "Glauber Jos\u00e9 De Castro.", "non-dropping-particle" : "", "parse-names" : false, "suffix" : "" }, { "dropping-particle" : "", "family" : "Santos", "given" : "Leonardo Naz\u00e1rio Silva.", "non-dropping-particle" : "Dos", "parse-names" : false, "suffix" : "" }, { "dropping-particle" : "", "family" : "Victoria", "given" : "Reynaldo Luiz.", "non-dropping-particle" : "", "parse-names" : false, "suffix" : "" } ], "container-title" : "Journal of Cleaner Production", "id" : "ITEM-1", "issued" : { "date-parts" : [ [ "2016" ] ] }, "page" : "4576-4584", "title" : "Sugarcane water footprint under different management practices in Brazil: Tiet\u00ea/Jacar\u00e9 watershed assessment", "type" : "article-journal", "volume" : "112" }, "uris" : [ "http://www.mendeley.com/documents/?uuid=5c149615-262b-4c93-b772-c2cc7f026beb" ] }, { "id" : "ITEM-2", "itemData" : { "DOI" : "10.1016/j.jclepro.2017.01.167", "ISSN" : "09596526", "abstract" : "The application of sewage via subsurface drip irrigation is a means of reducing the potential of the water footprint for the production of stems of sugarcane by eliminating the water abstraction for irrigation and reducing the load of pollutants in water bodies. The water footprint is an indicator of the amount of freshwater used to produce a certain quantity of product, which, in the case of this study, is ton of stems. The study was performed in State of S??o Paulo, Brazil. This study aims to calculate the water footprint from sugarcane that was non-irrigated or irrigated with treated domestic sewage and freshwater by drip irrigation in the presence or absence of nutritional supplementation using fertigation. Application of treated domestic sewage by subsurface drip irrigation reduced the water footprint to component grey, which is related to water pollution. The grey water footprint showed values between 2.4 and 2.7 m3 Mg-1 stems of sugarcane in irrigated treatments, and the non-irrigated with fertilization topdressing showed a value near 7.3 m3 Mg-1 stems. The use of subsurface drip irrigation reduced the water footprint green component, regardless of the quality of the water used for irrigation, with values between 21 and 26 m3 Mg-1 stems for the irrigated treatments, where as the non-irrigated treatment resulted in an average of 52 m3 Mg-1. Note that the green component contributes the highest fraction of the water footprint in all treatments, with values close to 89% in non-irrigated crops and crops irrigated with freshwater and a value of close to 70% in sugarcane irrigated with treated domestic sewage. The results show a reduction in the water footprint during the production of stems of sugarcane when used for subsurface drip irrigation and treated domestic sewage.", "author" : [ { "dropping-particle" : "", "family" : "Barbosa", "given" : "Eduardo Augusto Agnellos", "non-dropping-particle" : "", "parse-names" : false, "suffix" : "" }, { "dropping-particle" : "", "family" : "Matsura", "given" : "Edson Eiji", "non-dropping-particle" : "", "parse-names" : false, "suffix" : "" }, { "dropping-particle" : "", "fam</w:instrText>
      </w:r>
      <w:r w:rsidR="00521BEE" w:rsidRPr="00521BEE">
        <w:rPr>
          <w:rFonts w:ascii="Times New Roman" w:eastAsia="Times New Roman" w:hAnsi="Times New Roman" w:cs="Times New Roman"/>
          <w:color w:val="000000" w:themeColor="text1"/>
          <w:sz w:val="24"/>
          <w:szCs w:val="24"/>
          <w:lang w:eastAsia="pt-BR"/>
        </w:rPr>
        <w:instrText>ily" : "Santos", "given" : "Leonardo Naz??rio Silva", "non-dropping-particle" : "dos", "parse-names" : false, "suffix" : "" }, { "dropping-particle" : "", "family" : "Gon??alves", "given" : "Ivo Zution", "non-dropping-particle" : "", "parse-names" : false, "suffix" : "" }, { "dropping-particle" : "", "family" : "Naz??rio", "given" : "Aline Azevedo", "non-dropping-particle" : "", "parse-names" : false, "suffix" : "" }, { "dropping-particle" : "", "family" : "Feitosa", "given" : "Daniel Rodrigues Cavalcante", "non-dropping-particle" : "", "parse-names" : false, "suffix" : "" } ], "container-title" : "Journal of Cleaner Production", "id" : "ITEM-2", "issued" : { "date-parts" : [ [ "2017" ] ] }, "page" : "448-456", "title" : "Water footprint of sugarcane irrigated with treated sewage and freshwater under subsurface drip irrigation, in Southeast Brazil", "type" : "article-journal", "volume" : "153" }, "uris" : [ "http://www.mendeley.com/documents/?uuid=926debb4-2c4d-488e-9e36-eecdf13eebad" ] } ], "mendeley" : { "formattedCitation" : "(F. V. Scarpare, Hernandes, Ruiz-Corr\u00eaa, Kolln, et al. 2016; Barbosa et al. 2017)", "plainTextFormattedCitation" : "(F. V. Scarpare, Hernandes, Ruiz-Corr\u00eaa, Kolln, et al. 2016; Barbosa et al. 2017)", "previouslyFormattedCitation" : "(Barbosa &lt;i&gt;et al.&lt;/i&gt;, 2017; Scarpare, F\u00e1bio Vale. &lt;i&gt;et al.&lt;/i&gt;, 2016)" }, "properties" : { "noteIndex" : 0 }, "schema" : "https://github.com/citation-style-language/schema/raw/master/csl-citation.json" }</w:instrText>
      </w:r>
      <w:r w:rsidR="00A650F6">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eastAsia="pt-BR"/>
        </w:rPr>
        <w:t>(F. V. Scarpare, Hernandes, Ruiz-Corrêa, Kolln, et al. 2016; Barbosa et al. 2017)</w:t>
      </w:r>
      <w:r w:rsidR="00A650F6">
        <w:rPr>
          <w:rFonts w:ascii="Times New Roman" w:eastAsia="Times New Roman" w:hAnsi="Times New Roman" w:cs="Times New Roman"/>
          <w:color w:val="000000" w:themeColor="text1"/>
          <w:sz w:val="24"/>
          <w:szCs w:val="24"/>
          <w:lang w:val="en-US" w:eastAsia="pt-BR"/>
        </w:rPr>
        <w:fldChar w:fldCharType="end"/>
      </w:r>
      <w:r w:rsidR="00A650F6" w:rsidRPr="00521BEE">
        <w:rPr>
          <w:rFonts w:ascii="Times New Roman" w:eastAsia="Times New Roman" w:hAnsi="Times New Roman" w:cs="Times New Roman"/>
          <w:color w:val="000000" w:themeColor="text1"/>
          <w:sz w:val="24"/>
          <w:szCs w:val="24"/>
          <w:lang w:eastAsia="pt-BR"/>
        </w:rPr>
        <w:t xml:space="preserve">. </w:t>
      </w:r>
    </w:p>
    <w:p w14:paraId="5EF32EB7" w14:textId="3F0EAA14" w:rsidR="00ED4DCD" w:rsidRDefault="00322BA5" w:rsidP="00ED4DCD">
      <w:pPr>
        <w:shd w:val="clear" w:color="auto" w:fill="FFFFFF"/>
        <w:spacing w:after="0" w:line="480" w:lineRule="auto"/>
        <w:ind w:firstLine="708"/>
        <w:jc w:val="both"/>
        <w:rPr>
          <w:rFonts w:ascii="Times New Roman" w:eastAsia="SimSun" w:hAnsi="Times New Roman" w:cs="Times New Roman"/>
          <w:sz w:val="24"/>
          <w:szCs w:val="24"/>
          <w:lang w:val="en-US" w:eastAsia="zh-CN"/>
        </w:rPr>
      </w:pPr>
      <w:r w:rsidRPr="005634AA">
        <w:rPr>
          <w:rFonts w:ascii="Times New Roman" w:eastAsia="Times New Roman" w:hAnsi="Times New Roman" w:cs="Times New Roman"/>
          <w:color w:val="000000" w:themeColor="text1"/>
          <w:sz w:val="24"/>
          <w:szCs w:val="24"/>
          <w:lang w:val="en-US" w:eastAsia="pt-BR"/>
        </w:rPr>
        <w:t xml:space="preserve">Process </w:t>
      </w:r>
      <w:r w:rsidR="00244EDD">
        <w:rPr>
          <w:rFonts w:ascii="Times New Roman" w:eastAsia="Times New Roman" w:hAnsi="Times New Roman" w:cs="Times New Roman"/>
          <w:color w:val="000000" w:themeColor="text1"/>
          <w:sz w:val="24"/>
          <w:szCs w:val="24"/>
          <w:lang w:val="en-US" w:eastAsia="pt-BR"/>
        </w:rPr>
        <w:t>b</w:t>
      </w:r>
      <w:r w:rsidR="00244EDD" w:rsidRPr="005634AA">
        <w:rPr>
          <w:rFonts w:ascii="Times New Roman" w:eastAsia="Times New Roman" w:hAnsi="Times New Roman" w:cs="Times New Roman"/>
          <w:color w:val="000000" w:themeColor="text1"/>
          <w:sz w:val="24"/>
          <w:szCs w:val="24"/>
          <w:lang w:val="en-US" w:eastAsia="pt-BR"/>
        </w:rPr>
        <w:t xml:space="preserve">ased </w:t>
      </w:r>
      <w:r w:rsidR="00244EDD">
        <w:rPr>
          <w:rFonts w:ascii="Times New Roman" w:eastAsia="Times New Roman" w:hAnsi="Times New Roman" w:cs="Times New Roman"/>
          <w:color w:val="000000" w:themeColor="text1"/>
          <w:sz w:val="24"/>
          <w:szCs w:val="24"/>
          <w:lang w:val="en-US" w:eastAsia="pt-BR"/>
        </w:rPr>
        <w:t>crop m</w:t>
      </w:r>
      <w:r w:rsidR="00244EDD" w:rsidRPr="005634AA">
        <w:rPr>
          <w:rFonts w:ascii="Times New Roman" w:eastAsia="Times New Roman" w:hAnsi="Times New Roman" w:cs="Times New Roman"/>
          <w:color w:val="000000" w:themeColor="text1"/>
          <w:sz w:val="24"/>
          <w:szCs w:val="24"/>
          <w:lang w:val="en-US" w:eastAsia="pt-BR"/>
        </w:rPr>
        <w:t xml:space="preserve">odels </w:t>
      </w:r>
      <w:r w:rsidRPr="005634AA">
        <w:rPr>
          <w:rFonts w:ascii="Times New Roman" w:eastAsia="Times New Roman" w:hAnsi="Times New Roman" w:cs="Times New Roman"/>
          <w:color w:val="000000" w:themeColor="text1"/>
          <w:sz w:val="24"/>
          <w:szCs w:val="24"/>
          <w:lang w:val="en-US" w:eastAsia="pt-BR"/>
        </w:rPr>
        <w:t>(PBM)</w:t>
      </w:r>
      <w:r>
        <w:rPr>
          <w:rFonts w:ascii="Times New Roman" w:eastAsia="Times New Roman" w:hAnsi="Times New Roman" w:cs="Times New Roman"/>
          <w:color w:val="000000" w:themeColor="text1"/>
          <w:sz w:val="24"/>
          <w:szCs w:val="24"/>
          <w:lang w:val="en-US" w:eastAsia="pt-BR"/>
        </w:rPr>
        <w:t xml:space="preserve"> integrate </w:t>
      </w:r>
      <w:r w:rsidRPr="005634AA">
        <w:rPr>
          <w:rFonts w:ascii="Times New Roman" w:eastAsia="Times New Roman" w:hAnsi="Times New Roman" w:cs="Times New Roman"/>
          <w:color w:val="000000" w:themeColor="text1"/>
          <w:sz w:val="24"/>
          <w:szCs w:val="24"/>
          <w:lang w:val="en-US" w:eastAsia="pt-BR"/>
        </w:rPr>
        <w:t>soil, plant</w:t>
      </w:r>
      <w:r w:rsidR="00E44CEA">
        <w:rPr>
          <w:rFonts w:ascii="Times New Roman" w:eastAsia="Times New Roman" w:hAnsi="Times New Roman" w:cs="Times New Roman"/>
          <w:color w:val="000000" w:themeColor="text1"/>
          <w:sz w:val="24"/>
          <w:szCs w:val="24"/>
          <w:lang w:val="en-US" w:eastAsia="pt-BR"/>
        </w:rPr>
        <w:t>, atmosphere and managements</w:t>
      </w:r>
      <w:r w:rsidR="00DC5CB4">
        <w:rPr>
          <w:rFonts w:ascii="Times New Roman" w:eastAsia="Times New Roman" w:hAnsi="Times New Roman" w:cs="Times New Roman"/>
          <w:color w:val="000000" w:themeColor="text1"/>
          <w:sz w:val="24"/>
          <w:szCs w:val="24"/>
          <w:lang w:val="en-US" w:eastAsia="pt-BR"/>
        </w:rPr>
        <w:t xml:space="preserve"> effects on crop growth and development</w:t>
      </w:r>
      <w:r w:rsidRPr="005634AA">
        <w:rPr>
          <w:rFonts w:ascii="Times New Roman" w:eastAsia="Times New Roman" w:hAnsi="Times New Roman" w:cs="Times New Roman"/>
          <w:color w:val="000000" w:themeColor="text1"/>
          <w:sz w:val="24"/>
          <w:szCs w:val="24"/>
          <w:lang w:val="en-US" w:eastAsia="pt-BR"/>
        </w:rPr>
        <w:t>.</w:t>
      </w:r>
      <w:r>
        <w:rPr>
          <w:rFonts w:ascii="Times New Roman" w:eastAsia="Times New Roman" w:hAnsi="Times New Roman" w:cs="Times New Roman"/>
          <w:color w:val="000000" w:themeColor="text1"/>
          <w:sz w:val="24"/>
          <w:szCs w:val="24"/>
          <w:lang w:val="en-US" w:eastAsia="pt-BR"/>
        </w:rPr>
        <w:t xml:space="preserve"> </w:t>
      </w:r>
      <w:r w:rsidRPr="005634AA">
        <w:rPr>
          <w:rFonts w:ascii="Times New Roman" w:eastAsia="Times New Roman" w:hAnsi="Times New Roman" w:cs="Times New Roman"/>
          <w:color w:val="000000" w:themeColor="text1"/>
          <w:sz w:val="24"/>
          <w:szCs w:val="24"/>
          <w:lang w:val="en-US" w:eastAsia="pt-BR"/>
        </w:rPr>
        <w:t>Nowadays</w:t>
      </w:r>
      <w:r w:rsidR="00AD52E1">
        <w:rPr>
          <w:rFonts w:ascii="Times New Roman" w:eastAsia="Times New Roman" w:hAnsi="Times New Roman" w:cs="Times New Roman"/>
          <w:color w:val="000000" w:themeColor="text1"/>
          <w:sz w:val="24"/>
          <w:szCs w:val="24"/>
          <w:lang w:val="en-US" w:eastAsia="pt-BR"/>
        </w:rPr>
        <w:t>,</w:t>
      </w:r>
      <w:r w:rsidRPr="005634AA">
        <w:rPr>
          <w:rFonts w:ascii="Times New Roman" w:eastAsia="Times New Roman" w:hAnsi="Times New Roman" w:cs="Times New Roman"/>
          <w:color w:val="000000" w:themeColor="text1"/>
          <w:sz w:val="24"/>
          <w:szCs w:val="24"/>
          <w:lang w:val="en-US" w:eastAsia="pt-BR"/>
        </w:rPr>
        <w:t xml:space="preserve"> more than five generic PBM</w:t>
      </w:r>
      <w:ins w:id="66" w:author="Quirijn de Jong van Lier" w:date="2017-08-22T14:53:00Z">
        <w:r w:rsidR="005378AC">
          <w:rPr>
            <w:rFonts w:ascii="Times New Roman" w:eastAsia="Times New Roman" w:hAnsi="Times New Roman" w:cs="Times New Roman"/>
            <w:color w:val="000000" w:themeColor="text1"/>
            <w:sz w:val="24"/>
            <w:szCs w:val="24"/>
            <w:lang w:val="en-US" w:eastAsia="pt-BR"/>
          </w:rPr>
          <w:t>s</w:t>
        </w:r>
      </w:ins>
      <w:r w:rsidRPr="005634AA">
        <w:rPr>
          <w:rFonts w:ascii="Times New Roman" w:eastAsia="Times New Roman" w:hAnsi="Times New Roman" w:cs="Times New Roman"/>
          <w:color w:val="000000" w:themeColor="text1"/>
          <w:sz w:val="24"/>
          <w:szCs w:val="24"/>
          <w:lang w:val="en-US" w:eastAsia="pt-BR"/>
        </w:rPr>
        <w:t xml:space="preserve"> </w:t>
      </w:r>
      <w:r w:rsidR="00870AA6" w:rsidRPr="005634AA">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"Diepen", "given" : "C. A.", "non-dropping-particle" : "van", "parse-names" : false, "suffix" : "" }, { "dropping-particle" : "", "family" : "Wolf", "given" : "J", "non-dropping-particle" : "", "parse-names" : false, "suffix" : "" }, { "dropping-particle" : "Van", "family" : "Keulen", "given" : "H", "non-dropping-particle" : "", "parse-names" : false, "suffix" : "" }, { "dropping-particle" : "", "family" : "Rappoldt", "given" : "C.", "non-dropping-particle" : "", "parse-names" : false, "suffix" : "" } ], "container-title" : "Soil Use and Management", "id" : "ITEM-1", "issue" : "1", "issued" : { "date-parts" : [ [ "1989" ] ] }, "page" : "16-24", "title" : "WOFOST: a Simulation Model of Crop Production", "type" : "article-journal", "volume" : "5" }, "uris" : [ "http://www.mendeley.com/documents/?uuid=30f20c1a-1d4b-4314-b123-ab0a3b9f06ee" ] }, { "id" : "ITEM-2", "itemData" : { "DOI" : "10.1051/agro:19980501", "ISBN" : "0249-5627", "ISSN" : "0249-5627", "abstract" : "STICS (Simulateur mulTIdiscplinaire pour les Cultures Standard) is a crop model constructed as a simulation tool capable of working under agricultural conditions. Outputs comprise the production (amount and quality) and the environment. Inputs take into account the climate, the soil and the cropping system. STICS is presented as a model exhibiting the following qualities: robustness, an easy access to inputs and an uncomplicated future evolution thanks to a modular (easy adaptation to various types of plant) nature and generic. However, STICS is not an entirely new model since most parts use classic formalisms or stem from existing models. The main simulated processes are the growth, the development of the crop and the water and nitrogenous balance of the soil-crop system. The seven modules of STICS development, shoot growth, yield components, root growth, water balance, thermal environment and nitrogen balance are presented in turn with a discussion about the theoretical choices in comparison to other models. These choices should render the model capable of exhibiting the announced qualities in classic environmental contexts. However, because some processes (e.g. ammoniac volatilization, drought resistance, etc.) are not taken into account, the use of STICS is presently limited to several cropping systems.", "author" : [ { "dropping-particle" : "", "family" : "Brisson", "given" : "Nadine", "non-dropping-particle" : "", "parse-names" : false, "suffix" : "" }, { "dropping-particle" : "", "family" : "Mary", "given" : "Bruno", "non-dropping-particle" : "", "parse-names" : false, "suffix" : "" }, { "dropping-particle" : "", "family" : "Ripoche", "given" : "Dominique", "non-dropping-particle" : "", "parse-names" : false, "suffix" : "" }, { "dropping-particle" : "", "family" : "Jeuffroy", "given" : "Marie H\u00e9l\u00e8ne", "non-dropping-particle" : "", "parse-names" : false, "suffix" : "" }, { "dropping-particle" : "", "family" : "Ruget", "given" : "Fran\u00e7oise", "non-dropping-particle" : "", "parse-names" : false, "suffix" : "" }, { "dropping-particle" : "", "family" : "Nicoullaud", "given" : "Bernard", "non-dropping-particle" : "", "parse-names" : false, "suffix" : "" }, { "dropping-particle" : "", "family" : "Gate", "given" : "Philippe", "non-dropping-particle" : "", "parse-names" : false, "suffix" : "" }, { "dropping-particle" : "", "family" : "Devienne-Barret", "given" : "Florence", "non-dropping-particle" : "", "parse-names" : false, "suffix" : "" }, { "dropping-particle" : "", "family" : "Antonioletti", "given" : "Rodrigo", "non-dropping-particle" : "", "parse-names" : false, "suffix" : "" }, { "dropping-particle" : "", "family" : "Durr", "given" : "Carolyne", "non-dropping-particle" : "", "parse-names" : false, "suffix" : "" }, { "dropping-particle" : "", "family" : "Richard", "given" : "Guy", "non-dropping-particle" : "", "parse-names" : false, "suffix" : "" }, { "dropping-particle" : "", "family" : "Beaudoin", "given" : "Nicolas", "non-dropping-particle" : "", "parse-names" : false, "suffix" : "" }, { "dropping-particle" : "", "family" : "Recous", "given" : "Sylvie", "non-dropping-particle" : "", "parse-names" : false, "suffix" : "" }, { "dropping-particle" : "", "family" : "Tayot", "given" : "Xavier", "non-dropping-particle" : "", "parse-names" : false, "suffix" : "" }, { "dropping-particle" : "", "family" : "Plenet", "given" : "Daniel", "non-dropping-particle" : "", "parse-names" : false, "suffix" : "" }, { "dropping-particle" : "", "family" : "Cellier", "given" : "Pierre", "non-dropping-particle" : "", "parse-names" : false, "suffix" : "" }, { "dropping-particle" : "", "family" : "Machet", "given" : "Jean-Marie", "non-dropping-particle" : "", "parse-names" : false, "suffix" : "" }, { "dropping-particle" : "", "family" : "Meynard", "given" : "Jean Marc", "non-dropping-particle" : "", "parse-names" : false, "suffix" : "" }, { "dropping-particle" : "", "family" : "Del\u00e9colle", "given" : "Richard", "non-dropping-particle" : "", "parse-names" : false, "suffix" : "" } ], "container-title" : "Agronomie", "id" : "ITEM-2", "issue" : "5-6", "issued" : { "date-parts" : [ [ "1998" ] ] }, "page" : "311-346", "title" : "STICS: a generic model for the simulation of crops and their water and nitrogen balances. I. Theory and parameterization applied to wheat and corn", "type" : "article-journal", "volume" : "18" }, "uris" : [ "http://www.mendeley.com/documents/?uuid=a6841e7a-a6b4-4fcf-8bcd-7b2eede854ad" ] }, { "id" : "ITEM-3", "itemData" : { "DOI" : "10.13031/2013.31032", "ISSN" : "2151-0059", "author" : [ { "dropping-particle" : "", "family" : "J. R. Williams", "given" : "J. R.", "non-dropping-particle" : "", "parse-names" : false, "suffix" : "" }, { "dropping-particle" : "", "family" : "C. A. Jones", "given" : "C. A.", "non-dropping-particle" : "", "parse-names" : false, "suffix" : "" }, { "dropping-particle" : "", "family" : "J. R. Kiniry", "given" : "J. R.", "non-dropping-particle" : "", "parse-names" : false, "suffix" : "" }, { "dropping-particle" : "", "family" : "D. A. Spanel", "given" : "D. A.", "non-dropping-particle" : "", "parse-names" : false, "suffix" : "" } ], "container-title" : "Transactions of the ASAE", "id" : "ITEM-3", "issue" : "2", "issued" : { "date-parts" : [ [ "1989" ] ] }, "page" : "0497-0511", "title" : "The EPIC Crop Growth Model", "type" : "article-journal", "volume" : "32" }, "uris" : [ "http://www.mendeley.com/documents/?uuid=1601ea5f-8f2d-41e2-bb59-c0ecc0340350" ] }, { "id" : "ITEM-4", "itemData" : { "DOI" : "10.1016/S1161-0301(02)00107-7", "ISBN" : "1352392186", "ISSN" : "11610301", "abstract" : "The decision support system for agrotechnology transfer (DSSAT) has been in use for the last 15 years by researchers worldwide. This package incorporates models of 16 different crops with software that facilitates the evaluation and application of the crop models for different purposes. Over the last few years, it has become increasingly difficult to maintain the DSSAT crop models, partly due to fact that there were different sets of computer code for different crops with little attention to software design at the level of crop models themselves. Thus, the DSSAT crop models have been re-designed and programmed to facilitate more efficient incorporation of new scientific advances, applications, documentation and maintenance. The basis for the new DSSAT cropping system model (CSM) design is a modular structure in which components separate along scientific discipline lines and are structured to allow easy replacement or addition of modules. It has one Soil module, a Crop Template module which can simulate different crops by defining species input files, an interface to add individual crop models if they have the same design and interface, a Weather module, and a module for dealing with competition for light and water among the soil, plants, and atmosphere. It is also designed for incorporation into various application packages, ranging from those that help researchers adapt and test the CSM to those that operate the DSSAT-CSM to simulate production over time and space for different purposes. In this paper, we describe this new DSSAT-CSM design as well as approaches used to model the primary scientific components (soil, crop, weather, and management). In addition, the paper describes data requirements and methods used for model evaluation. We provide an overview of the hundreds of published studies in which the DSSAT crop models have been used for various applications. The benefits of the new, re-designed DSSAT-CSM will provide considerable opportunities to its developers and others in the scientific community for greater cooperation in interdisciplinary research and in the application of knowledge to solve problems at field, farm, and higher levels. \u00a9 2002 Elsevier Science B.V. All rights reserved.", "author" : [ { "dropping-particle" : "", "family" : "Jones", "given" : "J. W.", "non-dropping-particle" : "", "parse-names" : false, "suffix" : "" }, { "dropping-particle" : "", "family" : "Hoogenboom", "given" : "G.", "non-dropping-particle" : "", "parse-names" : false, "suffix" : "" }, { "dropping-particle" : "", "family" : "Porter", "given" : "C. H.", "non-dropping-particle" : "", "parse-names" : false, "suffix" : "" }, { "dropping-particle" : "", "family" : "Boote", "given" : "K. J.", "non-dropping-particle" : "", "parse-names" : false, "suffix" : "" }, { "dropping-particle" : "", "family" : "Batchelor", "given" : "W. D.", "non-dropping-particle" : "", "parse-names" : false, "suffix" : "" }, { "dropping-particle" : "", "family" : "Hunt", "given" : "L. A.", "non-dropping-particle" : "", "parse-names" : false, "suffix" : "" }, { "dropping-particle" : "", "family" : "Wilkens", "given" : "P. W.", "non-dropping-particle" : "", "parse-names" : false, "suffix" : "" }, { "dropping-particle" : "", "family" : "Singh", "given" : "U.", "non-dropping-particle" : "", "parse-names" : false, "suffix" : "" }, { "dropping-particle" : "", "family" : "Gijsman", "given" : "A. J.", "non-dropping-particle" : "", "parse-names" : false, "suffix" : "" }, { "dropping-particle" : "", "family" : "Ritchie", "given" : "J. T.", "non-dropping-particle" : "", "parse-names" : false, "suffix" : "" } ], "container-title" : "European Journal of Agronomy", "id" : "ITEM-4", "issue" : "3-4", "issued" : { "date-parts" : [ [ "2003" ] ] }, "number-of-pages" : "235-265", "title" : "The DSSAT cropping system model", "type" : "book", "volume" : "18" }, "uris" : [ "http://www.mendeley.com/documents/?uuid=cbe4541f-6f53-44ca-b415-a98933b79806" ] }, { "id" : "ITEM-5", "itemData" : { "DOI" : "10.1016/S1161-0301(02)00108-9", "ISBN" : "6173214237", "ISSN" : "11610301", "PMID" : "20033016277", "abstract" : "The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 "author" : [ { "dropping-particle" : "", "family" : "Keating", "given" : "B. A.", "non-dropping-particle" : "", "parse-names" : false, "suffix" : "" }, { "dropping-particle" : "", "family" : "Carberry", "given" : "P. S.", "non-dropping-particle" : "", "parse-names" : false, "suffix" : "" }, { "dropping-particle" : "", "family" : "Hammer", "given" : "G. L.", "non-dropping-particle" : "", "parse-names" : false, "suffix" : "" }, { "dropping-particle" : "", "family" : "Probert", "given" : "M. E.", "non-dropping-particle" : "", "parse-names" : false, "suffix" : "" }, { "dropping-particle" : "", "family" : "Robertson", "given" : "M. J.", "non-dropping-particle" : "", "parse-names" : false, "suffix" : "" }, { "dropping-particle" : "", "family" : "Holzworth", "given" : "D.", "non-dropping-particle" : "", "parse-names" : false, "suffix" : "" }, { "dropping-particle" : "", "family" : "Huth", "given" : "N. I.", "non-dropping-particle" : "", "parse-names" : false, "suffix" : "" }, { "dropping-particle" : "", "family" : "Hargreaves", "given" : "J. N G", "non-dropping-particle" : "", "parse-names" : false, "suffix" : "" }, { "dropping-particle" : "", "family" : "Meinke", "given" : "H.", "non-dropping-particle" : "", "parse-names" : false, "suffix" : "" }, { "dropping-particle" : "", "family" : "Hochman", "given" : "Z.", "non-dropping-particle" : "", "parse-names" : false, "suffix" : "" }, { "dropping-particle" : "", "family" : "McLean", "given" : "G.", "non-dropping-particle" : "", "parse-names" : false, "suffix" : "" }, { "dropping-particle" : "", "family" : "Verburg", "given" : "K.", "non-dropping-particle" : "", "parse-names" : false, "suffix" : "" }, { "dropping-particle" : "", "family" : "Snow", "given" : "V.", "non-dropping-particle" : "", "parse-names" : false, "suffix" : "" }, { "dropping-particle" : "", "family" : "Dimes", "given" : "J. P.", "non-dropping-particle" : "", "parse-names" : false, "suffix" : "" }, { "dropping-particle" : "", "family" : "Silburn", "given" : "M.", "non-dropping-particle" : "", "parse-names" : false, "suffix" : "" }, { "dropping-particle" : "", "family" : "Wang", "given" : "E.", "non-dropping-particle" : "", "parse-names" : false, "suffix" : "" }, { "dropping-particle" : "", "family" : "Brown", "given" : "S.", "non-dropping-particle" : "", "parse-names" : false, "suffix" : "" }, { "dropping-particle" : "", "family" : "Bristow", "given" : "K. L.", "non-dropping-particle" : "", "parse-names" : false, "suffix" : "" }, { "dropping-particle" : "", "family" : "Asseng", "given" : "S.", "non-dropping-particle" : "", "parse-names" : false, "suffix" : "" }, { "dropping-particle" : "", "family" : "Chapman", "given" : "S.", "non-dropping-particle" : "", "parse-names" : false, "suffix" : "" }, { "dropping-particle" : "", "family" : "McCown", "given" : "R. L.", "non-dropping-particle" : "", "parse-names" : false, "suffix" : "" }, { "dropping-particle" : "", "family" : "Freebairn", "given" : "D. M.", "non-dropping-particle" : "", "parse-names" : false, "suffix" : "" }, { "dropping-particle" : "", "family" : "Smith", "given" : "C. J.", "non-dropping-particle" : "", "parse-names" : false, "suffix" : "" } ], "container-title" : "European Journal of Agronomy", "id" : "ITEM-5", "issue" : "3-4", "issued" : { "date-parts" : [ [ "2003" ] ] }, "page" : "267-288", "title" : "An overview of APSIM, a model designed for farming systems simulation", "type" : "article-journal", "volume" : "18" }, "uris" : [ "http://www.mendeley.com/documents/?uuid=f4f2aa3c-c3e1-43b8-9617-b3294d4f964d" ] } ], "mendeley" : { "formattedCitation" : "(van Diepen et al. 1989; Brisson et al. 1998; J. R. Williams et al. 1989; J. W. Jones et al. 2003; Keating et al. 2003)", "plainTextFormattedCitation" : "(van Diepen et al. 1989; Brisson et al. 1998; J. R. Williams et al. 1989; J. W. Jones et al. 2003; Keating et al. 2003)", "previouslyFormattedCitation" : "(Brisson &lt;i&gt;et al.&lt;/i&gt;, 1998; Diepen, van &lt;i&gt;et al.&lt;/i&gt;, 1989; J. R. Williams &lt;i&gt;et al.&lt;/i&gt;, 1989; Jones &lt;i&gt;et al.&lt;/i&gt;, 2003; Keating &lt;i&gt;et al.&lt;/i&gt;, 2003)" }, "properties" : { "noteIndex" : 0 }, "schema" : "https://github.com/citation-style-language/schema/raw/master/csl-citation.json" }</w:instrText>
      </w:r>
      <w:r w:rsidR="00870AA6" w:rsidRPr="005634AA">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(van Diepen et al. 1989; Brisson et al. 1998; J. R. Williams et al. 1989; J. W. Jones et al. 2003; Keating et al. 2003)</w:t>
      </w:r>
      <w:r w:rsidR="00870AA6" w:rsidRPr="005634AA">
        <w:rPr>
          <w:rFonts w:ascii="Times New Roman" w:eastAsia="Times New Roman" w:hAnsi="Times New Roman" w:cs="Times New Roman"/>
          <w:color w:val="000000" w:themeColor="text1"/>
          <w:sz w:val="24"/>
          <w:szCs w:val="24"/>
          <w:lang w:val="en-US" w:eastAsia="pt-BR"/>
        </w:rPr>
        <w:fldChar w:fldCharType="end"/>
      </w:r>
      <w:r w:rsidR="00DC5CB4">
        <w:rPr>
          <w:rFonts w:ascii="Times New Roman" w:eastAsia="Times New Roman" w:hAnsi="Times New Roman" w:cs="Times New Roman"/>
          <w:color w:val="000000" w:themeColor="text1"/>
          <w:sz w:val="24"/>
          <w:szCs w:val="24"/>
          <w:lang w:val="en-US" w:eastAsia="pt-BR"/>
        </w:rPr>
        <w:t xml:space="preserve"> </w:t>
      </w:r>
      <w:r w:rsidRPr="005634AA">
        <w:rPr>
          <w:rFonts w:ascii="Times New Roman" w:eastAsia="Times New Roman" w:hAnsi="Times New Roman" w:cs="Times New Roman"/>
          <w:color w:val="000000" w:themeColor="text1"/>
          <w:sz w:val="24"/>
          <w:szCs w:val="24"/>
          <w:lang w:val="en-US" w:eastAsia="pt-BR"/>
        </w:rPr>
        <w:t xml:space="preserve">and </w:t>
      </w:r>
      <w:r w:rsidR="00870AA6">
        <w:rPr>
          <w:rFonts w:ascii="Times New Roman" w:eastAsia="Times New Roman" w:hAnsi="Times New Roman" w:cs="Times New Roman"/>
          <w:color w:val="000000" w:themeColor="text1"/>
          <w:sz w:val="24"/>
          <w:szCs w:val="24"/>
          <w:lang w:val="en-US" w:eastAsia="pt-BR"/>
        </w:rPr>
        <w:t xml:space="preserve">around </w:t>
      </w:r>
      <w:r w:rsidR="00870AA6" w:rsidRPr="005634AA">
        <w:rPr>
          <w:rFonts w:ascii="Times New Roman" w:eastAsia="Times New Roman" w:hAnsi="Times New Roman" w:cs="Times New Roman"/>
          <w:color w:val="000000" w:themeColor="text1"/>
          <w:sz w:val="24"/>
          <w:szCs w:val="24"/>
          <w:lang w:val="en-US" w:eastAsia="pt-BR"/>
        </w:rPr>
        <w:t xml:space="preserve">32 </w:t>
      </w:r>
      <w:r w:rsidR="00D21CFB">
        <w:rPr>
          <w:rFonts w:ascii="Times New Roman" w:eastAsia="Times New Roman" w:hAnsi="Times New Roman" w:cs="Times New Roman"/>
          <w:color w:val="000000" w:themeColor="text1"/>
          <w:sz w:val="24"/>
          <w:szCs w:val="24"/>
          <w:lang w:val="en-US" w:eastAsia="pt-BR"/>
        </w:rPr>
        <w:t xml:space="preserve">specific crop </w:t>
      </w:r>
      <w:r w:rsidR="00870AA6">
        <w:rPr>
          <w:rFonts w:ascii="Times New Roman" w:eastAsia="Times New Roman" w:hAnsi="Times New Roman" w:cs="Times New Roman"/>
          <w:color w:val="000000" w:themeColor="text1"/>
          <w:sz w:val="24"/>
          <w:szCs w:val="24"/>
          <w:lang w:val="en-US" w:eastAsia="pt-BR"/>
        </w:rPr>
        <w:t>PBM</w:t>
      </w:r>
      <w:r w:rsidR="00AD52E1">
        <w:rPr>
          <w:rFonts w:ascii="Times New Roman" w:eastAsia="Times New Roman" w:hAnsi="Times New Roman" w:cs="Times New Roman"/>
          <w:color w:val="000000" w:themeColor="text1"/>
          <w:sz w:val="24"/>
          <w:szCs w:val="24"/>
          <w:lang w:val="en-US" w:eastAsia="pt-BR"/>
        </w:rPr>
        <w:t>s</w:t>
      </w:r>
      <w:r w:rsidR="00870AA6">
        <w:rPr>
          <w:rFonts w:ascii="Times New Roman" w:eastAsia="Times New Roman" w:hAnsi="Times New Roman" w:cs="Times New Roman"/>
          <w:color w:val="000000" w:themeColor="text1"/>
          <w:sz w:val="24"/>
          <w:szCs w:val="24"/>
          <w:lang w:val="en-US" w:eastAsia="pt-BR"/>
        </w:rPr>
        <w:t xml:space="preserve"> </w:t>
      </w:r>
      <w:r w:rsidRPr="005634AA">
        <w:rPr>
          <w:rFonts w:ascii="Times New Roman" w:eastAsia="Times New Roman" w:hAnsi="Times New Roman" w:cs="Times New Roman"/>
          <w:color w:val="000000" w:themeColor="text1"/>
          <w:sz w:val="24"/>
          <w:szCs w:val="24"/>
          <w:lang w:val="en-US" w:eastAsia="pt-BR"/>
        </w:rPr>
        <w:t xml:space="preserve">are available for </w:t>
      </w:r>
      <w:r w:rsidR="00AD52E1">
        <w:rPr>
          <w:rFonts w:ascii="Times New Roman" w:eastAsia="Times New Roman" w:hAnsi="Times New Roman" w:cs="Times New Roman"/>
          <w:color w:val="000000" w:themeColor="text1"/>
          <w:sz w:val="24"/>
          <w:szCs w:val="24"/>
          <w:lang w:val="en-US" w:eastAsia="pt-BR"/>
        </w:rPr>
        <w:t xml:space="preserve">end </w:t>
      </w:r>
      <w:r w:rsidRPr="005634AA">
        <w:rPr>
          <w:rFonts w:ascii="Times New Roman" w:eastAsia="Times New Roman" w:hAnsi="Times New Roman" w:cs="Times New Roman"/>
          <w:color w:val="000000" w:themeColor="text1"/>
          <w:sz w:val="24"/>
          <w:szCs w:val="24"/>
          <w:lang w:val="en-US" w:eastAsia="pt-BR"/>
        </w:rPr>
        <w:t>users</w:t>
      </w:r>
      <w:r w:rsidR="00870AA6">
        <w:rPr>
          <w:rFonts w:ascii="Times New Roman" w:eastAsia="Times New Roman" w:hAnsi="Times New Roman" w:cs="Times New Roman"/>
          <w:color w:val="000000" w:themeColor="text1"/>
          <w:sz w:val="24"/>
          <w:szCs w:val="24"/>
          <w:lang w:val="en-US" w:eastAsia="pt-BR"/>
        </w:rPr>
        <w:t>.</w:t>
      </w:r>
      <w:r w:rsidRPr="005634AA">
        <w:rPr>
          <w:rFonts w:ascii="Times New Roman" w:eastAsia="Times New Roman" w:hAnsi="Times New Roman" w:cs="Times New Roman"/>
          <w:color w:val="000000" w:themeColor="text1"/>
          <w:sz w:val="24"/>
          <w:szCs w:val="24"/>
          <w:lang w:val="en-US" w:eastAsia="pt-BR"/>
        </w:rPr>
        <w:t xml:space="preserve"> </w:t>
      </w:r>
      <w:r w:rsidR="00870AA6">
        <w:rPr>
          <w:rFonts w:ascii="Times New Roman" w:eastAsia="Times New Roman" w:hAnsi="Times New Roman" w:cs="Times New Roman"/>
          <w:color w:val="000000" w:themeColor="text1"/>
          <w:sz w:val="24"/>
          <w:szCs w:val="24"/>
          <w:lang w:val="en-US" w:eastAsia="pt-BR"/>
        </w:rPr>
        <w:t xml:space="preserve">Besides, some crops </w:t>
      </w:r>
      <w:r w:rsidR="007F0400">
        <w:rPr>
          <w:rFonts w:ascii="Times New Roman" w:eastAsia="Times New Roman" w:hAnsi="Times New Roman" w:cs="Times New Roman"/>
          <w:color w:val="000000" w:themeColor="text1"/>
          <w:sz w:val="24"/>
          <w:szCs w:val="24"/>
          <w:lang w:val="en-US" w:eastAsia="pt-BR"/>
        </w:rPr>
        <w:t>have</w:t>
      </w:r>
      <w:r w:rsidR="00870AA6">
        <w:rPr>
          <w:rFonts w:ascii="Times New Roman" w:eastAsia="Times New Roman" w:hAnsi="Times New Roman" w:cs="Times New Roman"/>
          <w:color w:val="000000" w:themeColor="text1"/>
          <w:sz w:val="24"/>
          <w:szCs w:val="24"/>
          <w:lang w:val="en-US" w:eastAsia="pt-BR"/>
        </w:rPr>
        <w:t xml:space="preserve"> several </w:t>
      </w:r>
      <w:r w:rsidR="00505D65">
        <w:rPr>
          <w:rFonts w:ascii="Times New Roman" w:eastAsia="Times New Roman" w:hAnsi="Times New Roman" w:cs="Times New Roman"/>
          <w:color w:val="000000" w:themeColor="text1"/>
          <w:sz w:val="24"/>
          <w:szCs w:val="24"/>
          <w:lang w:val="en-US" w:eastAsia="pt-BR"/>
        </w:rPr>
        <w:t>specific PBM</w:t>
      </w:r>
      <w:r w:rsidR="00AD52E1">
        <w:rPr>
          <w:rFonts w:ascii="Times New Roman" w:eastAsia="Times New Roman" w:hAnsi="Times New Roman" w:cs="Times New Roman"/>
          <w:color w:val="000000" w:themeColor="text1"/>
          <w:sz w:val="24"/>
          <w:szCs w:val="24"/>
          <w:lang w:val="en-US" w:eastAsia="pt-BR"/>
        </w:rPr>
        <w:t>s</w:t>
      </w:r>
      <w:ins w:id="67" w:author="Quirijn de Jong van Lier" w:date="2017-08-22T14:54:00Z">
        <w:r w:rsidR="005378AC">
          <w:rPr>
            <w:rFonts w:ascii="Times New Roman" w:eastAsia="Times New Roman" w:hAnsi="Times New Roman" w:cs="Times New Roman"/>
            <w:color w:val="000000" w:themeColor="text1"/>
            <w:sz w:val="24"/>
            <w:szCs w:val="24"/>
            <w:lang w:val="en-US" w:eastAsia="pt-BR"/>
          </w:rPr>
          <w:t xml:space="preserve">, like </w:t>
        </w:r>
      </w:ins>
      <w:del w:id="68" w:author="Quirijn de Jong van Lier" w:date="2017-08-22T14:54:00Z">
        <w:r w:rsidR="00505D65" w:rsidDel="005378AC">
          <w:rPr>
            <w:rFonts w:ascii="Times New Roman" w:eastAsia="Times New Roman" w:hAnsi="Times New Roman" w:cs="Times New Roman"/>
            <w:color w:val="000000" w:themeColor="text1"/>
            <w:sz w:val="24"/>
            <w:szCs w:val="24"/>
            <w:lang w:val="en-US" w:eastAsia="pt-BR"/>
          </w:rPr>
          <w:delText xml:space="preserve"> </w:delText>
        </w:r>
        <w:r w:rsidR="001B67D7" w:rsidDel="005378AC">
          <w:rPr>
            <w:rFonts w:ascii="Times New Roman" w:eastAsia="Times New Roman" w:hAnsi="Times New Roman" w:cs="Times New Roman"/>
            <w:color w:val="000000" w:themeColor="text1"/>
            <w:sz w:val="24"/>
            <w:szCs w:val="24"/>
            <w:lang w:val="en-US" w:eastAsia="pt-BR"/>
          </w:rPr>
          <w:delText>(</w:delText>
        </w:r>
        <w:r w:rsidR="00505D65" w:rsidDel="005378AC">
          <w:rPr>
            <w:rFonts w:ascii="Times New Roman" w:eastAsia="Times New Roman" w:hAnsi="Times New Roman" w:cs="Times New Roman"/>
            <w:color w:val="000000" w:themeColor="text1"/>
            <w:sz w:val="24"/>
            <w:szCs w:val="24"/>
            <w:lang w:val="en-US" w:eastAsia="pt-BR"/>
          </w:rPr>
          <w:delText>e.g.</w:delText>
        </w:r>
        <w:r w:rsidR="00AD52E1" w:rsidDel="005378AC">
          <w:rPr>
            <w:rFonts w:ascii="Times New Roman" w:eastAsia="Times New Roman" w:hAnsi="Times New Roman" w:cs="Times New Roman"/>
            <w:color w:val="000000" w:themeColor="text1"/>
            <w:sz w:val="24"/>
            <w:szCs w:val="24"/>
            <w:lang w:val="en-US" w:eastAsia="pt-BR"/>
          </w:rPr>
          <w:delText>, for</w:delText>
        </w:r>
        <w:r w:rsidRPr="005634AA" w:rsidDel="005378AC">
          <w:rPr>
            <w:rFonts w:ascii="Times New Roman" w:eastAsia="Times New Roman" w:hAnsi="Times New Roman" w:cs="Times New Roman"/>
            <w:color w:val="000000" w:themeColor="text1"/>
            <w:sz w:val="24"/>
            <w:szCs w:val="24"/>
            <w:lang w:val="en-US" w:eastAsia="pt-BR"/>
          </w:rPr>
          <w:delText xml:space="preserve"> </w:delText>
        </w:r>
      </w:del>
      <w:r w:rsidRPr="005634AA">
        <w:rPr>
          <w:rFonts w:ascii="Times New Roman" w:eastAsia="Times New Roman" w:hAnsi="Times New Roman" w:cs="Times New Roman"/>
          <w:color w:val="000000" w:themeColor="text1"/>
          <w:sz w:val="24"/>
          <w:szCs w:val="24"/>
          <w:lang w:val="en-US" w:eastAsia="pt-BR"/>
        </w:rPr>
        <w:t xml:space="preserve">wheat </w:t>
      </w:r>
      <w:ins w:id="69" w:author="Quirijn de Jong van Lier" w:date="2017-08-22T14:54:00Z">
        <w:r w:rsidR="005378AC">
          <w:rPr>
            <w:rFonts w:ascii="Times New Roman" w:eastAsia="Times New Roman" w:hAnsi="Times New Roman" w:cs="Times New Roman"/>
            <w:color w:val="000000" w:themeColor="text1"/>
            <w:sz w:val="24"/>
            <w:szCs w:val="24"/>
            <w:lang w:val="en-US" w:eastAsia="pt-BR"/>
          </w:rPr>
          <w:t xml:space="preserve">with </w:t>
        </w:r>
      </w:ins>
      <w:del w:id="70" w:author="Quirijn de Jong van Lier" w:date="2017-08-22T14:54:00Z">
        <w:r w:rsidR="00AD52E1" w:rsidDel="005378AC">
          <w:rPr>
            <w:rFonts w:ascii="Times New Roman" w:eastAsia="Times New Roman" w:hAnsi="Times New Roman" w:cs="Times New Roman"/>
            <w:color w:val="000000" w:themeColor="text1"/>
            <w:sz w:val="24"/>
            <w:szCs w:val="24"/>
            <w:lang w:val="en-US" w:eastAsia="pt-BR"/>
          </w:rPr>
          <w:delText>there are</w:delText>
        </w:r>
        <w:r w:rsidR="00870AA6" w:rsidDel="005378AC">
          <w:rPr>
            <w:rFonts w:ascii="Times New Roman" w:eastAsia="Times New Roman" w:hAnsi="Times New Roman" w:cs="Times New Roman"/>
            <w:color w:val="000000" w:themeColor="text1"/>
            <w:sz w:val="24"/>
            <w:szCs w:val="24"/>
            <w:lang w:val="en-US" w:eastAsia="pt-BR"/>
          </w:rPr>
          <w:delText xml:space="preserve"> </w:delText>
        </w:r>
      </w:del>
      <w:r w:rsidRPr="005634AA">
        <w:rPr>
          <w:rFonts w:ascii="Times New Roman" w:eastAsia="Times New Roman" w:hAnsi="Times New Roman" w:cs="Times New Roman"/>
          <w:color w:val="000000" w:themeColor="text1"/>
          <w:sz w:val="24"/>
          <w:szCs w:val="24"/>
          <w:lang w:val="en-US" w:eastAsia="pt-BR"/>
        </w:rPr>
        <w:t xml:space="preserve">27 </w:t>
      </w:r>
      <w:r w:rsidR="00AD52E1">
        <w:rPr>
          <w:rFonts w:ascii="Times New Roman" w:eastAsia="Times New Roman" w:hAnsi="Times New Roman" w:cs="Times New Roman"/>
          <w:color w:val="000000" w:themeColor="text1"/>
          <w:sz w:val="24"/>
          <w:szCs w:val="24"/>
          <w:lang w:val="en-US" w:eastAsia="pt-BR"/>
        </w:rPr>
        <w:t xml:space="preserve">available </w:t>
      </w:r>
      <w:r w:rsidRPr="005634AA">
        <w:rPr>
          <w:rFonts w:ascii="Times New Roman" w:eastAsia="Times New Roman" w:hAnsi="Times New Roman" w:cs="Times New Roman"/>
          <w:color w:val="000000" w:themeColor="text1"/>
          <w:sz w:val="24"/>
          <w:szCs w:val="24"/>
          <w:lang w:val="en-US" w:eastAsia="pt-BR"/>
        </w:rPr>
        <w:t>models</w:t>
      </w:r>
      <w:ins w:id="71" w:author="Quirijn de Jong van Lier" w:date="2017-08-22T14:54:00Z">
        <w:r w:rsidR="005378AC">
          <w:rPr>
            <w:rFonts w:ascii="Times New Roman" w:eastAsia="Times New Roman" w:hAnsi="Times New Roman" w:cs="Times New Roman"/>
            <w:color w:val="000000" w:themeColor="text1"/>
            <w:sz w:val="24"/>
            <w:szCs w:val="24"/>
            <w:lang w:val="en-US" w:eastAsia="pt-BR"/>
          </w:rPr>
          <w:t>,</w:t>
        </w:r>
      </w:ins>
      <w:del w:id="72" w:author="Quirijn de Jong van Lier" w:date="2017-08-22T14:54:00Z">
        <w:r w:rsidR="002804C7" w:rsidDel="005378AC">
          <w:rPr>
            <w:rFonts w:ascii="Times New Roman" w:eastAsia="Times New Roman" w:hAnsi="Times New Roman" w:cs="Times New Roman"/>
            <w:color w:val="000000" w:themeColor="text1"/>
            <w:sz w:val="24"/>
            <w:szCs w:val="24"/>
            <w:lang w:val="en-US" w:eastAsia="pt-BR"/>
          </w:rPr>
          <w:delText>)</w:delText>
        </w:r>
      </w:del>
      <w:r w:rsidRPr="005634AA">
        <w:rPr>
          <w:rFonts w:ascii="Times New Roman" w:eastAsia="Times New Roman" w:hAnsi="Times New Roman" w:cs="Times New Roman"/>
          <w:color w:val="000000" w:themeColor="text1"/>
          <w:sz w:val="24"/>
          <w:szCs w:val="24"/>
          <w:lang w:val="en-US" w:eastAsia="pt-BR"/>
        </w:rPr>
        <w:t xml:space="preserve"> representing different </w:t>
      </w:r>
      <w:r w:rsidR="00870AA6">
        <w:rPr>
          <w:rFonts w:ascii="Times New Roman" w:eastAsia="Times New Roman" w:hAnsi="Times New Roman" w:cs="Times New Roman"/>
          <w:color w:val="000000" w:themeColor="text1"/>
          <w:sz w:val="24"/>
          <w:szCs w:val="24"/>
          <w:lang w:val="en-US" w:eastAsia="pt-BR"/>
        </w:rPr>
        <w:t xml:space="preserve">modeling </w:t>
      </w:r>
      <w:r w:rsidRPr="005634AA">
        <w:rPr>
          <w:rFonts w:ascii="Times New Roman" w:eastAsia="Times New Roman" w:hAnsi="Times New Roman" w:cs="Times New Roman"/>
          <w:color w:val="000000" w:themeColor="text1"/>
          <w:sz w:val="24"/>
          <w:szCs w:val="24"/>
          <w:lang w:val="en-US" w:eastAsia="pt-BR"/>
        </w:rPr>
        <w:t xml:space="preserve">approaches or </w:t>
      </w:r>
      <w:r w:rsidR="00AD52E1">
        <w:rPr>
          <w:rFonts w:ascii="Times New Roman" w:eastAsia="Times New Roman" w:hAnsi="Times New Roman" w:cs="Times New Roman"/>
          <w:color w:val="000000" w:themeColor="text1"/>
          <w:sz w:val="24"/>
          <w:szCs w:val="24"/>
          <w:lang w:val="en-US" w:eastAsia="pt-BR"/>
        </w:rPr>
        <w:t xml:space="preserve">options to include </w:t>
      </w:r>
      <w:r w:rsidRPr="005634AA">
        <w:rPr>
          <w:rFonts w:ascii="Times New Roman" w:eastAsia="Times New Roman" w:hAnsi="Times New Roman" w:cs="Times New Roman"/>
          <w:color w:val="000000" w:themeColor="text1"/>
          <w:sz w:val="24"/>
          <w:szCs w:val="24"/>
          <w:lang w:val="en-US" w:eastAsia="pt-BR"/>
        </w:rPr>
        <w:t xml:space="preserve">crop </w:t>
      </w:r>
      <w:r w:rsidR="00AD52E1">
        <w:rPr>
          <w:rFonts w:ascii="Times New Roman" w:eastAsia="Times New Roman" w:hAnsi="Times New Roman" w:cs="Times New Roman"/>
          <w:color w:val="000000" w:themeColor="text1"/>
          <w:sz w:val="24"/>
          <w:szCs w:val="24"/>
          <w:lang w:val="en-US" w:eastAsia="pt-BR"/>
        </w:rPr>
        <w:t xml:space="preserve">and </w:t>
      </w:r>
      <w:r w:rsidR="00E44CEA">
        <w:rPr>
          <w:rFonts w:ascii="Times New Roman" w:eastAsia="Times New Roman" w:hAnsi="Times New Roman" w:cs="Times New Roman"/>
          <w:color w:val="000000" w:themeColor="text1"/>
          <w:sz w:val="24"/>
          <w:szCs w:val="24"/>
          <w:lang w:val="en-US" w:eastAsia="pt-BR"/>
        </w:rPr>
        <w:t>management</w:t>
      </w:r>
      <w:r w:rsidRPr="005634AA">
        <w:rPr>
          <w:rFonts w:ascii="Times New Roman" w:eastAsia="Times New Roman" w:hAnsi="Times New Roman" w:cs="Times New Roman"/>
          <w:color w:val="000000" w:themeColor="text1"/>
          <w:sz w:val="24"/>
          <w:szCs w:val="24"/>
          <w:lang w:val="en-US" w:eastAsia="pt-BR"/>
        </w:rPr>
        <w:t xml:space="preserve"> </w:t>
      </w:r>
      <w:r w:rsidR="00AD52E1">
        <w:rPr>
          <w:rFonts w:ascii="Times New Roman" w:eastAsia="Times New Roman" w:hAnsi="Times New Roman" w:cs="Times New Roman"/>
          <w:color w:val="000000" w:themeColor="text1"/>
          <w:sz w:val="24"/>
          <w:szCs w:val="24"/>
          <w:lang w:val="en-US" w:eastAsia="pt-BR"/>
        </w:rPr>
        <w:t>specificities</w:t>
      </w:r>
      <w:r w:rsidR="002804C7">
        <w:rPr>
          <w:rFonts w:ascii="Times New Roman" w:eastAsia="Times New Roman" w:hAnsi="Times New Roman" w:cs="Times New Roman"/>
          <w:color w:val="000000" w:themeColor="text1"/>
          <w:sz w:val="24"/>
          <w:szCs w:val="24"/>
          <w:lang w:val="en-US" w:eastAsia="pt-BR"/>
        </w:rPr>
        <w:t>. I</w:t>
      </w:r>
      <w:r w:rsidR="00870AA6">
        <w:rPr>
          <w:rFonts w:ascii="Times New Roman" w:eastAsia="Times New Roman" w:hAnsi="Times New Roman" w:cs="Times New Roman"/>
          <w:color w:val="000000" w:themeColor="text1"/>
          <w:sz w:val="24"/>
          <w:szCs w:val="24"/>
          <w:lang w:val="en-US" w:eastAsia="pt-BR"/>
        </w:rPr>
        <w:t xml:space="preserve">t has been shown </w:t>
      </w:r>
      <w:r w:rsidR="00A650F6">
        <w:rPr>
          <w:rFonts w:ascii="Times New Roman" w:eastAsia="Times New Roman" w:hAnsi="Times New Roman" w:cs="Times New Roman"/>
          <w:color w:val="000000" w:themeColor="text1"/>
          <w:sz w:val="24"/>
          <w:szCs w:val="24"/>
          <w:lang w:val="en-US" w:eastAsia="pt-BR"/>
        </w:rPr>
        <w:t xml:space="preserve">that </w:t>
      </w:r>
      <w:r w:rsidR="00870AA6">
        <w:rPr>
          <w:rFonts w:ascii="Times New Roman" w:eastAsia="Times New Roman" w:hAnsi="Times New Roman" w:cs="Times New Roman"/>
          <w:color w:val="000000" w:themeColor="text1"/>
          <w:sz w:val="24"/>
          <w:szCs w:val="24"/>
          <w:lang w:val="en-US" w:eastAsia="pt-BR"/>
        </w:rPr>
        <w:t xml:space="preserve">PBM </w:t>
      </w:r>
      <w:r w:rsidRPr="005634AA">
        <w:rPr>
          <w:rFonts w:ascii="Times New Roman" w:eastAsia="Times New Roman" w:hAnsi="Times New Roman" w:cs="Times New Roman"/>
          <w:color w:val="000000" w:themeColor="text1"/>
          <w:sz w:val="24"/>
          <w:szCs w:val="24"/>
          <w:lang w:val="en-US" w:eastAsia="pt-BR"/>
        </w:rPr>
        <w:t>ensemble</w:t>
      </w:r>
      <w:r w:rsidR="00A650F6">
        <w:rPr>
          <w:rFonts w:ascii="Times New Roman" w:eastAsia="Times New Roman" w:hAnsi="Times New Roman" w:cs="Times New Roman"/>
          <w:color w:val="000000" w:themeColor="text1"/>
          <w:sz w:val="24"/>
          <w:szCs w:val="24"/>
          <w:lang w:val="en-US" w:eastAsia="pt-BR"/>
        </w:rPr>
        <w:t>s reduce</w:t>
      </w:r>
      <w:r w:rsidR="00870AA6">
        <w:rPr>
          <w:rFonts w:ascii="Times New Roman" w:eastAsia="Times New Roman" w:hAnsi="Times New Roman" w:cs="Times New Roman"/>
          <w:color w:val="000000" w:themeColor="text1"/>
          <w:sz w:val="24"/>
          <w:szCs w:val="24"/>
          <w:lang w:val="en-US" w:eastAsia="pt-BR"/>
        </w:rPr>
        <w:t xml:space="preserve"> the uncertainty </w:t>
      </w:r>
      <w:r w:rsidRPr="005634AA">
        <w:rPr>
          <w:rFonts w:ascii="Times New Roman" w:eastAsia="Times New Roman" w:hAnsi="Times New Roman" w:cs="Times New Roman"/>
          <w:color w:val="000000" w:themeColor="text1"/>
          <w:sz w:val="24"/>
          <w:szCs w:val="24"/>
          <w:lang w:val="en-US" w:eastAsia="pt-BR"/>
        </w:rPr>
        <w:t xml:space="preserve">of predictions for many crops </w:t>
      </w:r>
      <w:r w:rsidRPr="005634AA">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"10.1038/ncliamte1916", "ISBN" : "1758-6798", "ISSN" : "1758-678X", "PMID" : "326816100022", "abstract" : "Projections of climate change impacts on crop yields are inherently uncertain1. Uncertainty is often quantified when projecting future greenhouse gas emissions and their influence on climate2. However, multi-model uncertainty analysis of crop responses to climate change is rare because systematic and objective comparisons among process-based crop simulation models1,3 are difficult4. Here we present the largest stan- dardized model intercomparison for climate change impacts so far. We found that individual crop models are able to simulate measured wheat grain yields accurately under a range of environments, particularly if the input information is sufficient. However, simulated climate change impacts vary across models owing to differences in model structures and parameter values. A greater proportion of the uncertainty in climate change impact projections was due to variations among crop models than to variations among downscaled general circulation models. Uncertainties in simulated impacts increased with CO2 concentrations and associated warming. These impact uncertainties can be reduced by improving temperature and CO2 relationships in models and better quan- tified through use of multi-model ensembles. Less uncertainty in describing how climate change may affect agricultural productivity will aid adaptation strategy development and policymaking", "author" : [ { "dropping-particle" : "", "family" : "Asseng", "given" : "S", "non-dropping-particle" : "", "parse-names" : false, "suffix" : "" } ], "container-title" : "Nature Climate Change", "id" : "ITEM-1", "issue" : "9", "issued" : { "date-parts" : [ [ "2013" ] ] }, "page" : "627-632", "title" : "Uncertainty in simulating wheat yields under climate change", "type" : "article-journal", "volume" : "3" }, "uris" : [ "http://www.mendeley.com/documents/?uuid=f571fec6-f76d-42bd-b2a0-d1707e6bd1f1" ] }, { "id" : "ITEM-2", "itemData" : { "DOI" : "10.1098/rsta.2007.2076", "ISBN" : "1364-503X", "ISSN" : "1364-503X", "PMID" : "17569654", "abstract" : "Recent coordinated efforts, in which numerous climate models have been run for a common set of experiments, have produced large datasets of projections of future climate for various scenarios. Those multi-model ensembles sample initial condition, parameter as well as structural uncertainties in the model design, and they have prompted a variety of approaches to quantify uncertainty in future climate in a probabilistic way. This paper outlines the motivation for using multi-model ensembles, reviews the methodologies published so far and compares their results for regional temperature projections. The challenges in interpreting multi-model results, caused by the lack of verification of climate projections, the problem of model dependence, bias and tuning as well as the difficulty in making sense of an 'ensemble of opportunity', are discussed in detail.", "author" : [ { "dropping-particle" : "", "family" : "Tebaldi", "given" : "Claudia", "non-dropping-particle" : "", "parse-names" : false, "suffix" : "" }, { "dropping-particle" : "", "family" : "Knutti", "given" : "Reto", "non-dropping-particle" : "", "parse-names" : false, "suffix" : "" }, { "dropping-particle" : "", "family" : "Allen", "given" : "M.R.", "non-dropping-particle" : "", "parse-names" : false, "suffix" : "" }, { "dropping-particle" : "", "family" : "Stott", "given" : "P.A.", "non-dropping-particle" : "", "parse-names" : false, "suffix" : "" }, { "dropping-particle" : "", "family" : "Mitchell", "given" : "J.F.B.", "non-dropping-particle" : "", "parse-names" : false, "suffix" : "" }, { "dropping-particle" : "", "family" : "Schnur", "given" : "R.", "non-dropping-particle" : "", "parse-names" : false, "suffix" : "" }, { "dropping-particle" : "", "family" : "Delworth", "given" : "T.L.", "non-dropping-particle" : "", "parse-names" : false, "suffix" : "" }, { "dropping-particle" : "", "family" : "Andronova", "given" : "N.", "non-dropping-particle" : "", "parse-names" : false, "suffix" : "" }, { "dropping-particle" : "", "family" : "Schlesinger", "given" : "M.E.", "non-dropping-particle" : "", "parse-names" : false, "suffix" : "" }, { "dropping-particle" : "", "family" : "Annan", "given" : "J.D.", "non-dropping-particle" : "", "parse-names" : false, "suffix" : "" }, { "dropping-particle" : "", "family" : "Hargreaves", "given" : "J.C.", "non-dropping-particle" : "", "parse-names" : false, "suffix" : "" }, { "dropping-particle" : "", "family" : "Edwards", "given" : "N.R.", "non-dropping-particle" : "", "parse-names" : false, "suffix" : "" }, { "dropping-particle" : "", "family" : "Marsh", "given" : "R.", "non-dropping-particle" : "", "parse-names" : false, "suffix" : "" }, { "dropping-particle" : "", "family" : "Annan", "given" : "J.D.", "non-dropping-particle" : "", "parse-names" : false, "suffix" : "" }, { "dropping-particle" : "", "family" : "Hargreaves", "given" : "J.C.", "non-dropping-particle" : "", "parse-names" : false, "suffix" : "" }, { "dropping-particle" : "", "family" : "Ohgaito", "given" : "R.", "non-dropping-particle" : "", "parse-names" : false, "suffix" : "" }, { "dropping-particle" : "", "family" : "Abe-Ouchi", "given" : "A.", "non-dropping-particle" : "", "parse-names" : false, "suffix" : "" }, { "dropping-particle" : "", "family" : "Emori", "given" : "S.", "non-dropping-particle" : "", "parse-names" : false, "suffix" : "" }, { "dropping-particle" : "", "family" : "Benestad", "given" : "R.", "non-dropping-particle" : "", "parse-names" : false, "suffix" : "" }, { "dropping-particle" : "", "family" : "Berger", "given" : "J.O.", "non-dropping-particle" : "", "parse-names" : false, "suffix" : "" }, { "dropping-particle" : "", "family" : "Bryan", "given" : "F.O.", "non-dropping-particle" : "", "parse-names" : false, "suffix" : "" }, { "dropping-particle" : "", "family" : "Danabasoglu", "given" : "G.", "non-dropping-particle" : "", "parse-names" : false, "suffix" : "" }, { "dropping-particle" : "", "family" : "Nakashiki", "given" : "N.", "non-dropping-particle" : "", "parse-names" : false, "suffix" : "" }, { "dropping-particle" : "", "family" : "Yoshida", "given" : "Y.", "non-dropping-particle" : "", "parse-names" : false, "suffix" : "" }, { "dropping-particle" : "", "family" : "Kim", "given" : "D.-H.", "non-dropping-particle" : "", "parse-names" : false, "suffix" : "" }, { "dropping-particle" : "", "family" : "Tsutsui", "given" : "J.", "non-dropping-particle" : "", "parse-names" : false, "suffix" : "" }, { "dropping-particle" : "", "family" : "Cantelaube", "given" : "P.", "non-dropping-particle" : "", "parse-names" : false, "suffix" : "" }, { "dropping-particle" : "", "family" : "Terres", "given" : "J.-M.", "non-dropping-particle" : "", "parse-names" : false, "suffix" : "" }, { "dropping-particle" : "", "family" : "Collins", "given" : "M.", "non-dropping-particle" : "", "parse-names" : false, "suffix" : "" }, { "dropping-particle" : "", "family" : "Booth", "given" : "B.B.B.", "non-dropping-particle" : "", "parse-names" : false, "suffix" : "" }, { "dropping-particle" : "", "family" : "Harris", "given" : "G.", "non-dropping-particle" : "", "parse-names" : false, "suffix" : "" }, { "dropping-particle" : "", "family" : "Murphy", "given" : "J.M.", "non-dropping-particle" : "", "parse-names" : false, "suffix" : "" }, { "dropping-particle" : "", "family" : "Sexton", "given" : "D.M.H.", "non-dropping-particle" : "", "parse-names" : false, "suffix" : "" }, { "dropping-particle" : "", "family" : "Webb", "given" : "M.J.", "non-dropping-particle" : "", "parse-names" : false, "suffix" : "" }, { "dropping-particle" : "", "family" : "Dettinger", "given" : "M.", "non-dropping-particle" : "", "parse-names" : false, "suffix" : "" }, { "dropping-particle" : "", "family" : "Doblas-Reyes", "given" : "F.J.", "non-dropping-particle" : "", "parse-names" : false, "suffix" : "" }, { "dropping-particle" : "", "family" : "Pavan", "given" : "V.", "non-dropping-particle" : "", "parse-names" : false, "suffix" : "" }, { "dropping-particle" : "", "family" : "Stephenson", "given" : "D.B.", "non-dropping-particle" : "", "parse-names" : false, "suffix" : "" }, { "dropping-particle" : "", "family" : "Evensen", "given" : "G.", "non-dropping-particle" : "", "parse-names" : false, "suffix" : "" }, { "dropping-particle" : "", "family" : "Evensen", "given" : "G.", "non-dropping-particle" : "", "parse-names" : false, "suffix" : "" }, { "dropping-particle" : "", "family" : "Forest", "given" : "C.E.", "non-dropping-particle" : "", "parse-names" : false, "suffix" : "" }, { "dropping-particle" : "", "family" : "Stone", "given" : "P.H.", "non-dropping-particle" : "", "parse-names" : false, "suffix" : "" }, { "dropping-particle" : "", "family" : "Sokolov", "given" : "A.P.", "non-dropping-particle" : "", "parse-names" : false, "suffix" : "" }, { "dropping-particle" : "", "family" : "Allen", "given" : "M.R.", "non-dropping-particle" : "", "parse-names" : false, "suffix" : "" }, { "dropping-particle" : "", "family" : "Webster", "given" : "M.D.", "non-dropping-particle" : "", "parse-names" : false, "suffix" : "" }, { "dropping-particle" : "", "family" : "Forest", "given" : "C.E.", "non-dropping-particle" : "", "parse-names" : false, "suffix" : "" }, { "dropping-particle" : "", "family" : "Stone", "given" : "P.H.", "non-dropping-particle" : "", "parse-names" : false, "suffix" : "" }, { "dropping-particle" : "", "family" : "Sokolov", "given" : "A.P.", "non-dropping-particle" : "", "parse-names" : false, "suffix" : "" }, { "dropping-particle" : "", "family" : "Frame", "given" : "D.J.", "non-dropping-particle" : "", "parse-names" : false, "suffix" : "" }, { "dropping-particle" : "", "family" : "Booth", "given" : "B.B.B.", "non-dropping-particle" : "", "parse-names" : false, "suffix" : "" }, { "dropping-particle" : "", "family" : "Kettleborough", "given" : "J.A.", "non-dropping-particle" : "", "parse-names" : false, "suffix" : "" }, { "dropping-particle" : "", "family" : "Stainforth", "given" : "D.A.", "non-dropping-particle" : "", "parse-names" : false, "suffix" : "" }, { "dropping-particle" : "", "family" : "Gregory", "given" : "J.M.", "non-dropping-particle" : "", "parse-names" : false, "suffix" : "" }, { "dropping-particle" : "", "family" : "Collins", "given" : "M.", "non-dropping-particle" : "", "parse-names" : false, "suffix" : "" }, { "dropping-particle" : "", "family" : "Allen", "given" : "M.R.", "non-dropping-particle" : "", "parse-names" : false, "suffix" : "" }, { "dropping-particle" : "", "family" : "Gates", "given" : "W.L.", "non-dropping-particle" : "", "parse-names" : false, "suffix" : "" }, { "dropping-particle" : "", "family" : "Gent", "given" : "P.R.", "non-dropping-particle" : "", "parse-names" : false, "suffix" : "" }, { "dropping-particle" : "", "family" : "McWilliams", "given" : "J.C.", "non-dropping-particle" : "", "parse-names" : false, "suffix" : "" }, { "dropping-particle" : "", "family" : "Gent", "given" : "P.R.", "non-dropping-particle" : "", "parse-names" : false, "suffix" : "" }, { "dropping-particle" : "", "family" : "Willebrand", "given" : "J.", "non-dropping-particle" : "", "parse-names" : false, "suffix" : "" }, { "dropping-particle" : "", "family" : "McDougall", "given" : "T.J.", "non-dropping-particle" : "", "parse-names" : false, "suffix" : "" }, { "dropping-particle" : "", "family" : "McWilliams", "given" : "J.C.", "non-dropping-particle" : "", "parse-names" : false, "suffix" : "" }, { "dropping-particle" : "", "family" : "Gillett", "given" : "N.P.", "non-dropping-particle" : "", "parse-names" : false, "suffix" : "" }, { "dropping-particle" : "", "family" : "Zwiers", "given" : "F.W.", "non-dropping-particle" : "", "parse-names" : false, "suffix" : "" }, { "dropping-particle" : "", "family" : "Weaver", "given" : "A.J.", "non-dropping-particle" : "", "parse-names" : false, "suffix" : "" }, { "dropping-particle" : "", "family" : "Hegerl", "given" : "G.C.", "non-dropping-particle" : "", "parse-names" : false, "suffix" : "" }, { "dropping-particle" : "", "family" : "Allen", "given" : "M.R.", "non-dropping-particle" : "", "parse-names" : false, "suffix" : "" }, { "dropping-particle" : "", "family" : "Stott", "given" : "P.A.", "non-dropping-particle" : "", "parse-names" : false, "suffix" : "" }, { "dropping-particle" : "", "family" : "Giorgi", "given" : "F.", "non-dropping-particle" : "", "parse-names" : false, "suffix" : "" }, { "dropping-particle" : "", "family" : "Francisco", "given" : "R.", "non-dropping-particle" : "", "parse-names" : false, "suffix" : "" }, { "dropping-particle" : "", "family" : "Giorgi", "given" : "F.", "non-dropping-particle" : "", "parse-names" : false, "suffix" : "" }, { "dropping-particle" : "", "family" : "Mearns", "given" : "L.", "non-dropping-particle" : "", "parse-names" : false, "suffix" : "" }, { "dropping-particle" : "", "family" : "Giorgi", "given" : "F.", "non-dropping-particle" : "", "parse-names" : false, "suffix" : "" }, { "dropping-particle" : "", "family" : "Mearns", "given" : "L.", "non-dropping-particle" : "", "parse-names" : false, "suffix" : "" }, { "dropping-particle" : "", "family" : "Goldstein", "given" : "M.", "non-dropping-particle" : "", "parse-names" : false, "suffix" : "" }, { "dropping-particle" : "", "family" : "Rougier", "given" : "J.", "non-dropping-particle" : "", "parse-names" : false, "suffix" : "" }, { "dropping-particle" : "", "family" : "Greene", "given" : "A.", "non-dropping-particle" : "", "parse-names" : false, "suffix" : "" }, { "dropping-particle" : "", "family" : "Goddard", "given" : "L.", "non-dropping-particle" : "", "parse-names" : false, "suffix" : "" }, { "dropping-particle" : "", "family" : "Lall", "given" : "U.", "non-dropping-particle" : "", "parse-names" : false, "suffix" : "" }, { "dropping-particle" : "", "family" : "Hagedorn", "given" : "R.", "non-dropping-particle" : "", "parse-names" : false, "suffix" : "" }, { "dropping-particle" : "", "family" : "Doblas-Reyes", "given" : "F.J.", "non-dropping-particle" : "", "parse-names" : false, "suffix" : "" }, { "dropping-particle" : "", "family" : "Palmer", "given" : "T.N.", "non-dropping-particle" : "", "parse-names" : false, "suffix" : "" }, { "dropping-particle" : "", "family" : "Hegerl", "given" : "G.C.", "non-dropping-particle" : "", "parse-names" : false, "suffix" : "" }, { "dropping-particle" : "", "family" : "Crowley", "given" : "T.J.", "non-dropping-particle" : "", "parse-names" : false, "suffix" : "" }, { "dropping-particle" : "", "family" : "Hyde", "given" : "W.T.", "non-dropping-particle" : "", "parse-names" : false, "suffix" : "" }, { "dropping-particle" : "", "family" : "Frame", "given" : "D.J.", "non-dropping-particle" : "", "parse-names" : false, "suffix" : "" }, { "dropping-particle" : "", "family" : "Houghton", "given" : "J.T.", "non-dropping-particle" : "", "parse-names" : false, "suffix" : "" }, { "dropping-particle" : "", "family" : "Ding", "given" : "Y.", "non-dropping-particle" : "", "parse-names" : false, "suffix" : "" }, { "dropping-particle" : "", "family" : "Griggs", "given" : "D.J.", "non-dropping-particle" : "", "parse-names" : false, "suffix" : "" }, { "dropping-particle" : "", "family" : "Noguer", "given" : "M.", "non-dropping-particle" : "", "parse-names" : false, "suffix" : "" }, { "dropping-particle" : "van der", "family" : "Linden", "given" : "P.J.", "non-dropping-particle" : "", "parse-names" : false, "suffix" : "" }, { "dropping-particle" : "", "family" : "Xiaosu", "given" : "D.", "non-dropping-particle" : "", "parse-names" : false, "suffix" : "" }, { "dropping-particle" : "", "family" : "Dai", "given" : "X.", "non-dropping-particle" : "", "parse-names" : false, "suffix" : "" }, { "dropping-particle" : "", "family" : "Maskell", "given" : "K.", "non-dropping-particle" : "", "parse-names" : false, "suffix" : "" }, { "dropping-particle" : "", "family" : "Johnson", "given" : "C.A.", "non-dropping-particle" : "", "parse-names" : false, "suffix" : "" }, { "dropping-particle" : "", "family" : "Kiehl", "given" : "J.T.", "non-dropping-particle" : "", "parse-names" : false, "suffix" : "" }, { "dropping-particle" : "", "family" : "Shields", "given" : "C.A.", "non-dropping-particle" : "", "parse-names" : false, "suffix" : "" }, { "dropping-particle" : "", "family" : "Knutti", "given" : "R.", "non-dropping-particle" : "", "parse-names" : false, "suffix" : "" }, { "dropping-particle" : "", "family" : "Stocker", "given" : "T.F.", "non-dropping-particle" : "", "parse-names" : false, "suffix" : "" }, { "dropping-particle" : "", "family" : "Joos", "given" : "F.", "non-dropping-particle" : "", "parse-names" : false, "suffix" : "" }, { "dropping-particle" : "", "family" : "Plattner", "given" : "G.-K.", "non-dropping-particle" : "", "parse-names" : false, "suffix" : "" }, { "dropping-particle" : "", "family" : "Knutti", "given" : "R.", "non-dropping-particle" : "", "parse-names" : false, "suffix" : "" }, { "dropping-particle" : "", "family" : "Stocker", "given" : "T.F.", "non-dropping-particle" : "", "parse-names" : false, "suffix" : "" }, { "dropping-particle" : "", "family" : "Joos", "given" : "F.", "non-dropping-particle" : "", "parse-names" : false, "suffix" :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"M\u00fcller", "given" : "S.A.", "non-dropping-particle" : "", "parse-names" : false, "suffix" : "" }, { "dropping-particle" : "", "family" : "Plattner", "given" : "G.-K.", "non-dropping-particle" : "", "parse-names" : false, "suffix" : "" }, { "dropping-particle" : "", "family" : "Stocker", "given" : "T.F.", "non-dropping-particle" : "", "parse-names" : false, "suffix" : "" }, { "dropping-particle" : "", "family" : "Knutti", "given" : "R.", "non-dropping-particle" : "", "parse-names" : false, "suffix" : "" }, { "dropping-particle" : "", "family" : "Meehl", "given" : "G.A.", "non-dropping-particle" : "", "parse-names" : false, "suffix" : "" }, { "dropping-particle" : "", "family" : "Allen", "given" : "M.R.", "non-dropping-particle" : "", "parse-names" : false, "suffix" : "" }, { "dropping-particle" : "", "family" : "Stainforth", "given" : "D.A.", "non-dropping-particle" : "", "parse-names" : false, "suffix" : "" }, { "dropping-particle" : "", "family" : "Krishnamurti", "given" : "T.N.", "non-dropping-particle" : "", "parse-names" : false, "suffix" : "" }, { "dropping-particle" : "", "family" : "Kishtawal", "given" : "C.M.", "non-dropping-particle" : "", "parse-names" : false, "suffix" : "" }, { "dropping-particle" : "", "family" : "Zhang", "given" : "Z.", "non-dropping-particle" : "", "parse-names" : false, "suffix" : "" }, { "dropping-particle" : "", "family" : "Larow", "given" : "T.", "non-dropping-particle" : "", "parse-names" : false, "suffix" : "" }, { "dropping-particle" : "", "family" : "Bachiochi", "given" : "D.", "non-dropping-particle" : "", "parse-names" : false, "suffix" : "" }, { "dropping-particle" : "", "family" : "Williford", "given" : "E.", "non-dropping-particle" : "", "parse-names" : false, "suffix" : "" }, { "dropping-particle" : "", "family" : "Gadgil", "given" : "S.", "non-dropping-particle" : "", "parse-names" : false, "suffix" : "" }, { "dropping-particle" : "", "family" : "Surendran", "given" : "S.", "non-dropping-particle" : "", "parse-names" : false, "suffix" : "" }, { "dropping-particle" : "", "family" : "Lambert", "given" : "S.J.", "non-dropping-particle" : "", "parse-names" : false, "suffix" : "" }, { "dropping-particle" : "", "family" : "Boer", "given" : "G.J.", "non-dropping-particle" : "", "parse-names" : false, "suffix" : "" }, { "dropping-particle" : "", "family" : "Lopez", "given" : "A.", "non-dropping-particle" : "", "parse-names" : false, "suffix" : "" }, { "dropping-particle" : "", "family" : "Tebaldi", "given" : "C.", "non-dropping-particle" : "", "parse-names" : false, "suffix" : "" }, { "dropping-particle" : "", "family" : "New", "given" : "M.", "non-dropping-particle" : "", "parse-names" : false, "suffix" : "" }, { "dropping-particle" : "", "family" : "Stainforth", "given" : "D.A.", "non-dropping-particle" : "", "parse-names" : false, "suffix" : "" }, { "dropping-particle" : "", "family" : "Allen", "given" : "M.R.", "non-dropping-particle" : "", "parse-names" : false, "suffix" : "" }, { "dropping-particle" : "", "family" : "Kettleborough", "given" : "J.", "non-dropping-particle" : "", "parse-names" : false, "suffix" : "" }, { "dropping-particle" : "", "family" : "Luo", "given" : "Q.", "non-dropping-particle" : "", "parse-names" : false, "suffix" : "" }, { "dropping-particle" : "", "family" : "Jones", "given" : "R.", "non-dropping-particle" : "", "parse-names" : false, "suffix" : "" }, { "dropping-particle" : "", "family" : "Williams", "given" : "M.", "non-dropping-particle" : "", "parse-names" : false, "suffix" : "" }, { "dropping-particle" : "", "family" : "Bryan", "given" : "B.", "non-dropping-particle" : "", "parse-names" : false, "suffix" : "" }, { "dropping-particle" : "", "family" : "Bellotti", "given" : "W.", "non-dropping-particle" : "", "parse-names" : false, "suffix" : "" }, { "dropping-particle" : "", "family" : "Meehl", "given" : "G.", "non-dropping-particle" : "", "parse-names" : false, "suffix" : "" }, { "dropping-particle" : "", "family" : "Boer", "given" : "G.J.", "non-dropping-particle" : "", "parse-names" : false, "suffix" : "" }, { "dropping-particle" : "", "family" : "Covey", "given" : "C.", "non-dropping-particle" : "", "parse-names" : false, "suffix" : "" }, { "dropping-particle" : "", "family" : "Latif", "given" : "M.", "non-dropping-particle" : "", "parse-names" : false, "suffix" : "" }, { "dropping-particle" : "", "family" : "Stouffer", "given" : "R.J.", "non-dropping-particle" : "", "parse-names" : false, "suffix" : "" }, { "dropping-particle" : "", "family" : "Meinshausen", "given" : "M.", "non-dropping-particle" : "", "parse-names" : false, "suffix" : "" }, { "dropping-particle" : "", "family" : "Min", "given" : "S.-K.", "non-dropping-particle" : "", "parse-names" : false, "suffix" : "" }, { "dropping-particle" : "", "family" : "Hense", "given" : "A.", "non-dropping-particle" : "", "parse-names" : false, "suffix" : "" }, { "dropping-particle" : "", "family" : "Murphy", "given" : "J.M.", "non-dropping-particle" : "", "parse-names" : false, "suffix" : "" }, { "dropping-particle" : "", "family" : "Sexton", "given" : "D.M.H.", "non-dropping-particle" : "", "parse-names" : false, "suffix" : "" }, { "dropping-particle" : "", "family" : "Barnett", "given" : "D.N.", "non-dropping-particle" : "", "parse-names" : false, "suffix" : "" }, { "dropping-particle" : "", "family" : "Jones", "given" : "G.S.", "non-dropping-particle" : "", "parse-names" : false, "suffix" : "" }, { "dropping-particle" : "", "family" : "Webb", "given" : "M.J.", "non-dropping-particle" : "", "parse-names" : false, "suffix" : "" }, { "dropping-particle" : "", "family" : "Collins", "given" : "M.", "non-dropping-particle" : "", "parse-names" : false, "suffix" : "" }, { "dropping-particle" : "", "family" : "Stainforth", "given" : "D.A.", "non-dropping-particle" : "", "parse-names" : false, "suffix" : "" }, { "dropping-particle" : "", "family" : "Naki\u0107enovi\u0107", "given" : "N.", "non-dropping-particle" : "", "parse-names" : false, "suffix" : "" }, { "dropping-particle" : "", "family" : "Nychka", "given" : "D.", "non-dropping-particle" : "", "parse-names" : false, "suffix" : "" }, { "dropping-particle" : "", "family" : "Tebaldi", "given" : "C.", "non-dropping-particle" : "", "parse-names" : false, "suffix" : "" }, { "dropping-particle" : "", "family" : "Otto-Bliesner", "given" : "B.L.", "non-dropping-particle" : "", "parse-names" : false, "suffix" : "" }, { "dropping-particle" : "", "family" : "Brady", "given" : "E.", "non-dropping-particle" : "", "parse-names" : false, "suffix" : "" }, { "dropping-particle" : "", "family" : "Clauzet", "given" : "G.", "non-dropping-particle" : "", "parse-names" : false, "suffix" : "" }, { "dropping-particle" : "", "family" : "Tomas", "given" : "R.", "non-dropping-particle" : "", "parse-names" : false, "suffix" : "" }, { "dropping-particle" : "", "family" : "Levis", "given" : "S.", "non-dropping-particle" : "", "parse-names" : false, "suffix" : "" }, { "dropping-particle" : "", "family" : "Kothavala", "given" : "Z.", "non-dropping-particle" : "", "parse-names" : false, "suffix" : "" }, { "dropping-particle" : "", "family" : "Palmer", "given" : "T.", "non-dropping-particle" : "", "parse-names" : false, "suffix" : "" }, { "dropping-particle" : "", "family" : "Palmer", "given" : "T.N.", "non-dropping-particle" : "", "parse-names" : false, "suffix" : "" }, { "dropping-particle" : "", "family" : "R\u00e4is\u00e4nen", "given" : "J.", "non-dropping-particle" : "", "parse-names" : false, "suffix" : "" }, { "dropping-particle" : "", "family" : "Palmer", "given" : "T.", "non-dropping-particle" : "", "parse-names" : false, "suffix" : "" }, { "dropping-particle" : "", "family" : "Shutts", "given" : "G.", "non-dropping-particle" : "", "parse-names" : false, "suffix" : "" }, { "dropping-particle" : "", "family" : "Hagedorn", "given" : "R.", "non-dropping-particle" : "", "parse-names" : false, "suffix" : "" }, { "dropping-particle" : "", "family" : "Doblas-Reyes", "given" : "F.", "non-dropping-particle" : "", "parse-names" : false, "suffix" : "" }, { "dropping-particle" : "", "family" : "Jung", "given" : "T.", "non-dropping-particle" : "", "parse-names" : false, "suffix" : "" }, { "dropping-particle" : "", "family" : "Leutbecher", "given" : "M.", "non-dropping-particle" : "", "parse-names" : false, "suffix" : "" }, { "dropping-particle" : "", "family" : "Palmer", "given" : "T.N.", "non-dropping-particle" : "", "parse-names" : false, "suffix" : "" }, { "dropping-particle" : "", "family" : "Doblas-Reyes", "given" : "F.J.", "non-dropping-particle" : "", "parse-names" : false, "suffix" : "" }, { "dropping-particle" : "", "family" : "Hagedorn", "given" : "R.", "non-dropping-particle" : "", "parse-names" : false, "suffix" : "" }, { "dropping-particle" : "", "family" : "Weisheimer", "given" : "A.", "non-dropping-particle" : "", "parse-names" : false, "suffix" : "" }, { "dropping-particle" : "", "family" : "Piani", "given" : "C.", "non-dropping-particle" : "", "parse-names" : false, "suffix" : "" }, { "dropping-particle" : "", "family" : "Frame", "given" : "D.J.", "non-dropping-particle" : "", "parse-names" : false, "suffix" : "" }, { "dropping-particle" : "", "family" : "Stainforth", "given" : "D.A.", "non-dropping-particle" : "", "parse-names" : false, "suffix" : "" }, { "dropping-particle" : "", "family" : "Allen", "given" : "M.R.", "non-dropping-particle" : "", "parse-names" : false, "suffix" : "" }, { "dropping-particle" : "", "family" : "R\u00e4is\u00e4nen", "given" : "J.", "non-dropping-particle" : "", "parse-names" : false, "suffix" : "" }, { "dropping-particle" : "", "family" : "R\u00e4is\u00e4nen", "given" : "J.", "non-dropping-particle" : "", "parse-names" : false, "suffix" : "" }, { "dropping-particle" : "", "family" : "Palmer", "given" : "T.N.", "non-dropping-particle" : "", "parse-names" : false, "suffix" : "" }, { "dropping-particle" : "", "family" : "Redi", "given" : "M.H.", "non-dropping-particle" : "", "parse-names" : false, "suffix" : "" }, { "dropping-particle" : "", "family" : "Robertson", "given" : "A.W.", "non-dropping-particle" : "", "parse-names" : false, "suffix" : "" }, { "dropping-particle" : "", "family" : "Lall", "given" : "U.", "non-dropping-particle" : "", "parse-names" : false, "suffix" : "" }, { "dropping-particle" : "", "family" : "Zebiak", "given" : "S.E.", "non-dropping-particle" : "", "parse-names" : false, "suffix" : "" }, { "dropping-particle" : "", "family" : "Goddard", "given" : "L.", "non-dropping-particle" : "", "parse-names" : false, "suffix" : "" }, { "dropping-particle" : "", "family" : "Schneider", "given" : "S.H.", "non-dropping-particle" : "", "parse-names" : false, "suffix" : "" }, { "dropping-particle" : "", "family" : "Stainforth", "given" : "D.A.", "non-dropping-particle" : "", "parse-names" : false, "suffix" : "" }, { "dropping-particle" : "", "family" : "Stott", "given" : "P.A.", "non-dropping-particle" : "", "parse-names" : false, "suffix" : "" }, { "dropping-particle" : "", "family" : "Kettleborough", "given" : "J.A.", "non-dropping-particle" : "", "parse-names" : false, "suffix" : "" }, { "dropping-particle" : "", "family" : "Tebaldi", "given" : "C.", "non-dropping-particle" : "", "parse-names" : false, "suffix" : "" }, { "dropping-particle" : "", "family" : "Mearns", "given" : "L.", "non-dropping-particle" : "", "parse-names" : false, "suffix" : "" }, { "dropping-particle" : "", "family" : "Nychka", "given" : "D.", "non-dropping-particle" : "", "parse-names" : false, "suffix" : "" }, { "dropping-particle" : "", "family" : "Smith", "given" : "R.", "non-dropping-particle" : "", "parse-names" : false, "suffix" : "" }, { "dropping-particle" : "", "family" : "Tebaldi", "given" : "C.", "non-dropping-particle" : "", "parse-names" : false, "suffix" : "" }, { "dropping-particle" : "", "family" : "Smith", "given" : "R.", "non-dropping-particle" : "", "parse-names" : false, "suffix" : "" }, { "dropping-particle" : "", "family" : "Nychka", "given" : "D.", "non-dropping-particle" : "", "parse-names" : false, "suffix" : "" }, { "dropping-particle" : "", "family" : "Mearns", "given" : "L.", "non-dropping-particle" : "", "parse-names" : false, "suffix" : "" }, { "dropping-particle" : "", "family" : "Thomson", "given" : "M.C.", "non-dropping-particle" : "", "parse-names" : false, "suffix" : "" }, { "dropping-particle" : "", "family" : "Doblas-Reyes", "given" : "F.J.", "non-dropping-particle" : "", "parse-names" : false, "suffix" : "" }, { "dropping-particle" : "", "family" : "Mason", "given" : "S.J.", "non-dropping-particle" : "", "parse-names" : false, "suffix" : "" }, { "dropping-particle" : "", "family" : "Hagedorn", "given" : "R.", "non-dropping-particle" : "", "parse-names" : false, "suffix" : "" }, { "dropping-particle" : "", "family" : "Connor", "given" : "S.J.", "non-dropping-particle" : "", "parse-names" : false, "suffix" : "" }, { "dropping-particle" : "", "family" : "Phindela", "given" : "T.", "non-dropping-particle" : "", "parse-names" : false, "suffix" : "" }, { "dropping-particle" : "", "family" : "Morse", "given" : "A.P.", "non-dropping-particle" : "", "parse-names" : false, "suffix" : "" }, { "dropping-particle" : "", "family" : "Palmer", "given" : "T.N.", "non-dropping-particle" : "", "parse-names" : false, "suffix" : "" }, { "dropping-particle" : "von", "family" : "Deimling", "given" : "T.S.", "non-dropping-particle" : "", "parse-names" : false, "suffix" : "" }, { "dropping-particle" : "", "family" : "Held", "given" : "H.", "non-dropping-particle" : "", "parse-names" : false, "suffix" : "" }, { "dropping-particle" : "", "family" : "Ganopolski", "given" : "A.", "non-dropping-particle" : "", "parse-names" : false, "suffix" : "" }, { "dropping-particle" : "", "family" : "Rahmstorf", "given" : "S.", "non-dropping-particle" : "", "parse-names" : false, "suffix" : "" }, { "dropping-particle" : "", "family" : "Wigley", "given" : "T.M.L.", "non-dropping-particle" : "", "parse-names" : false, "suffix" : "" }, { "dropping-particle" : "", "family" : "Raper", "given" : "S.C.B.", "non-dropping-particle" : "", "parse-names" : false, "suffix" : "" }, { "dropping-particle" : "", "family" : "Wild", "given" : "M.", "non-dropping-particle" : "", "parse-names" : false, "suffix" : "" }, { "dropping-particle" : "", "family" : "Wild", "given" : "M.", "non-dropping-particle" : "", "parse-names" : false, "suffix" : "" }, { "dropping-particle" : "", "family" : "Long", "given" : "C.N.", "non-dropping-particle" : "", "parse-names" : false, "suffix" : "" }, { "dropping-particle" : "", "family" : "Ohmura", "given" : "A.", "non-dropping-particle" : "", "parse-names" : false, "suffix" : "" }, { "dropping-particle" : "", "family" : "Yun", "given" : "W.T.", "non-dropping-particle" : "", "parse-names" : false, "suffix" : "" }, { "dropping-particle" : "", "family" : "Stefanova", "given" : "L.", "non-dropping-particle" : "", "parse-names" : false, "suffix" : "" }, { "dropping-particle" : "", "family" : "Krishnamurti", "given" : "T.N.", "non-dropping-particle" : "", "parse-names" : false, "suffix" : "" } ], "container-title" : "Philosophical transactions. Series A, Mathematical, physical, and engineering sciences", "id" : "ITEM-2", "issue" : "1857", "issued" : { "date-parts" : [ [ "2007" ] ] }, "page" : "2053-75", "title" : "The use of the multi-model ensemble in probabilistic climate projections.", "type" : "article-journal", "volume" : "365" }, "uris" : [ "http://www.mendeley.com/documents/?uuid=1779762a-1d46-4e6f-b9bf-700b7fe959c6" ] }, { "id" : "ITEM-3", "itemData" : { "DOI" : "10.1111/gcb.12768", "ISBN" : "1365-2486", "ISSN" : "13652486", "PMID" : "25330243", "abstract" : "Crop models of crop growth are increasingly used to quantify the impact of global changes due to climate or crop management. Therefore, accuracy of simulation results is a major concern. Studies with ensembles of crop models can give valuable information about model accuracy and uncertainty, but such studies are difficult to organize and have only recently begun. We report on the largest ensemble study to date, of 27 wheat models tested in four con- trasting locations for their accuracy in simulating multiple crop growth and yield variables. The relative error aver- aged over models was 24\u201338% for the different end-of-season variables including grain yield (GY) and grain protein concentration (GPC). There was little relation between error of a model for GY or GPC and error for in-season vari- ables. Thus, most models did not arrive at accurate simulations of GY and GPC by accurately simulating preceding growth dynamics. Ensemble simulations, taking either the mean (e-mean) or median (e-median) of simulated values, gave better estimates than any individual model when all variables were considered. Compared to individual models, e-median ranked first in simulating measured GY and third in GPC. The error of e-mean and e-median declined with an increasing number of ensemble members, with little decrease beyond 10 models. We conclude that multimodel ensembles can be used to create new estimators with improved accuracy and consistency in simulating growth dynamics. We argue that these results are applicable to other crop species, and hypothesize that they apply more generally to ecological system models. Keywords:", "author" : [ { "dropping-particle" : "", "family" : "Martre", "given" : "Pierre", "non-dropping-particle" : "", "parse-names" : false, "suffix" : "" }, { "dropping-particle" : "", "family" : "Wallach", "given" : "Daniel", "non-dropping-particle" : "", "parse-names" : false, "suffix" : "" }, { "dropping-particle" : "", "family" : "Asseng", "given" : "Senthold", "non-dropping-particle" : "", "parse-names" : false, "suffix" : "" }, { "dropping-particle" : "", "family" : "Ewert", "given" : "Frank", "non-dropping-particle" : "", "parse-names" : false, "suffix" : "" }, { "dropping-particle" : "", "family" : "Jones", "given" : "James W.", "non-dropping-particle" : "", "parse-names" : false, "suffix" : "" }, { "dropping-particle" : "", "family" : "R??tter", "given" : "Reimund P.", "non-dropping-particle" : "", "parse-names" : false, "suffix" : "" }, { "dropping-particle" : "", "family" : "Boote", "given" : "Kenneth J.", "non-dropping-particle" : "", "parse-names" : false, "suffix" : "" }, { "dropping-particle" : "", "family" : "Ruane", "given" : "Alex C.", "non-dropping-particle" : "", "parse-names" : false, "suffix" : "" }, { "dropping-particle" : "", "family" : "Thorburn", "given" : "Peter J.", "non-dropping-particle" : "", "parse-names" : false, "suffix" : "" }, { "dropping-particle" : "", "family" : "Cammarano", "given" : "Davide", "non-dropping-particle" : "", "parse-names" : false, "suffix" : "" }, { "dropping-particle" : "", "family" : "Hatfield", "given" : "Jerry L.", "non-dropping-particle" : "", "parse-names" : false, "suffix" : "" }, { "dropping-particle" : "", "family" : "Rosenzweig", "given" : "Cynthia", "non-dropping-particle" : "", "parse-names" : false, "suffix" : "" }, { "dropping-particle" : "", "family" : "Aggarwal", "given" : "Pramod K.", "non-dropping-particle" : "", "parse-names" : false, "suffix" : "" }, { "dropping-particle" : "", "family" : "Angulo", "given" : "Carlos", "non-dropping-particle" : "", "parse-names" : false, "suffix" : "" }, { "dropping-particle" : "", "family" : "Basso", "given" : "Bruno", "non-dropping-particle" : "", "parse-names" : false, "suffix" : "" }, { "dropping-particle" : "", "family" : "Bertuzzi", "given" : "Patrick", "non-dropping-particle" : "", "parse-names" : false, "suffix" : "" }, { "dropping-particle" : "", "family" : "Biernath", "given" : "Christian", "non-dropping-particle" : "", "parse-names" : false, "suffix" : "" }, { "dropping-particle" : "", "family" : "Brisson", "given" : "Nadine", "non-dropping-particle" : "", "parse-names" : false, "suffix" : "" }, { "dropping-particle" : "", "family" : "Challinor", "given" : "Andrew J.", "non-dropping-particle" : "", "parse-names" : false, "suffix" : "" }, { "dropping-particle" : "", "family" : "Doltra", "given" : "Jordi", "non-dropping-particle" : "", "parse-names" : false, "suffix" : "" }, { "dropping-particle" : "", "family" : "Gayler", "given" : "Sebastian", "non-dropping-particle" : "", "parse-names" : false, "suffix" : "" }, { "dropping-particle" : "", "family" : "Goldberg", "given" : "Richie", "non-dropping-particle" : "", "parse-names" : false, "suffix" : "" }, { "dropping-particle" : "", "family" : "Grant", "given" : "Robert F.", "non-dropping-particle" : "", "parse-names" : false, "suffix" : "" }, { "dropping-particle" : "", "family" : "Heng", "given" : "Lee", "non-dropping-particle" : "", "parse-names" : false, "suffix" : "" }, { "dropping-particle" : "", "family" : "Hooker", "given" : "Josh", "non-dropping-particle" : "", "parse-names" : false, "suffix" : "" }, { "dropping-particle" : "", "family" : "Hunt", "given" : "Leslie A.", "non-dropping-particle" : "", "parse-names" : false, "suffix" : "" }, { "dropping-particle" : "", "family" : "Ingwersen", "given" : "Joachim", "non-dropping-particle" : "", "parse-names" : false, "suffix" : "" }, { "dropping-particle" : "", "family" : "Izaurralde", "given" : "Roberto C.", "non-dropping-particle" : "", "parse-names" : false, "suffix" : "" }, { "dropping-particle" : "", "family" : "Kersebaum", "given" : "Kurt Christian", "non-dropping-particle" : "", "parse-names" : false, "suffix" : "" }, { "dropping-particle" : "", "family" : "M??ller", "given" : "Christoph", "non-dropping-particle" : "", "parse-names" : false, "suffix" : "" }, { "dropping-particle" : "", "family" : "Kumar", "given" : "Soora Naresh", "non-dropping-particle" : "", "parse-names" : false, "suffix" : "" }, { "dropping-particle" : "", "family" : "Nendel", "given" : "Claas", "non-dropping-particle" : "", "parse-names" : false, "suffix" : "" }, { "dropping-particle" : "", "family" : "O'leary", "given" : "Garry", "non-dropping-particle" : "", "parse-names" : false, "suffix" : "" }, { "dropping-particle" : "", "family" : "Olesen", "given" : "J??rgen E.", "non-dropping-particle" : "", "parse-names" : false, "suffix" : "" }, { "dropping-particle" : "", "family" : "Osborne", "given" : "Tom M.", "non-dropping-particle" : "", "parse-names" : false, "suffix" : "" }, { "dropping-particle" : "", "family" : "Palosuo", "given" : "Taru", "non-dropping-particle" : "", "parse-names" : false, "suffix" : "" }, { "dropping-particle" : "", "family" : "Priesack", "given" : "Eckart", "non-dropping-particle" : "", "parse-names" : false, "suffix" : "" }, { "dropping-particle" : "", "family" : "Ripoche", "given" : "Dominique", "non-dropping-particle" : "", "parse-names" : false, "suffix" : "" }, { "dropping-particle" : "", "family" : "Semenov", "given" : "Mikhail A.", "non-dropping-particle" : "", "parse-names" : false, "suffix" : "" }, { "dropping-particle" : "", "family" : "Shcherbak", "given" : "Iurii", "non-dropping-particle" : "", "parse-names" : false, "suffix" : "" }, { "dropping-particle" : "", "family" : "Steduto", "given" : "Pasquale", "non-dropping-particle" : "", "parse-names" : false, "suffix" : "" }, { "dropping-particle" : "", "family" : "St??ckle", "given" : "Claudio O.", "non-dropping-particle" : "", "parse-names" : false, "suffix" : "" }, { "dropping-particle" : "", "family" : "Stratonovitch", "given" : "Pierre", "non-dropping-particle" : "", "parse-names" : false, "suffix" : "" }, { "dropping-particle" : "", "family" : "Streck", "given" : "Thilo", "non-dropping-particle" : "", "parse-names" : false, "suffix" : "" }, { "dropping-particle" : "", "family" : "Supit", "given" : "Iwan", "non-dropping-particle" : "", "parse-names" : false, "suffix" : "" }, { "dropping-particle" : "", "family" : "Tao", "given" : "Fulu", "non-dropping-particle" : "", "parse-names" : false, "suffix" : "" }, { "dropping-particle" : "", "family" : "Travasso", "given" : "Maria", "non-dropping-particle" : "", "parse-names" : false, "suffix" : "" }, { "dropping-particle" : "", "family" : "Waha", "given" : "Katharina", "non-dropping-particle" : "", "parse-names" : false, "suffix" : "" }, { "dropping-particle" : "", "family" : "White", "given" : "Jeffrey W.", "non-dropping-particle" : "", "parse-names" : false, "suffix" : "" }, { "dropping-particle" : "", "family" : "Wolf", "given" : "Joost", "non-dropping-particle" : "", "parse-names" : false, "suffix" : "" } ], "container-title" : "Global Change Biology", "id" : "ITEM-3", "issue" : "2", "issued" : { "date-parts" : [ [ "2015" ] ] }, "page" : "911-925", "title" : "Multimodel ensembles of wheat growth: Many models are better than one", "type" : "article-journal", "volume" : "21" }, "uris" : [ "http://www.mendeley.com/documents/?uuid=c41a137f-3971-4a2d-9a2a-785cfef1782b" ] }, { "id" : "ITEM-4", "itemData" : { "DOI" : "10.1016/j.fcr.2016.10.004", "ISSN" : "03784290", "author" : [ { "dropping-particle" : "", "family" : "Battisti", "given" : "Rafael", "non-dropping-particle" : "", "parse-names" : false, "suffix" : "" }, { "dropping-particle" : "", "family" : "Sentelhas", "given" : "Paulo C.", "non-dropping-particle" : "", "parse-names" : false, "suffix" : "" }, { "dropping-particle" : "", "family" : "Boote", "given" : "Kenneth J.", "non-dropping-particle" : "", "parse-names" : false, "suffix" : "" } ], "container-title" : "Field Crops Research", "id" : "ITEM-4", "issued" : { "date-parts" : [ [ "2017" ] ] }, "page" : "28-37", "publisher" : "Elsevier B.V.", "title" : "Inter-comparison of performance of soybean crop simulation models and their ensemble in southern Brazil", "type" : "article-journal", "volume" : "200" }, "uris" : [ "http://www.mendeley.com/documents/?uuid=6e143541-6b47-4265-9500-86ce199b585b" ] }, { "id" : "ITEM-5",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"ITEM-5",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"(Asseng 2013; Tebaldi et al. 2007; Martre et al. 2015; Battisti, Sentelhas, and Boote 2017; F. R. Marin et al. 2015)", "plainTextFormattedCitation" : "(Asseng 2013; Tebaldi et al. 2007; Martre et al. 2015; Battisti, Sentelhas, and Boote 2017; F. R. Marin et al. 2015)", "previouslyFormattedCitation" : "(Asseng, 2013; Battisti, Sentelhas e Boote, 2017; Marin &lt;i&gt;et al.&lt;/i&gt;, 2015; Martre &lt;i&gt;et al.&lt;/i&gt;, 2015; Tebaldi &lt;i&gt;et al.&lt;/i&gt;, 2007)" }, "properties" : { "noteIndex" : 0 }, "schema" : "https://github.com/citation-style-language/schema/raw/master/csl-citation.json" }</w:instrText>
      </w:r>
      <w:r w:rsidRPr="005634AA">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(Asseng 2013; Tebaldi et al. 2007; Martre et al. 2015; Battisti, Sentelhas, and Boote 2017; F. R. Marin et al. 2015)</w:t>
      </w:r>
      <w:r w:rsidRPr="005634AA">
        <w:rPr>
          <w:rFonts w:ascii="Times New Roman" w:eastAsia="Times New Roman" w:hAnsi="Times New Roman" w:cs="Times New Roman"/>
          <w:color w:val="000000" w:themeColor="text1"/>
          <w:sz w:val="24"/>
          <w:szCs w:val="24"/>
          <w:lang w:val="en-US" w:eastAsia="pt-BR"/>
        </w:rPr>
        <w:fldChar w:fldCharType="end"/>
      </w:r>
      <w:r w:rsidR="00A650F6">
        <w:rPr>
          <w:rFonts w:ascii="Times New Roman" w:eastAsia="Times New Roman" w:hAnsi="Times New Roman" w:cs="Times New Roman"/>
          <w:color w:val="000000" w:themeColor="text1"/>
          <w:sz w:val="24"/>
          <w:szCs w:val="24"/>
          <w:lang w:val="en-US" w:eastAsia="pt-BR"/>
        </w:rPr>
        <w:t>, although</w:t>
      </w:r>
      <w:r w:rsidRPr="005634AA">
        <w:rPr>
          <w:rFonts w:ascii="Times New Roman" w:eastAsia="Times New Roman" w:hAnsi="Times New Roman" w:cs="Times New Roman"/>
          <w:color w:val="000000" w:themeColor="text1"/>
          <w:sz w:val="24"/>
          <w:szCs w:val="24"/>
          <w:lang w:val="en-US" w:eastAsia="pt-BR"/>
        </w:rPr>
        <w:t xml:space="preserve"> the reason for that is still unclear due to the specificity of each model and complexity of </w:t>
      </w:r>
      <w:r w:rsidR="00AD52E1">
        <w:rPr>
          <w:rFonts w:ascii="Times New Roman" w:eastAsia="Times New Roman" w:hAnsi="Times New Roman" w:cs="Times New Roman"/>
          <w:color w:val="000000" w:themeColor="text1"/>
          <w:sz w:val="24"/>
          <w:szCs w:val="24"/>
          <w:lang w:val="en-US" w:eastAsia="pt-BR"/>
        </w:rPr>
        <w:t>simulated</w:t>
      </w:r>
      <w:r w:rsidRPr="005634AA">
        <w:rPr>
          <w:rFonts w:ascii="Times New Roman" w:eastAsia="Times New Roman" w:hAnsi="Times New Roman" w:cs="Times New Roman"/>
          <w:color w:val="000000" w:themeColor="text1"/>
          <w:sz w:val="24"/>
          <w:szCs w:val="24"/>
          <w:lang w:val="en-US" w:eastAsia="pt-BR"/>
        </w:rPr>
        <w:t xml:space="preserve"> interactions</w:t>
      </w:r>
      <w:r w:rsidR="00ED4DCD">
        <w:rPr>
          <w:rFonts w:ascii="Times New Roman" w:eastAsia="Times New Roman" w:hAnsi="Times New Roman" w:cs="Times New Roman"/>
          <w:color w:val="000000" w:themeColor="text1"/>
          <w:sz w:val="24"/>
          <w:szCs w:val="24"/>
          <w:lang w:val="en-US" w:eastAsia="pt-BR"/>
        </w:rPr>
        <w:t>.</w:t>
      </w:r>
      <w:r w:rsidR="00ED4DCD" w:rsidRPr="00ED4DCD">
        <w:rPr>
          <w:rFonts w:ascii="Times New Roman" w:eastAsia="SimSun" w:hAnsi="Times New Roman" w:cs="Times New Roman"/>
          <w:sz w:val="24"/>
          <w:szCs w:val="24"/>
          <w:lang w:val="en-US" w:eastAsia="zh-CN"/>
        </w:rPr>
        <w:t xml:space="preserve"> </w:t>
      </w:r>
    </w:p>
    <w:p w14:paraId="6005ADC8" w14:textId="08FFEB39" w:rsidR="00ED4DCD" w:rsidRPr="00ED4DCD" w:rsidRDefault="00ED4DCD">
      <w:pPr>
        <w:shd w:val="clear" w:color="auto" w:fill="FFFFFF"/>
        <w:spacing w:after="0" w:line="480" w:lineRule="auto"/>
        <w:ind w:firstLine="708"/>
        <w:jc w:val="both"/>
        <w:rPr>
          <w:rFonts w:ascii="Times New Roman" w:eastAsia="Times New Roman" w:hAnsi="Times New Roman" w:cs="Times New Roman"/>
          <w:color w:val="000000" w:themeColor="text1"/>
          <w:sz w:val="24"/>
          <w:szCs w:val="24"/>
          <w:lang w:val="en-US" w:eastAsia="pt-BR"/>
        </w:rPr>
      </w:pPr>
      <w:r w:rsidRPr="00ED4DCD">
        <w:rPr>
          <w:rFonts w:ascii="Times New Roman" w:eastAsia="Times New Roman" w:hAnsi="Times New Roman" w:cs="Times New Roman"/>
          <w:color w:val="000000" w:themeColor="text1"/>
          <w:sz w:val="24"/>
          <w:szCs w:val="24"/>
          <w:lang w:val="en-US" w:eastAsia="pt-BR"/>
        </w:rPr>
        <w:t xml:space="preserve">Several PBMs for sugarcane were </w:t>
      </w:r>
      <w:ins w:id="73" w:author="Quirijn de Jong van Lier" w:date="2017-08-22T14:55:00Z">
        <w:r w:rsidR="005378AC">
          <w:rPr>
            <w:rFonts w:ascii="Times New Roman" w:eastAsia="Times New Roman" w:hAnsi="Times New Roman" w:cs="Times New Roman"/>
            <w:color w:val="000000" w:themeColor="text1"/>
            <w:sz w:val="24"/>
            <w:szCs w:val="24"/>
            <w:lang w:val="en-US" w:eastAsia="pt-BR"/>
          </w:rPr>
          <w:t>developed</w:t>
        </w:r>
      </w:ins>
      <w:del w:id="74" w:author="Quirijn de Jong van Lier" w:date="2017-08-22T14:55:00Z">
        <w:r w:rsidRPr="00ED4DCD" w:rsidDel="005378AC">
          <w:rPr>
            <w:rFonts w:ascii="Times New Roman" w:eastAsia="Times New Roman" w:hAnsi="Times New Roman" w:cs="Times New Roman"/>
            <w:color w:val="000000" w:themeColor="text1"/>
            <w:sz w:val="24"/>
            <w:szCs w:val="24"/>
            <w:lang w:val="en-US" w:eastAsia="pt-BR"/>
          </w:rPr>
          <w:delText>created</w:delText>
        </w:r>
      </w:del>
      <w:r w:rsidRPr="00ED4DCD">
        <w:rPr>
          <w:rFonts w:ascii="Times New Roman" w:eastAsia="Times New Roman" w:hAnsi="Times New Roman" w:cs="Times New Roman"/>
          <w:color w:val="000000" w:themeColor="text1"/>
          <w:sz w:val="24"/>
          <w:szCs w:val="24"/>
          <w:lang w:val="en-US" w:eastAsia="pt-BR"/>
        </w:rPr>
        <w:t xml:space="preserve"> and described in literature </w:t>
      </w:r>
      <w:r w:rsidRPr="00ED4DCD">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"Villegas", "given" : "Fernando D", "non-dropping-particle" : "", "parse-names" : false, "suffix" : "" }, { "dropping-particle" : "", "family" : "Hall", "given" : "Frazier Rogers", "non-dropping-particle" : "", "parse-names" : false, "suffix" : "" }, { "dropping-particle" : "", "family" : "Box", "given" : "P O", "non-dropping-particle" : "", "parse-names" : false, "suffix" : "" }, { "dropping-particle" : "", "family" : "Jones", "given" : "James W", "non-dropping-particle" : "", "parse-names" : false, "suffix" : "" }, { "dropping-particle" : "", "family" : "Hall", "given" : "Frazier Rogers", "non-dropping-particle" : "", "parse-names" : false, "suffix" : "" }, { "dropping-particle" : "", "family" : "Box", "given" : "P O", "non-dropping-particle" : "", "parse-names" : false, "suffix" : "" }, { "dropping-particle" : "", "family" : "Royce", "given" : "Frederick S", "non-dropping-particle" : "", "parse-names" : false, "suffix" : "" }, { "dropping-particle" : "", "family" : "Hall", "given" : "Frazier Rogers", "non-dropping-particle" : "", "parse-names" : false, "suffix" : "" }, { "dropping-particle" : "", "family" : "Box", "given" : "P O", "non-dropping-particle" : "", "parse-names" : false, "suffix" : "" } ], "id" : "ITEM-1", "issue" : "05", "issued" : { "date-parts" : [ [ "2005" ] ] }, "title" : "CASUPRO : An industry-driven sugarcane model", "type" : "article-journal", "volume" : "0300" }, "uris" : [ "http://www.mendeley.com/documents/?uuid=89de8c56-b18f-4bcf-93ef-40baaf59bb84" ] }, { "id" : "ITEM-2", "itemData" : { "author" : [ { "dropping-particle" : "", "family" : "Singels", "given" : "A", "non-dropping-particle" : "", "parse-names" : false, "suffix" : "" }, { "dropping-particle" : "", "family" : "Donaldson", "given" : "R. A.", "non-dropping-particle" : "", "parse-names" : false, "suffix" : "" } ], "container-title" : "Proceedings of the South African Sugar Technologists' Association", "id" : "ITEM-2", "issued" : { "date-parts" : [ [ "2000" ] ] }, "page" : "151-154", "title" : "A simple model of unstressed sugarcane canopy development", "type" : "article-journal", "volume" : "74" }, "uris" : [ "http://www.mendeley.com/documents/?uuid=bc65b0f8-ec00-4459-a4c3-5c4969cba6a8" ] }, { "id" : "ITEM-3", "itemData" : { "author" : [ { "dropping-particle" : "", "family" : "J.F.", "given" : "Martin\u00e9", "non-dropping-particle" : "", "parse-names" : false, "suffix" : "" }, { "dropping-particle" : "", "family" : "Todoroff", "given" : "P.", "non-dropping-particle" : "", "parse-names" : false, "suffix" : "" } ], "container-title" : "Congr\u00e8s de la Soci\u00e9te de technologie agricole et sucri\u00e8re de Maurice.", "id" : "ITEM-3", "issued" : { "date-parts" : [ [ "2002" ] ] }, "page" : "133-147", "title" : "Le mod\u00e8le de croissance mosicas et sa plateforme de simulation simulex: \u00e9tat des lieux et perspectives", "type" : "paper-conference" }, "uris" : [ "http://www.mendeley.com/documents/?uuid=d3bf5955-79b4-4896-833b-bee0891560e3" ] }, { "id" : "ITEM-4", "itemData" : { "author" : [ { "dropping-particle" : "", "family" : "Liu", "given" : "D L", "non-dropping-particle" : "", "parse-names" : false, "suffix" : "" }, { "dropping-particle" : "", "family" : "Bull", "given" : "T A", "non-dropping-particle" : "", "parse-names" : false, "suffix" : "" } ], "id" : "ITEM-4", "issued" : { "date-parts" : [ [ "2001" ] ] }, "page" : "181-211", "title" : "Simulation of biomass and sugar accumulation in sugarcane using a process-based model", "type" : "article-journal", "volume" : "144" }, "uris" : [ "http://www.mendeley.com/documents/?uuid=3ced6969-8b56-455c-ae34-2d3a65163dcd" ] }, { "id" : "ITEM-5", "itemData" : { "author" : [ { "dropping-particle" : "", "family" : "Singels", "given" : "A", "non-dropping-particle" : "", "parse-names" : false, "suffix" : "" }, { "dropping-particle" : "", "family" : "Jones", "given" : "M", "non-dropping-particle" : "", "parse-names" : false, "suffix" : "" }, { "dropping-particle" : "Van Den", "family" : "Berg", "given" : "M", "non-dropping-particle" : "", "parse-names" : false, "suffix" : "" } ], "container-title" : "South African Sugarcane Research Inst. Mount \u2026", "id" : "ITEM-5", "issued" : { "date-parts" : [ [ "2008" ] ] }, "page" : "1-34", "title" : "DSSAT v4. 5 Canegro sugarcane plant module: scientific documentation", "type" : "article-journal" }, "uris" : [ "http://www.mendeley.com/documents/?uuid=dffaf753-89ea-4952-b1c2-725d2c594cec" ] }, { "id" : "ITEM-6", "itemData" : { "DOI" : "10.1016/S0378-4290(98)00167-1", "ISBN" : "0378-4290", "ISSN" : "03784290", "abstract" : "Research on more productive and sustainable sugarcane production systems would be aided by a comprehensive simulator of the sugarcane crop that is cognisant of a broader crop-soil-management system. A sugarcane crop model is described that can be deployed in the APSIM framework for agricultural systems simulation. The model operates on a daily time step, grows a leaf canopy, uses intercepted radiation to produce assimilate, and partitions this assimilate into leaf, structural stalk and sugar. The crop physiological processes represented in the model respond to the radiation and temperature environment and are sensitive to water and nitrogen supply. The model simulates growth, water use, N accumulation, sugar dry weight and fresh cane yield for plant and ratoon crops in response to climate, soil, management and genotypic factors. The model was developed on 35 datasets from Australia, Hawaii, South Africa and Swaziland, covering a wide range of crop classes, latitudes, water regimes and nitrogen supply conditions. Coefficients of determination for model predictions compared to observed data included 0.79 for LAI, 0.93 for crop biomass, 0.83 for stalk sucrose and 0.86 for N accumulation in above ground tissues. The particular strengths of this model are discussed in the context of agricultural systems simulation.", "author" : [ { "dropping-particle" : "", "family" : "Keating", "given" : "B. A.", "non-dropping-particle" : "", "parse-names" : false, "suffix" : "" }, { "dropping-particle" : "", "family" : "Robertson", "given" : "M. J.", "non-dropping-particle" : "", "parse-names" : false, "suffix" : "" }, { "dropping-particle" : "", "family" : "Muchow", "given" : "R. C.", "non-dropping-particle" : "", "parse-names" : false, "suffix" : "" }, { "dropping-particle" : "", "family" : "Huth", "given" : "N. I.", "non-dropping-particle" : "", "parse-names" : false, "suffix" : "" } ], "container-title" : "Field Crops Research", "id" : "ITEM-6", "issue" : "3", "issued" : { "date-parts" : [ [ "1999" ] ] }, "page" : "253-271", "title" : "Modelling sugarcane production systems I. Development and performance of the sugarcane module", "type" : "article-journal", "volume" : "61" }, "uris" : [ "http://www.mendeley.com/documents/?uuid=d4edcf67-b69d-47c7-a3f8-6edc2ca591a3" ] } ], "mendeley" : { "formattedCitation" : "(Villegas et al. 2005; Singels and Donaldson 2000; J.F. and Todoroff 2002; Liu and Bull 2001; Singels, Jones, and Berg 2008; Keating et al. 1999)", "plainTextFormattedCitation" : "(Villegas et al. 2005; Singels and Donaldson 2000; J.F. and Todoroff 2002; Liu and Bull 2001; Singels, Jones, and Berg 2008; Keating et al. 1999)", "previouslyFormattedCitation" : "(J.F. e Todoroff, 2002; Keating &lt;i&gt;et al.&lt;/i&gt;, 1999; Liu e Bull, 2001; Singels e Donaldson, 2000; Singels, Jones e Berg, 2008; Villegas &lt;i&gt;et al.&lt;/i&gt;, 2005)" }, "properties" : { "noteIndex" : 0 }, "schema" : "https://github.com/citation-style-language/schema/raw/master/csl-citation.json" }</w:instrText>
      </w:r>
      <w:r w:rsidRPr="00ED4DCD">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nl-NL" w:eastAsia="pt-BR"/>
        </w:rPr>
        <w:t>(Villegas et al. 2005; Singels and Donaldson 2000; J.F. and Todoroff 2002; Liu and Bull 2001; Singels, Jones, and Berg 2008; Keating et al. 1999)</w:t>
      </w:r>
      <w:r w:rsidRPr="00ED4DCD">
        <w:rPr>
          <w:rFonts w:ascii="Times New Roman" w:eastAsia="Times New Roman" w:hAnsi="Times New Roman" w:cs="Times New Roman"/>
          <w:color w:val="000000" w:themeColor="text1"/>
          <w:sz w:val="24"/>
          <w:szCs w:val="24"/>
          <w:lang w:val="en-US" w:eastAsia="pt-BR"/>
        </w:rPr>
        <w:fldChar w:fldCharType="end"/>
      </w:r>
      <w:r w:rsidR="00870AA6" w:rsidRPr="00AC6B60">
        <w:rPr>
          <w:rFonts w:ascii="Times New Roman" w:eastAsia="Times New Roman" w:hAnsi="Times New Roman" w:cs="Times New Roman"/>
          <w:color w:val="000000" w:themeColor="text1"/>
          <w:sz w:val="24"/>
          <w:szCs w:val="24"/>
          <w:lang w:val="nl-NL" w:eastAsia="pt-BR"/>
        </w:rPr>
        <w:t xml:space="preserve">. </w:t>
      </w:r>
      <w:r w:rsidR="00870AA6">
        <w:rPr>
          <w:rFonts w:ascii="Times New Roman" w:eastAsia="Times New Roman" w:hAnsi="Times New Roman" w:cs="Times New Roman"/>
          <w:color w:val="000000" w:themeColor="text1"/>
          <w:sz w:val="24"/>
          <w:szCs w:val="24"/>
          <w:lang w:val="en-US" w:eastAsia="pt-BR"/>
        </w:rPr>
        <w:t>H</w:t>
      </w:r>
      <w:r w:rsidRPr="00ED4DCD">
        <w:rPr>
          <w:rFonts w:ascii="Times New Roman" w:eastAsia="Times New Roman" w:hAnsi="Times New Roman" w:cs="Times New Roman"/>
          <w:color w:val="000000" w:themeColor="text1"/>
          <w:sz w:val="24"/>
          <w:szCs w:val="24"/>
          <w:lang w:val="en-US" w:eastAsia="pt-BR"/>
        </w:rPr>
        <w:t>owever, in contrast to other crops</w:t>
      </w:r>
      <w:r w:rsidR="00AD52E1">
        <w:rPr>
          <w:rFonts w:ascii="Times New Roman" w:eastAsia="Times New Roman" w:hAnsi="Times New Roman" w:cs="Times New Roman"/>
          <w:color w:val="000000" w:themeColor="text1"/>
          <w:sz w:val="24"/>
          <w:szCs w:val="24"/>
          <w:lang w:val="en-US" w:eastAsia="pt-BR"/>
        </w:rPr>
        <w:t>,</w:t>
      </w:r>
      <w:r w:rsidRPr="00ED4DCD">
        <w:rPr>
          <w:rFonts w:ascii="Times New Roman" w:eastAsia="Times New Roman" w:hAnsi="Times New Roman" w:cs="Times New Roman"/>
          <w:color w:val="000000" w:themeColor="text1"/>
          <w:sz w:val="24"/>
          <w:szCs w:val="24"/>
          <w:lang w:val="en-US" w:eastAsia="pt-BR"/>
        </w:rPr>
        <w:t xml:space="preserve"> only two </w:t>
      </w:r>
      <w:r w:rsidR="00AD52E1">
        <w:rPr>
          <w:rFonts w:ascii="Times New Roman" w:eastAsia="Times New Roman" w:hAnsi="Times New Roman" w:cs="Times New Roman"/>
          <w:color w:val="000000" w:themeColor="text1"/>
          <w:sz w:val="24"/>
          <w:szCs w:val="24"/>
          <w:lang w:val="en-US" w:eastAsia="pt-BR"/>
        </w:rPr>
        <w:t xml:space="preserve">of these </w:t>
      </w:r>
      <w:r w:rsidRPr="00ED4DCD">
        <w:rPr>
          <w:rFonts w:ascii="Times New Roman" w:eastAsia="Times New Roman" w:hAnsi="Times New Roman" w:cs="Times New Roman"/>
          <w:color w:val="000000" w:themeColor="text1"/>
          <w:sz w:val="24"/>
          <w:szCs w:val="24"/>
          <w:lang w:val="en-US" w:eastAsia="pt-BR"/>
        </w:rPr>
        <w:t xml:space="preserve">are available for </w:t>
      </w:r>
      <w:r w:rsidR="00AD52E1">
        <w:rPr>
          <w:rFonts w:ascii="Times New Roman" w:eastAsia="Times New Roman" w:hAnsi="Times New Roman" w:cs="Times New Roman"/>
          <w:color w:val="000000" w:themeColor="text1"/>
          <w:sz w:val="24"/>
          <w:szCs w:val="24"/>
          <w:lang w:val="en-US" w:eastAsia="pt-BR"/>
        </w:rPr>
        <w:t>end</w:t>
      </w:r>
      <w:r w:rsidRPr="00ED4DCD">
        <w:rPr>
          <w:rFonts w:ascii="Times New Roman" w:eastAsia="Times New Roman" w:hAnsi="Times New Roman" w:cs="Times New Roman"/>
          <w:color w:val="000000" w:themeColor="text1"/>
          <w:sz w:val="24"/>
          <w:szCs w:val="24"/>
          <w:lang w:val="en-US" w:eastAsia="pt-BR"/>
        </w:rPr>
        <w:t xml:space="preserve"> users</w:t>
      </w:r>
      <w:r w:rsidR="00AD52E1">
        <w:rPr>
          <w:rFonts w:ascii="Times New Roman" w:eastAsia="Times New Roman" w:hAnsi="Times New Roman" w:cs="Times New Roman"/>
          <w:color w:val="000000" w:themeColor="text1"/>
          <w:sz w:val="24"/>
          <w:szCs w:val="24"/>
          <w:lang w:val="en-US" w:eastAsia="pt-BR"/>
        </w:rPr>
        <w:t>:</w:t>
      </w:r>
      <w:r w:rsidRPr="00ED4DCD">
        <w:rPr>
          <w:rFonts w:ascii="Times New Roman" w:eastAsia="Times New Roman" w:hAnsi="Times New Roman" w:cs="Times New Roman"/>
          <w:color w:val="000000" w:themeColor="text1"/>
          <w:sz w:val="24"/>
          <w:szCs w:val="24"/>
          <w:lang w:val="en-US" w:eastAsia="pt-BR"/>
        </w:rPr>
        <w:t xml:space="preserve"> </w:t>
      </w:r>
      <w:commentRangeStart w:id="75"/>
      <w:del w:id="76" w:author="Fabio Marin" w:date="2017-08-22T22:30:00Z">
        <w:r w:rsidR="00AD52E1" w:rsidDel="001B43B9">
          <w:rPr>
            <w:rFonts w:ascii="Times New Roman" w:eastAsia="Times New Roman" w:hAnsi="Times New Roman" w:cs="Times New Roman"/>
            <w:color w:val="000000" w:themeColor="text1"/>
            <w:sz w:val="24"/>
            <w:szCs w:val="24"/>
            <w:lang w:val="en-US" w:eastAsia="pt-BR"/>
          </w:rPr>
          <w:delText>t</w:delText>
        </w:r>
        <w:r w:rsidRPr="00ED4DCD" w:rsidDel="001B43B9">
          <w:rPr>
            <w:rFonts w:ascii="Times New Roman" w:eastAsia="Times New Roman" w:hAnsi="Times New Roman" w:cs="Times New Roman"/>
            <w:color w:val="000000" w:themeColor="text1"/>
            <w:sz w:val="24"/>
            <w:szCs w:val="24"/>
            <w:lang w:val="en-US" w:eastAsia="pt-BR"/>
          </w:rPr>
          <w:delText xml:space="preserve">he South African </w:delText>
        </w:r>
      </w:del>
      <w:r w:rsidRPr="00ED4DCD">
        <w:rPr>
          <w:rFonts w:ascii="Times New Roman" w:eastAsia="Times New Roman" w:hAnsi="Times New Roman" w:cs="Times New Roman"/>
          <w:color w:val="000000" w:themeColor="text1"/>
          <w:sz w:val="24"/>
          <w:szCs w:val="24"/>
          <w:lang w:val="en-US" w:eastAsia="pt-BR"/>
        </w:rPr>
        <w:t xml:space="preserve">DSSAT/CANEGRO </w:t>
      </w:r>
      <w:r w:rsidR="00505D65">
        <w:rPr>
          <w:rFonts w:ascii="Times New Roman" w:eastAsia="Times New Roman" w:hAnsi="Times New Roman" w:cs="Times New Roman"/>
          <w:color w:val="000000" w:themeColor="text1"/>
          <w:sz w:val="24"/>
          <w:szCs w:val="24"/>
          <w:lang w:val="en-US" w:eastAsia="pt-BR"/>
        </w:rPr>
        <w:t xml:space="preserve">model </w:t>
      </w:r>
      <w:r w:rsidRPr="00ED4DCD">
        <w:rPr>
          <w:rFonts w:ascii="Times New Roman" w:eastAsia="Times New Roman" w:hAnsi="Times New Roman" w:cs="Times New Roman"/>
          <w:color w:val="000000" w:themeColor="text1"/>
          <w:sz w:val="24"/>
          <w:szCs w:val="24"/>
          <w:lang w:val="en-US" w:eastAsia="pt-BR"/>
        </w:rPr>
        <w:t xml:space="preserve">and </w:t>
      </w:r>
      <w:r w:rsidR="00505D65">
        <w:rPr>
          <w:rFonts w:ascii="Times New Roman" w:eastAsia="Times New Roman" w:hAnsi="Times New Roman" w:cs="Times New Roman"/>
          <w:color w:val="000000" w:themeColor="text1"/>
          <w:sz w:val="24"/>
          <w:szCs w:val="24"/>
          <w:lang w:val="en-US" w:eastAsia="pt-BR"/>
        </w:rPr>
        <w:t xml:space="preserve">the </w:t>
      </w:r>
      <w:del w:id="77" w:author="Fabio Marin" w:date="2017-08-22T22:30:00Z">
        <w:r w:rsidRPr="00ED4DCD" w:rsidDel="001B43B9">
          <w:rPr>
            <w:rFonts w:ascii="Times New Roman" w:eastAsia="Times New Roman" w:hAnsi="Times New Roman" w:cs="Times New Roman"/>
            <w:color w:val="000000" w:themeColor="text1"/>
            <w:sz w:val="24"/>
            <w:szCs w:val="24"/>
            <w:lang w:val="en-US" w:eastAsia="pt-BR"/>
          </w:rPr>
          <w:lastRenderedPageBreak/>
          <w:delText xml:space="preserve">Australian </w:delText>
        </w:r>
      </w:del>
      <w:r w:rsidRPr="00ED4DCD">
        <w:rPr>
          <w:rFonts w:ascii="Times New Roman" w:eastAsia="Times New Roman" w:hAnsi="Times New Roman" w:cs="Times New Roman"/>
          <w:color w:val="000000" w:themeColor="text1"/>
          <w:sz w:val="24"/>
          <w:szCs w:val="24"/>
          <w:lang w:val="en-US" w:eastAsia="pt-BR"/>
        </w:rPr>
        <w:t xml:space="preserve">APSIM/Sugar </w:t>
      </w:r>
      <w:r w:rsidR="00505D65">
        <w:rPr>
          <w:rFonts w:ascii="Times New Roman" w:eastAsia="Times New Roman" w:hAnsi="Times New Roman" w:cs="Times New Roman"/>
          <w:color w:val="000000" w:themeColor="text1"/>
          <w:sz w:val="24"/>
          <w:szCs w:val="24"/>
          <w:lang w:val="en-US" w:eastAsia="pt-BR"/>
        </w:rPr>
        <w:t>model</w:t>
      </w:r>
      <w:r w:rsidR="00AD52E1">
        <w:rPr>
          <w:rFonts w:ascii="Times New Roman" w:eastAsia="Times New Roman" w:hAnsi="Times New Roman" w:cs="Times New Roman"/>
          <w:color w:val="000000" w:themeColor="text1"/>
          <w:sz w:val="24"/>
          <w:szCs w:val="24"/>
          <w:lang w:val="en-US" w:eastAsia="pt-BR"/>
        </w:rPr>
        <w:t xml:space="preserve">. </w:t>
      </w:r>
      <w:commentRangeEnd w:id="75"/>
      <w:r w:rsidR="001B43B9">
        <w:rPr>
          <w:rStyle w:val="Refdecomentrio"/>
        </w:rPr>
        <w:commentReference w:id="75"/>
      </w:r>
      <w:r w:rsidR="00AD52E1">
        <w:rPr>
          <w:rFonts w:ascii="Times New Roman" w:eastAsia="Times New Roman" w:hAnsi="Times New Roman" w:cs="Times New Roman"/>
          <w:color w:val="000000" w:themeColor="text1"/>
          <w:sz w:val="24"/>
          <w:szCs w:val="24"/>
          <w:lang w:val="en-US" w:eastAsia="pt-BR"/>
        </w:rPr>
        <w:t>Both</w:t>
      </w:r>
      <w:r w:rsidR="00505D65">
        <w:rPr>
          <w:rFonts w:ascii="Times New Roman" w:eastAsia="Times New Roman" w:hAnsi="Times New Roman" w:cs="Times New Roman"/>
          <w:color w:val="000000" w:themeColor="text1"/>
          <w:sz w:val="24"/>
          <w:szCs w:val="24"/>
          <w:lang w:val="en-US" w:eastAsia="pt-BR"/>
        </w:rPr>
        <w:t xml:space="preserve"> </w:t>
      </w:r>
      <w:r w:rsidRPr="00ED4DCD">
        <w:rPr>
          <w:rFonts w:ascii="Times New Roman" w:eastAsia="Times New Roman" w:hAnsi="Times New Roman" w:cs="Times New Roman"/>
          <w:color w:val="000000" w:themeColor="text1"/>
          <w:sz w:val="24"/>
          <w:szCs w:val="24"/>
          <w:lang w:val="en-US" w:eastAsia="pt-BR"/>
        </w:rPr>
        <w:t xml:space="preserve">have been extensively used and tested for sugarcane studies worldwide </w:t>
      </w:r>
      <w:r w:rsidRPr="00ED4DCD">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"10.4236/as.2015.68084", "ISSN" : "2156-8553", "abstract" : "Climate is a key driver of sugarcane production and all its by-products. Consequently, it is important to understand how climate change will influence sugarcane crop productivity. Ensembles from a crop model and climate projections form part of the dual ensemble methodology to assess climate change impacts on sugarcane productivity for three major sugarcane-growing regions in Australia\u2014Burdekin, Mackay and New South Wales (NSW). Different parameterisations of a crop model injected with climate outputs from eleven statistically downscaled general circulation models (GCM) were used to estimate regionally averaged sugarcane yields for the base period 1971 to 2000. The forward stagewise algorithm selected crop model parameterisations that best explained the observed yields. Leave-one-out cross validation assessed the predictive capability of the equally weighted crop ensemble members characterised by the selected crop model parameterizations. A Monte Carlo permutation testing procedure was employed to measure the significance of the predictive correlations. The predictive correlations between historical yields and simulated historical yields for the Burdekin, Mackay and NSW were 0.69 (p = 0.030), 0.83 (p &lt; 0.001) and 0.70 (p = 0.034), respectively. Simulations were run based on GCM projections for 2046 to 2065 for a low (B1) and a high (A2) emission scenario, with and without elevated CO2 levels. We found it was plausible for industry to consider an increase in yields to all three regions under the B1 scenario and highly plausible for NSW under the A2 scenario. Higher CO2 levels resulted in lower demand of water for the crop, particularly in the Burdekin region and suggested that industry could expand into regions currently considered as marginal owing to the benefits of increased transpiration efficiency that are associated with increased CO2. Although this study favoured neutral or positive impacts on sugarcane production, industry should not overlook negative impacts when developing a risk management framework in response to a changing climate.", "author" : [ { "dropping-particle" : "", "family" : "Everingham", "given" : "Yvette", "non-dropping-particle" : "", "parse-names" : false, "suffix" : "" }, { "dropping-particle" : "", "family" : "Inman-bamber", "given" : "Geoff", "non-dropping-particle" : "", "parse-names" : false, "suffix" : "" }, { "dropping-particle" : "", "family" : "Sexton", "given" : "Justin", "non-dropping-particle" : "", "parse-names" : false, "suffix" : "" }, { "dropping-particle" : "", "family" : "Stokes", "given" : "Chris", "non-dropping-particle" : "", "parse-names" : false, "suffix" : "" } ], "container-title" : "Agricultural Sciences", "id" : "ITEM-1", "issue" : "August", "issued" : { "date-parts" : [ [ "2015" ] ] }, "page" : "870-888", "title" : "A Dual Ensemble Agroclimate Modelling Procedure to Assess Climate Change Impacts on Sugarcane Production in Australia", "type" : "article-journal" }, "uris" : [ "http://www.mendeley.com/documents/?uuid=b51b40c6-70b1-471e-89ff-fb026541e329" ] }, { "id" : "ITEM-2", "itemData" : { "DOI" : "10.1007/s12355-013-0274-1", "ISBN" : "1235501302", "ISSN" : "09740740", "abstract" : "Reliable predictions of sugarcane response to climate change are necessary to plan adaptation strategies. The objective of this study was to assess the use of global climate models (GCMs) and a crop simulation model for predicting climate change impacts on sugarcane production. The Canegro model was used to simulate growth and development of sugarcane crops under typical management conditions at three sites (irrigated crops at Ayr, Australia; rainfed crops at Piracicaba, Brazil and La Mercy, South Africa) for current and three future climate scenarios. The baseline scenario consisted of a 30-year time series of historical weather records and atmospheric CO2 concentration ([CO2]) set at 360 ppm. Future climate scenarios were derived from three GCMs and [CO2] set at 734 ppm. Future cane yields are expected to increase at all three sites, ranging from +4 % for Ayr, to +9 and +20 % for Piracicaba and La Mercy. Canopy development was accelerated at all three sites by increased temperature, which led to increased interception of radiation, increased transpiration, and slight increases in drought stress at rainfed sites. For the high potential sites (Ayr and Piracicaba), yield increases were limited by large increases in maintenance respiration which consumed most of the daily assimilate when high biomass was achieved. A weakness of the climate data used was the assumption of no change in rainfall distribution, solar radiation and relative humidity. Crop model aspects that need refinement include improved simulation of (1) elevated [CO2] effects on crop photosynthesis and transpiration, and (2) high temperature effects on crop development, photosynthesis and respiration. \u00a9 2013 Society for Sugar Research &amp; Promotion.", "author" : [ { "dropping-particle" : "", "family" : "Singels", "given" : "A", "non-dropping-particle" : "", "parse-names" : false, "suffix" : "" }, { "dropping-particle" : "", "family" : "Jones", "given" : "Matthew", "non-dropping-particle" : "", "parse-names" : false, "suffix" : "" }, { "dropping-particle" : "", "family" : "Marin", "given" : "F\u00e1bio Ricardo", "non-dropping-particle" : "", "parse-names" : false, "suffix" : "" }, { "dropping-particle" : "", "family" : "Ruane", "given" : "Alexander", "non-dropping-particle" : "", "parse-names" : false, "suffix" : "" }, { "dropping-particle" : "", "family" : "Thorburn", "given" : "Peter", "non-dropping-particle" : "", "parse-names" : false, "suffix" : "" } ], "container-title" : "Sugar Tech", "id" : "ITEM-2", "issue" : "4", "issued" : { "date-parts" : [ [ "2014" ] ] }, "page" : "347-355", "title" : "Predicting Climate Change Impacts on Sugarcane Production at Sites in Australia, Brazil and South Africa Using the Canegro Model", "type" : "article-journal", "volume" : "16" }, "uris" : [ "http://www.mendeley.com/documents/?uuid=9cc22eb2-4d4c-4a84-819c-34110115733e" ] }, { "id" : "ITEM-3", "itemData" : { "DOI" : "10.1016/j.agsy.2009.09.002", "ISBN" : "0308-521X", "ISSN" : "0308521X", "abstract" : "The spatial and temporal impacts of climate change on irrigation water requirements and yield for sugarcane grown in Swaziland have been assessed, by combining the outputs from a general circulation model (HadCM3), a sugarcane crop growth model and a GIS. The CANEGRO model (embedded with the DSSAT program) was used to simulate the baseline and future cane net annual irrigation water requirements (IRnet) and yield (t ha-1) using a reference site and selected emissions scenario (SRES A2 and B2) for the 2050s (including CO2-fertilisation effects). The simulated baseline yields were validated against field data from 1980 to 1997. An aridity index was defined and used to correlate agroclimate variability against irrigation need to estimate the baseline and future irrigation water demand (volumetric). To produce a unit weight of sucrose equivalent to current optimum levels of production, future irrigation needs were predicted to increase by 20-22%. With CO2-fertilisation, the impacts of climate change are offset by higher crop yields, such that IRnet is predicted to increase by 9%. The study showed that with climate change, the current peak capacity of existing irrigation schemes could fail to meet the predicted increases in irrigation demand in nearly 50% of years assuming unconstrained water availability. ?? 2009 Elsevier Ltd. All rights reserved.", "author" : [ { "dropping-particle" : "", "family" : "Knox", "given" : "J. W.", "non-dropping-particle" : "", "parse-names" : false, "suffix" : "" }, { "dropping-particle" : "", "family" : "Rodr??guez D??az", "given" : "J. A.", "non-dropping-particle" : "", "parse-names" : false, "suffix" : "" }, { "dropping-particle" : "", "family" : "Nixon", "given" : "D. J.", "non-dropping-particle" : "", "parse-names" : false, "suffix" : "" }, { "dropping-particle" : "", "family" : "Mkhwanazi", "given" : "M.", "non-dropping-particle" : "", "parse-names" : false, "suffix" : "" } ], "container-title" : "Agricultural Systems", "id" : "ITEM-3", "issue" : "2", "issued" : { "date-parts" : [ [ "2010" ] ] }, "page" : "63-72", "publisher" : "Elsevier Ltd", "title" : "A preliminary assessment of climate change impacts on sugarcane in Swaziland", "type" : "article-journal", "volume" : "103" }, "uris" : [ "http://www.mendeley.com/documents/?uuid=205ee70a-3135-48e9-90d1-fe76fc590fac" ] }, { "id" : "ITEM-4", "itemData" : { "DOI" : "10.1016/S0378-4290(02)00044-8", "ISBN" : "0378-4290", "ISSN" : "03784290", "abstract" : "Partitioning of dry matter (DM) in sugarcane is of interest for two fundamental reasons. Firstly, sugar production depends directly on partitioning of crop biomass to the stalk and then to sucrose stored largely in stalk parenchyma. Secondly, various DM components of the stalk and particularly sucrose concentration are used to calculate the value of cane consignments delivered to the mill. In this study we review data from serial harvesting experiments in South Africa and Australia to discover similarities and differences in DM partitioning of sugarcane grown in a wide range of conditions and to gain a better understanding of the factors influencing DM partitioning as a basis for improving functional responses in sugarcane simulation models. Firstly, climatic and genetic variations in DM partitioning to various above ground plant components of sugarcane and to sucrose within the stalk component, are examined at a broad level. We then assess the robustness of sucrose partitioning rules used in the two international sugarcane models (APSIM and CANEGRO) and provide enhancements on predictions of sucrose content (SC) on a DM basis in sugarcane stalks. Well-adapted cultivars in widely different climatic conditions were similar with respect to partitioning of biomass to various above ground organs. The trash component (dead leaves and dead stalks) was one that varied most between cultivars and growing conditions. The stalk fraction of green biomass (biomass less trash) reached a maximum of about 0.85 when green biomass yield exceeded 60 t ha-1 regardless of cultivar or extremes of water regime. Opportunities for further improvements of this trait through breeding were not obvious but harvesting could be delayed to ensure that stalk fraction is as high as possible. Variations in SC with respect to age, biomass and seasonal variation in climate, were explained by a simple conceptual model of cane stalk segments which are rapidly filled with sucrose when young and may remobilise sucrose when carbohydrate is required for rapid expansive growth. Season and age effects on whole stalk SC are due to varying proportions of young segments with low SC and older segments with high SC. A mechanistic model capturing these concepts is required but as an interim measure an empirical model based on stalk mass, leaf number per stalk, leaf area index and temperature accounted for a large proportion of the variation in SC across Australian and South African cultivars and conditi\u2026", "author" : [ { "dropping-particle" : "", "family" : "Inman-Bamber", "given" : "N. G.", "non-dropping-particle" : "", "parse-names" : false, "suffix" : "" }, { "dropping-particle" : "", "family" : "Muchow", "given" : "R. C.", "non-dropping-particle" : "", "parse-names" : false, "suffix" : "" }, { "dropping-particle" : "", "family" : "Robertson", "given" : "M. J.", "non-dropping-particle" : "", "parse-names" : false, "suffix" : "" } ], "container-title" : "Field Crops Research", "id" : "ITEM-4", "issue" : "1", "issued" : { "date-parts" : [ [ "2002" ] ] }, "page" : "71-84", "title" : "Dry matter partitioning of sugarcane in Australia and South Africa", "type" : "article-journal", "volume" : "76" }, "uris" : [ "http://www.mendeley.com/documents/?uuid=cec7300d-1029-4e45-a2d0-8017b6c96003" ] }, { "id" : "ITEM-5", "itemData" : { "DOI" : "10.1016/S0378-4290(03)00069-8", "ISBN" : "0378-4290", "ISSN" : "03784290", "PMID" : "20033133467", "abstract" : "Sugar industries in Australia and Swaziland rely on irrigation to a large extent (60 and 100%, respectively) to produce a viable crop. Some large irrigation schemes are vulnerable to degradation of ground water quality and it is important to have reliable estimates of water use in order to better calculate runoff and drainage losses from sugarcane fields. It is also important to improve estimates of crop water use in order to improve irrigation design parameters and scheduling. Matching water supply and demand on a daily or weekly basis is essential for productivity and sustainability in any irrigation scheme. The United Nations Food and Agriculture Organisation has recently produced clear guidelines ('FAO 56') on determination of water requirements for a number of crops including sugarcane. Two process-level models, APSIM and CANEGRO are being used to support various decisions regarding the use of irrigation in sugarcane. The aims of this research were to confirm or otherwise refine FAO 56 crop coefficients for sugarcane, to refine simulation of water use in the APSIM-Sugarcane model and to assess the reference evapotranspiration (ET) procedure from the CANEGRO model now used in Swaziland for irrigation scheduling and system design. Bowen ratio energy balance (BREB) systems were installed in the Burdekin district, Australia and in Swaziland to determine daily ET from well-irrigated sugarcane crops. Automatic weather stations were installed within 1 km of the BREB systems in order to determine ET0 according to FAO 56. Radiation interception and biomass accumulation were measured in the Australian experiment. The results from the two countries provided a sound basis for confirmation of the current FAO 56 crop coefficients for sugarcane during 'initial' (0.4) and 'mid' (1.25) growth phases. The FAO 56 crop coefficient for the 'final' stage (0.7) was not supported. Instead a value of 1.25 is suggested for working out the water balance. However, 0.7 may be desirable for irrigation scheduling in order to impose some stress on the crop and so enhance sucrose content. Transpiration use efficiency for APSIM-Sugarcane was increased from 8.0 to 8.7 g kPa kg-1 on the basis of the Australian results. The reference ET procedure was supported equally by the new BREB measurements in Swaziland and by the original lysimeter data but the new data indicated that systematic improvements to the reference procedure could be made. ?? 2003 Elsevier Science B.V. All rights rese\u2026", "author" : [ { "dropping-particle" : "", "family" : "Inman-Bamber", "given" : "N. G.", "non-dropping-particle" : "", "parse-names" : false, "suffix" : "" }, { "dropping-particle" : "", "family" : "McGlinchey", "given" : "M. G.", "non-dropping-particle" : "", "parse-names" : false, "suffix" : "" } ], "container-title" : "Field Crops Research", "id" : "ITEM-5", "issue" : "2", "issued" : { "date-parts" : [ [ "2003" ] ] }, "page" : "125-138", "title" : "Crop coefficients and water-use estimates for sugarcane based on long-term bowen ratio energy balance measurements", "type" : "article-journal", "volume" : "83" }, "uris" : [ "http://www.mendeley.com/documents/?uuid=056f5cde-2c12-4345-b41f-bb98c60990d8" ] } ], "mendeley" : { "formattedCitation" : "(Everingham et al. 2015; Singels et al. 2014; Knox et al. 2010; Inman-Bamber, Muchow, and Robertson 2002; Inman-Bamber and McGlinchey 2003)", "plainTextFormattedCitation" : "(Everingham et al. 2015; Singels et al. 2014; Knox et al. 2010; Inman-Bamber, Muchow, and Robertson 2002; Inman-Bamber and McGlinchey 2003)", "previouslyFormattedCitation" : "(Everingham &lt;i&gt;et al.&lt;/i&gt;, 2015; Inman-Bamber e McGlinchey, 2003; Inman-Bamber, Muchow e Robertson, 2002; Knox &lt;i&gt;et al.&lt;/i&gt;, 2010; Singels &lt;i&gt;et al.&lt;/i&gt;, 2014)" }, "properties" : { "noteIndex" : 0 }, "schema" : "https://github.com/citation-style-language/schema/raw/master/csl-citation.json" }</w:instrText>
      </w:r>
      <w:r w:rsidRPr="00ED4DCD">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(Everingham et al. 2015; Singels et al. 2014; Knox et al. 2010; Inman-Bamber, Muchow, and Robertson 2002; Inman-Bamber and McGlinchey 2003)</w:t>
      </w:r>
      <w:r w:rsidRPr="00ED4DCD">
        <w:rPr>
          <w:rFonts w:ascii="Times New Roman" w:eastAsia="Times New Roman" w:hAnsi="Times New Roman" w:cs="Times New Roman"/>
          <w:color w:val="000000" w:themeColor="text1"/>
          <w:sz w:val="24"/>
          <w:szCs w:val="24"/>
          <w:lang w:val="en-US" w:eastAsia="pt-BR"/>
        </w:rPr>
        <w:fldChar w:fldCharType="end"/>
      </w:r>
      <w:r w:rsidRPr="00ED4DCD">
        <w:rPr>
          <w:rFonts w:ascii="Times New Roman" w:eastAsia="Times New Roman" w:hAnsi="Times New Roman" w:cs="Times New Roman"/>
          <w:color w:val="000000" w:themeColor="text1"/>
          <w:sz w:val="24"/>
          <w:szCs w:val="24"/>
          <w:lang w:val="en-US" w:eastAsia="pt-BR"/>
        </w:rPr>
        <w:t xml:space="preserve">, including in Brazil </w:t>
      </w:r>
      <w:r w:rsidRPr="00ED4DCD">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"10.1590/S0100-204X201400040000x", "author" : [ { "dropping-particle" : "", "family" : "Vianna", "given" : "Santos", "non-dropping-particle" : "", "parse-names" : false, "suffix" : "" }, { "dropping-particle" : "", "family" : "Sentelhas", "given" : "Cesar", "non-dropping-particle" : "", "parse-names" : false, "suffix" : "" } ], "id" : "ITEM-1", "issue" : "1", "issued" : { "date-parts" : [ [ "2014" ] ] }, "page" : "1-10", "title" : "Risco de deficit h\u00eddrico para a cultura da cana \u2011 de \u2011 a\u00e7\u00facar em diferentes regi\u00f5es brasileiras", "type" : "article-journal" }, "uris" : [ "http://www.mendeley.com/documents/?uuid=85ce77bb-7206-46ae-a0b9-af0e04d88a59" ] }, { "id" : "ITEM-2", "itemData" : { "DOI" : "10.1007/s12355-015-0367-0", "ISSN" : "09740740", "author" : [ { "dropping-particle" : "", "family" : "Vianna", "given" : "Murilo", "non-dropping-particle" : "", "parse-names" : false, "suffix" : "" }, { "dropping-particle" : "", "family" : "Sentelhas", "given" : "Paulo Cesar", "non-dropping-particle" : "", "parse-names" : false, "suffix" : "" } ], "container-title" : "Sugar Tech", "id" : "ITEM-2", "issue" : "1", "issued" : { "date-parts" : [ [ "2016" ] ] }, "page" : "75-86", "title" : "Performance of DSSAT CSM-CANEGRO Under Operational Conditions and its Use in Determining the 'Saving Irrigation' Impact on Sugarcane Crop", "type" : "article-journal", "volume" : "18" }, "uris" : [ "http://www.mendeley.com/documents/?uuid=3492859d-0038-469e-9fad-6e8aacfd8192" ] }, { "id" : "ITEM-3", "itemData" : { "DOI" : "10.1590/S1415-43662014000500001", "ISBN" : "1807-1929", "ISSN" : "1807-1929", "abstract" : "The objective of the study was to model the growth and productivity of green and burnt sugarcane harvesting systems, under three nitrogen fertilizer levels (60, 120 and 180 kg ha-1). APSIM-Sugar crop model was previoulsy calibrated based on two field experiments conducted in Piracicaba,SP and Salinas, MG, with the cultivar SP80-1842. The sensitivity of the model was evaluated for the parameters of soil and variety, especially those related to the soil organic matter dynamics and nitrogen. The model simulated well the sugarcane growth and yield in the evaluated environments. Simulations showed that sugacarne yield being highly dependent on trash management. Trash removal from fields would ultimately decrease the crop yield. Simulations also revealed that the nitrogen doses as high as 180 kg ha-1 would not be enough to overcome the yield lost due to trash removal. Prop\u00f4s-se, com este trabalho, modelar o crescimento e a produtividade da cana-de-a\u00e7\u00facar em sistemas de colheita mecanizada avaliando o efeito da remo\u00e7\u00e3o da palhada remanescente em combina\u00e7\u00e3o com doses de aduba\u00e7\u00e3o nitrogenada de 60, 120 e 180 kg ha-1. Utilizou-se o modelo APSIM-Sugar calibrado com base em dois experimentos localizados em Piracicaba, SP, e Salinas, MG, conduzidos com a variedade SP80-1842. Avaliou-se a sensibilidade do modelo aos par\u00e2metros de solo e de variedade, em especial aqueles relacionados \u00e0 din\u00e2mica da mat\u00e9ria org\u00e2nica do solo e do nitrog\u00eanio. O modelo mostrou-se capaz de descrever adequadamente o crescimento da cana-de-a\u00e7\u00facar nos dois ambientes produtivos. As simula\u00e7\u00f5es indicaram que a remo\u00e7\u00e3o da palha para utiliza\u00e7\u00e3o na ind\u00fastria acarretaria redu\u00e7\u00e3o da produtividade no longo prazo e que a eleva\u00e7\u00e3o na aduba\u00e7\u00e3o nitrogenada at\u00e9 180 kg ha-1 n\u00e3o seria suficiente para compensar a queda na produ\u00e7\u00e3o.", "author" : [ { "dropping-particle" : "", "family" : "Costa", "given" : "Leandro G", "non-dropping-particle" : "", "parse-names" : false, "suffix" : "" }, { "dropping-particle" : "", "family" : "Marin", "given" : "F. R.", "non-dropping-particle" : "", "parse-names" : false, "suffix" : "" }, { "dropping-particle" : "", "family" : "Nassif", "given" : "Daniel S P", "non-dropping-particle" : "", "parse-names" : false, "suffix" : "" }, { "dropping-particle" : "", "family" : "Pinto", "given" : "Helena M S", "non-dropping-particle" : "", "parse-names" : false, "suffix" : "" }, { "dropping-particle" : "", "family" : "Lopes-Assad", "given" : "Maria L R C", "non-dropping-particle" : "", "parse-names" : false, "suffix" : "" } ], "container-title" : "Revista Brasileira de Engenharia Agr\u00edcola e Ambiental", "id" : "ITEM-3", "issue" : "5", "issued" : { "date-parts" : [ [ "2014" ] ] }, "page" : "469-474", "title" : "Simula\u00e7\u00e3o do efeito do manejo da palha e do nitrog\u00eanio na produtividade da cana-de-a\u00e7\u00facar", "type" : "article-journal", "volume" : "18" }, "uris" : [ "http://www.mendeley.com/documents/?uuid=5a9d2ddf-1c9f-4eef-9639-5d1152dba831" ] }, { "id" : "ITEM-4", "itemData" : { "DOI" : "10.2134/agronj2010.0302", "ISBN" : "0002-1962", "ISSN" : "00021962", "abstract" : "The DSSAT/CANEGRO model was parameterized and its predictions evaluated using data from five sugarcane ( Saccharum spp.) experiments conducted in southern Brazil. The data used are from two of the most important Brazilian cultivars. Some param - eters whose values were either directly measured or considered to be well known were not adjusted. Ten of the 20 parameters were optimized using a Generalized Likelihood Uncertainty Estimation (GLUE) algorithm using the leave-one-out cross-validation technique. Model predictions were evaluated using measured data of leaf area index (LAI), stalk and aerial dry mass, sucrose content, and soil water content, using bias, root mean squared error (RMSE), modeling efficiency (Eff ), correlation coefficient, and agreement index. The Decision Support System for Agrotechnology Transfer (DSSAT)/CANEGRO model simulated the sugarcane crop in southern Brazil well, using the parameterization reported here. The soil water content predictions were better for rainfed (mean RMSE = 0.122mm) than for irrigated treatment (mean RMSE = 0.214mm). Predictions were best for aerial dry mass (Eff = 0.850), followed by stalk dry mass (Eff = 0.765) and then sucrose mass (Eff = 0.170). Number of green leaves showed the worst fit (Eff = \u20132.300).The cross-validation technique permits using multiple datasets that would have limited use if used independently because of the heterogeneity of measures and measurement strategies.", "author" : [ { "dropping-particle" : "", "family" : "Marin", "given" : "F. R.", "non-dropping-particle" : "", "parse-names" : false, "suffix" : "" }, { "dropping-particle" : "", "family" : "Jones", "given" : "James W.", "non-dropping-particle" : "", "parse-names" : false, "suffix" : "" }, { "dropping-particle" : "", "family" : "Royce", "given" : "Frederick", "non-dropping-particle" : "", "parse-names" : false, "suffix" : "" }, { "dropping-particle" : "", "family" : "Suguitani", "given" : "Carlos", "non-dropping-particle" : "", "parse-names" : false, "suffix" : "" }, { "dropping-particle" : "", "family" : "Donzeli", "given" : "Jorge L.", "non-dropping-particle" : "", "parse-names" : false, "suffix" : "" }, { "dropping-particle" : "", "family" : "Filho", "given" : "Wander J Pallone", "non-dropping-particle" : "", "parse-names" : false, "suffix" : "" }, { "dropping-particle" : "", "family" : "Nassif", "given" : "Daniel S P", "non-dropping-particle" : "", "parse-names" : false, "suffix" : "" } ], "container-title" : "Agronomy Journal", "id" : "ITEM-4", "issue" : "2", "issued" : { "date-parts" : [ [ "2011" ] ] }, "page" : "304-315", "title" : "Parameterization and evaluation of predictions of DSSAT/CANEGRO for Brazilian sugarcane", "type" : "article-journal", "volume" : "103" }, "uris" : [ "http://www.mendeley.com/documents/?uuid=3c6299d2-d476-40f2-8e0d-5da95600f35d" ] }, { "id" : "ITEM-5", "itemData" : { "DOI" : "10.1007/s10584-012-0561-y", "ISBN" : "0165-0009 U6 - ctx_ver=Z39.88-2004&amp;ctx_enc=info%3Aofi%2Fenc%3AUTF-8&amp;rfr_id=info:sid/summon.serialssolutions.com&amp;rft_val_fmt=info:ofi/fmt:kev:mtx:journal&amp;rft.genre=article&amp;rft.atitle=Climate+change+impacts+on+sugarcane+attainable+yield+in+southern+Brazil&amp;rft.jtitle=Climatic+Change&amp;rft.au=Fabio+R+Marin&amp;rft.au=James+W+Jones&amp;rft.au=Abraham+Singels&amp;rft.au=Frederick+Royce&amp;rft.date=2013-03-01&amp;rft.pub=Springer+Science+%26+Business+Media&amp;rft.issn=0165-0009&amp;rft.eissn=1573-1480&amp;rft.volume=117&amp;rft.issue=1-2", "ISSN" : "01650009", "abstract" : "This study evaluated the effects of climate change on sugarcane yield, water use efficiency, and irrigation needs in southern Brazil, based on downscaled outputs of two general circulation models (PRECIS and CSIRO) and a sugarcane growth model. For three harvest cycles every year, the DSSAT/CANEGRO model was used to simulate the baseline and four future climate scenarios for stalk yield for the 2050s. The model was calibrated for the main cultivar currently grown in Brazil based on five field experiments under several soil and climate conditions. The sensitivity of simulated stalk fresh mass (SFM) to air temper- ature, CO2 concentration [CO2] and rainfall was also analyzed. Simulated SFM responses to [CO2], air temperature and rainfall variations were consistent with the literature. There were increases in simulated SFM and water usage efficiency (WUE) for all scenarios. On average for the current sugarcane area in the State of S\u00e3o Paulo, SFM would increase 24%andWUE 34 % for rainfed sugarcane. The WUE rise is relevant because of the current concern about water supply in southern Brazil. Considering the current technological improvement rate, projected yields for 2050 ranged from 96 to 129 tha\u22121, which are respectively 15 and 59 % higher than the current state average yield.", "author" : [ { "dropping-particle" : "", "family" : "Marin", "given" : "F. R.", "non-dropping-particle" : "", "parse-names" : false, "suffix" : "" }, { "dropping-particle" : "", "family" : "Jones", "given" : "James W.", "non-dropping-particle" : "", "parse-names" : false, "suffix" : "" }, { "dropping-particle" : "", "family" : "Singels", "given" : "Abraham", "non-dropping-particle" : "", "parse-names" : false, "suffix" : "" }, { "dropping-particle" : "", "family" : "Royce", "given" : "Frederick", "non-dropping-particle" : "", "parse-names" : false, "suffix" : "" }, { "dropping-particle" : "", "family" : "Assad", "given" : "Eduardo D.", "non-dropping-particle" : "", "parse-names" : false, "suffix" : "" }, { "dropping-particle" : "", "family" : "Pellegrino", "given" : "Giampaolo Q.", "non-dropping-particle" : "", "parse-names" : false, "suffix" : "" }, { "dropping-particle" : "", "family" : "Justino", "given" : "Fl\u00e1vio", "non-dropping-particle" : "", "parse-names" : false, "suffix" : "" } ], "container-title" : "Climatic Change", "id" : "ITEM-5", "issue" : "1-2", "issued" : { "date-parts" : [ [ "2013" ] ] }, "page" : "227-239", "title" : "Climate change impacts on sugarcane attainable yield in southern Brazil", "type" : "article-journal", "volume" : "117" }, "uris" : [ "http://www.mendeley.com/documents/?uuid=bdf764c5-1995-497f-9f09-e4801ffb939e" ] }, { "id" : "ITEM-6",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"ITEM-6",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"(S. Vianna and Sentelhas 2014; M. Vianna and Sentelhas 2016; Costa et al. 2014; F. R. Marin et al. 2011; F. R. Marin et al. 2013; F. R. Marin et al. 2015)", "plainTextFormattedCitation" : "(S. Vianna and Sentelhas 2014; M. Vianna and Sentelhas 2016; Costa et al. 2014; F. R. Marin et al. 2011; F. R. Marin et al. 2013; F. R. Marin et al. 2015)", "previouslyFormattedCitation" : "(Costa &lt;i&gt;et al.&lt;/i&gt;, 2014; Marin &lt;i&gt;et al.&lt;/i&gt;, 2011, 2013, 2015, Vianna e Sentelhas, 2016, 2014)" }, "properties" : { "noteIndex" : 0 }, "schema" : "https://github.com/citation-style-language/schema/raw/master/csl-citation.json" }</w:instrText>
      </w:r>
      <w:r w:rsidRPr="00ED4DCD">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(S. Vianna and Sentelhas 2014; M. Vianna and Sentelhas 2016; Costa et al. 2014; F. R. Marin et al. 2011; F. R. Marin et al. 2013; F. R. Marin et al. 2015)</w:t>
      </w:r>
      <w:r w:rsidRPr="00ED4DCD">
        <w:rPr>
          <w:rFonts w:ascii="Times New Roman" w:eastAsia="Times New Roman" w:hAnsi="Times New Roman" w:cs="Times New Roman"/>
          <w:color w:val="000000" w:themeColor="text1"/>
          <w:sz w:val="24"/>
          <w:szCs w:val="24"/>
          <w:lang w:val="en-US" w:eastAsia="pt-BR"/>
        </w:rPr>
        <w:fldChar w:fldCharType="end"/>
      </w:r>
      <w:r w:rsidRPr="00505D65">
        <w:rPr>
          <w:rFonts w:ascii="Times New Roman" w:eastAsia="Times New Roman" w:hAnsi="Times New Roman" w:cs="Times New Roman"/>
          <w:color w:val="000000" w:themeColor="text1"/>
          <w:sz w:val="24"/>
          <w:szCs w:val="24"/>
          <w:lang w:val="en-US" w:eastAsia="pt-BR"/>
        </w:rPr>
        <w:t>.</w:t>
      </w:r>
      <w:r w:rsidR="00870AA6">
        <w:rPr>
          <w:rFonts w:ascii="Times New Roman" w:eastAsia="Times New Roman" w:hAnsi="Times New Roman" w:cs="Times New Roman"/>
          <w:color w:val="000000" w:themeColor="text1"/>
          <w:sz w:val="24"/>
          <w:szCs w:val="24"/>
          <w:lang w:val="en-US" w:eastAsia="pt-BR"/>
        </w:rPr>
        <w:t xml:space="preserve"> </w:t>
      </w:r>
      <w:r w:rsidRPr="00ED4DCD">
        <w:rPr>
          <w:rFonts w:ascii="Times New Roman" w:eastAsia="Times New Roman" w:hAnsi="Times New Roman" w:cs="Times New Roman"/>
          <w:color w:val="000000" w:themeColor="text1"/>
          <w:sz w:val="24"/>
          <w:szCs w:val="24"/>
          <w:lang w:val="en-US" w:eastAsia="pt-BR"/>
        </w:rPr>
        <w:t xml:space="preserve">Because </w:t>
      </w:r>
      <w:r w:rsidR="00870AA6">
        <w:rPr>
          <w:rFonts w:ascii="Times New Roman" w:eastAsia="Times New Roman" w:hAnsi="Times New Roman" w:cs="Times New Roman"/>
          <w:color w:val="000000" w:themeColor="text1"/>
          <w:sz w:val="24"/>
          <w:szCs w:val="24"/>
          <w:lang w:val="en-US" w:eastAsia="pt-BR"/>
        </w:rPr>
        <w:t xml:space="preserve">of the heuristic </w:t>
      </w:r>
      <w:r w:rsidR="004D168B">
        <w:rPr>
          <w:rFonts w:ascii="Times New Roman" w:eastAsia="Times New Roman" w:hAnsi="Times New Roman" w:cs="Times New Roman"/>
          <w:color w:val="000000" w:themeColor="text1"/>
          <w:sz w:val="24"/>
          <w:szCs w:val="24"/>
          <w:lang w:val="en-US" w:eastAsia="pt-BR"/>
        </w:rPr>
        <w:t>character</w:t>
      </w:r>
      <w:r w:rsidR="001E2AA2">
        <w:rPr>
          <w:rFonts w:ascii="Times New Roman" w:eastAsia="Times New Roman" w:hAnsi="Times New Roman" w:cs="Times New Roman"/>
          <w:color w:val="000000" w:themeColor="text1"/>
          <w:sz w:val="24"/>
          <w:szCs w:val="24"/>
          <w:lang w:val="en-US" w:eastAsia="pt-BR"/>
        </w:rPr>
        <w:t xml:space="preserve"> </w:t>
      </w:r>
      <w:r w:rsidR="002B2999">
        <w:rPr>
          <w:rFonts w:ascii="Times New Roman" w:eastAsia="Times New Roman" w:hAnsi="Times New Roman" w:cs="Times New Roman"/>
          <w:color w:val="000000" w:themeColor="text1"/>
          <w:sz w:val="24"/>
          <w:szCs w:val="24"/>
          <w:lang w:val="en-US" w:eastAsia="pt-BR"/>
        </w:rPr>
        <w:t xml:space="preserve">of modeling and </w:t>
      </w:r>
      <w:del w:id="78" w:author="Quirijn de Jong van Lier" w:date="2017-08-22T14:55:00Z">
        <w:r w:rsidR="00A42D50" w:rsidDel="005378AC">
          <w:rPr>
            <w:rFonts w:ascii="Times New Roman" w:eastAsia="Times New Roman" w:hAnsi="Times New Roman" w:cs="Times New Roman"/>
            <w:color w:val="000000" w:themeColor="text1"/>
            <w:sz w:val="24"/>
            <w:szCs w:val="24"/>
            <w:lang w:val="en-US" w:eastAsia="pt-BR"/>
          </w:rPr>
          <w:delText xml:space="preserve">some </w:delText>
        </w:r>
      </w:del>
      <w:r w:rsidR="00A42D50">
        <w:rPr>
          <w:rFonts w:ascii="Times New Roman" w:eastAsia="Times New Roman" w:hAnsi="Times New Roman" w:cs="Times New Roman"/>
          <w:color w:val="000000" w:themeColor="text1"/>
          <w:sz w:val="24"/>
          <w:szCs w:val="24"/>
          <w:lang w:val="en-US" w:eastAsia="pt-BR"/>
        </w:rPr>
        <w:t>specific feature</w:t>
      </w:r>
      <w:ins w:id="79" w:author="Quirijn de Jong van Lier" w:date="2017-08-22T14:55:00Z">
        <w:r w:rsidR="005378AC">
          <w:rPr>
            <w:rFonts w:ascii="Times New Roman" w:eastAsia="Times New Roman" w:hAnsi="Times New Roman" w:cs="Times New Roman"/>
            <w:color w:val="000000" w:themeColor="text1"/>
            <w:sz w:val="24"/>
            <w:szCs w:val="24"/>
            <w:lang w:val="en-US" w:eastAsia="pt-BR"/>
          </w:rPr>
          <w:t>s</w:t>
        </w:r>
      </w:ins>
      <w:r w:rsidR="00A42D50">
        <w:rPr>
          <w:rFonts w:ascii="Times New Roman" w:eastAsia="Times New Roman" w:hAnsi="Times New Roman" w:cs="Times New Roman"/>
          <w:color w:val="000000" w:themeColor="text1"/>
          <w:sz w:val="24"/>
          <w:szCs w:val="24"/>
          <w:lang w:val="en-US" w:eastAsia="pt-BR"/>
        </w:rPr>
        <w:t xml:space="preserve"> of sugarcane farming systems in Brazil, </w:t>
      </w:r>
      <w:r w:rsidR="002A6B13">
        <w:rPr>
          <w:rFonts w:ascii="Times New Roman" w:eastAsia="Times New Roman" w:hAnsi="Times New Roman" w:cs="Times New Roman"/>
          <w:color w:val="000000" w:themeColor="text1"/>
          <w:sz w:val="24"/>
          <w:szCs w:val="24"/>
          <w:lang w:val="en-US" w:eastAsia="pt-BR"/>
        </w:rPr>
        <w:t xml:space="preserve">Marin &amp; Jones (2014) presented a stand-alone </w:t>
      </w:r>
      <w:r w:rsidR="00A42D50">
        <w:rPr>
          <w:rFonts w:ascii="Times New Roman" w:eastAsia="Times New Roman" w:hAnsi="Times New Roman" w:cs="Times New Roman"/>
          <w:color w:val="000000" w:themeColor="text1"/>
          <w:sz w:val="24"/>
          <w:szCs w:val="24"/>
          <w:lang w:val="en-US" w:eastAsia="pt-BR"/>
        </w:rPr>
        <w:t xml:space="preserve">sugarcane </w:t>
      </w:r>
      <w:r w:rsidR="002A6B13">
        <w:rPr>
          <w:rFonts w:ascii="Times New Roman" w:eastAsia="Times New Roman" w:hAnsi="Times New Roman" w:cs="Times New Roman"/>
          <w:color w:val="000000" w:themeColor="text1"/>
          <w:sz w:val="24"/>
          <w:szCs w:val="24"/>
          <w:lang w:val="en-US" w:eastAsia="pt-BR"/>
        </w:rPr>
        <w:t>PBM</w:t>
      </w:r>
      <w:r w:rsidR="00A42D50">
        <w:rPr>
          <w:rFonts w:ascii="Times New Roman" w:eastAsia="Times New Roman" w:hAnsi="Times New Roman" w:cs="Times New Roman"/>
          <w:color w:val="000000" w:themeColor="text1"/>
          <w:sz w:val="24"/>
          <w:szCs w:val="24"/>
          <w:lang w:val="en-US" w:eastAsia="pt-BR"/>
        </w:rPr>
        <w:t xml:space="preserve"> </w:t>
      </w:r>
      <w:r w:rsidR="002804C7">
        <w:rPr>
          <w:rFonts w:ascii="Times New Roman" w:eastAsia="Times New Roman" w:hAnsi="Times New Roman" w:cs="Times New Roman"/>
          <w:color w:val="000000" w:themeColor="text1"/>
          <w:sz w:val="24"/>
          <w:szCs w:val="24"/>
          <w:lang w:val="en-US" w:eastAsia="pt-BR"/>
        </w:rPr>
        <w:t xml:space="preserve">(SAMUCA - </w:t>
      </w:r>
      <w:r w:rsidR="002804C7" w:rsidRPr="002804C7">
        <w:rPr>
          <w:rFonts w:ascii="Times New Roman" w:eastAsia="Times New Roman" w:hAnsi="Times New Roman" w:cs="Times New Roman"/>
          <w:i/>
          <w:color w:val="000000" w:themeColor="text1"/>
          <w:sz w:val="24"/>
          <w:szCs w:val="24"/>
          <w:lang w:val="en-US" w:eastAsia="pt-BR"/>
        </w:rPr>
        <w:t xml:space="preserve">Agronomic Modular Simulator </w:t>
      </w:r>
      <w:r w:rsidR="000547C6">
        <w:rPr>
          <w:rFonts w:ascii="Times New Roman" w:eastAsia="Times New Roman" w:hAnsi="Times New Roman" w:cs="Times New Roman"/>
          <w:i/>
          <w:color w:val="000000" w:themeColor="text1"/>
          <w:sz w:val="24"/>
          <w:szCs w:val="24"/>
          <w:lang w:val="en-US" w:eastAsia="pt-BR"/>
        </w:rPr>
        <w:t>f</w:t>
      </w:r>
      <w:r w:rsidR="002804C7" w:rsidRPr="002804C7">
        <w:rPr>
          <w:rFonts w:ascii="Times New Roman" w:eastAsia="Times New Roman" w:hAnsi="Times New Roman" w:cs="Times New Roman"/>
          <w:i/>
          <w:color w:val="000000" w:themeColor="text1"/>
          <w:sz w:val="24"/>
          <w:szCs w:val="24"/>
          <w:lang w:val="en-US" w:eastAsia="pt-BR"/>
        </w:rPr>
        <w:t>or Sugarcane</w:t>
      </w:r>
      <w:r w:rsidR="002804C7">
        <w:rPr>
          <w:rFonts w:ascii="Times New Roman" w:eastAsia="Times New Roman" w:hAnsi="Times New Roman" w:cs="Times New Roman"/>
          <w:color w:val="000000" w:themeColor="text1"/>
          <w:sz w:val="24"/>
          <w:szCs w:val="24"/>
          <w:lang w:val="en-US" w:eastAsia="pt-BR"/>
        </w:rPr>
        <w:t>)</w:t>
      </w:r>
      <w:ins w:id="80" w:author="Quirijn de Jong van Lier" w:date="2017-08-22T14:55:00Z">
        <w:r w:rsidR="005378AC">
          <w:rPr>
            <w:rFonts w:ascii="Times New Roman" w:eastAsia="Times New Roman" w:hAnsi="Times New Roman" w:cs="Times New Roman"/>
            <w:color w:val="000000" w:themeColor="text1"/>
            <w:sz w:val="24"/>
            <w:szCs w:val="24"/>
            <w:lang w:val="en-US" w:eastAsia="pt-BR"/>
          </w:rPr>
          <w:t xml:space="preserve">. </w:t>
        </w:r>
      </w:ins>
      <w:del w:id="81" w:author="Quirijn de Jong van Lier" w:date="2017-08-22T14:55:00Z">
        <w:r w:rsidR="00244EDD" w:rsidDel="005378AC">
          <w:rPr>
            <w:rFonts w:ascii="Times New Roman" w:eastAsia="Times New Roman" w:hAnsi="Times New Roman" w:cs="Times New Roman"/>
            <w:color w:val="000000" w:themeColor="text1"/>
            <w:sz w:val="24"/>
            <w:szCs w:val="24"/>
            <w:lang w:val="en-US" w:eastAsia="pt-BR"/>
          </w:rPr>
          <w:delText xml:space="preserve"> </w:delText>
        </w:r>
        <w:r w:rsidR="00A42D50" w:rsidDel="005378AC">
          <w:rPr>
            <w:rFonts w:ascii="Times New Roman" w:eastAsia="Times New Roman" w:hAnsi="Times New Roman" w:cs="Times New Roman"/>
            <w:color w:val="000000" w:themeColor="text1"/>
            <w:sz w:val="24"/>
            <w:szCs w:val="24"/>
            <w:lang w:val="en-US" w:eastAsia="pt-BR"/>
          </w:rPr>
          <w:delText xml:space="preserve">and </w:delText>
        </w:r>
      </w:del>
      <w:r w:rsidR="00A42D50">
        <w:rPr>
          <w:rFonts w:ascii="Times New Roman" w:eastAsia="Times New Roman" w:hAnsi="Times New Roman" w:cs="Times New Roman"/>
          <w:color w:val="000000" w:themeColor="text1"/>
          <w:sz w:val="24"/>
          <w:szCs w:val="24"/>
          <w:lang w:val="en-US" w:eastAsia="pt-BR"/>
        </w:rPr>
        <w:t xml:space="preserve">Marin et al. (2017) applied </w:t>
      </w:r>
      <w:r w:rsidR="00244EDD">
        <w:rPr>
          <w:rFonts w:ascii="Times New Roman" w:eastAsia="Times New Roman" w:hAnsi="Times New Roman" w:cs="Times New Roman"/>
          <w:color w:val="000000" w:themeColor="text1"/>
          <w:sz w:val="24"/>
          <w:szCs w:val="24"/>
          <w:lang w:val="en-US" w:eastAsia="pt-BR"/>
        </w:rPr>
        <w:t xml:space="preserve">SAMUCA </w:t>
      </w:r>
      <w:r w:rsidR="00A42D50">
        <w:rPr>
          <w:rFonts w:ascii="Times New Roman" w:eastAsia="Times New Roman" w:hAnsi="Times New Roman" w:cs="Times New Roman"/>
          <w:color w:val="000000" w:themeColor="text1"/>
          <w:sz w:val="24"/>
          <w:szCs w:val="24"/>
          <w:lang w:val="en-US" w:eastAsia="pt-BR"/>
        </w:rPr>
        <w:t>for stochastic simulation of sugarcane production and uncertainty</w:t>
      </w:r>
      <w:r w:rsidR="001E2AA2">
        <w:rPr>
          <w:rFonts w:ascii="Times New Roman" w:eastAsia="Times New Roman" w:hAnsi="Times New Roman" w:cs="Times New Roman"/>
          <w:color w:val="000000" w:themeColor="text1"/>
          <w:sz w:val="24"/>
          <w:szCs w:val="24"/>
          <w:lang w:val="en-US" w:eastAsia="pt-BR"/>
        </w:rPr>
        <w:t xml:space="preserve"> analysis</w:t>
      </w:r>
      <w:r w:rsidR="00807860">
        <w:rPr>
          <w:rFonts w:ascii="Times New Roman" w:eastAsia="Times New Roman" w:hAnsi="Times New Roman" w:cs="Times New Roman"/>
          <w:color w:val="000000" w:themeColor="text1"/>
          <w:sz w:val="24"/>
          <w:szCs w:val="24"/>
          <w:lang w:val="en-US" w:eastAsia="pt-BR"/>
        </w:rPr>
        <w:t xml:space="preserve">. </w:t>
      </w:r>
      <w:r w:rsidR="00A42D50">
        <w:rPr>
          <w:rFonts w:ascii="Times New Roman" w:eastAsia="Times New Roman" w:hAnsi="Times New Roman" w:cs="Times New Roman"/>
          <w:color w:val="000000" w:themeColor="text1"/>
          <w:sz w:val="24"/>
          <w:szCs w:val="24"/>
          <w:lang w:val="en-US" w:eastAsia="pt-BR"/>
        </w:rPr>
        <w:t xml:space="preserve">In </w:t>
      </w:r>
      <w:ins w:id="82" w:author="Quirijn de Jong van Lier" w:date="2017-08-22T14:56:00Z">
        <w:r w:rsidR="005378AC">
          <w:rPr>
            <w:rFonts w:ascii="Times New Roman" w:eastAsia="Times New Roman" w:hAnsi="Times New Roman" w:cs="Times New Roman"/>
            <w:color w:val="000000" w:themeColor="text1"/>
            <w:sz w:val="24"/>
            <w:szCs w:val="24"/>
            <w:lang w:val="en-US" w:eastAsia="pt-BR"/>
          </w:rPr>
          <w:t>these publications</w:t>
        </w:r>
      </w:ins>
      <w:del w:id="83" w:author="Quirijn de Jong van Lier" w:date="2017-08-22T14:56:00Z">
        <w:r w:rsidR="00A42D50" w:rsidDel="005378AC">
          <w:rPr>
            <w:rFonts w:ascii="Times New Roman" w:eastAsia="Times New Roman" w:hAnsi="Times New Roman" w:cs="Times New Roman"/>
            <w:color w:val="000000" w:themeColor="text1"/>
            <w:sz w:val="24"/>
            <w:szCs w:val="24"/>
            <w:lang w:val="en-US" w:eastAsia="pt-BR"/>
          </w:rPr>
          <w:delText>both papers</w:delText>
        </w:r>
      </w:del>
      <w:r w:rsidR="00A42D50">
        <w:rPr>
          <w:rFonts w:ascii="Times New Roman" w:eastAsia="Times New Roman" w:hAnsi="Times New Roman" w:cs="Times New Roman"/>
          <w:color w:val="000000" w:themeColor="text1"/>
          <w:sz w:val="24"/>
          <w:szCs w:val="24"/>
          <w:lang w:val="en-US" w:eastAsia="pt-BR"/>
        </w:rPr>
        <w:t xml:space="preserve">, authors verified the need for improving soil water balance </w:t>
      </w:r>
      <w:r w:rsidR="002804C7">
        <w:rPr>
          <w:rFonts w:ascii="Times New Roman" w:eastAsia="Times New Roman" w:hAnsi="Times New Roman" w:cs="Times New Roman"/>
          <w:color w:val="000000" w:themeColor="text1"/>
          <w:sz w:val="24"/>
          <w:szCs w:val="24"/>
          <w:lang w:val="en-US" w:eastAsia="pt-BR"/>
        </w:rPr>
        <w:t xml:space="preserve">routines </w:t>
      </w:r>
      <w:r w:rsidR="001E2AA2">
        <w:rPr>
          <w:rFonts w:ascii="Times New Roman" w:eastAsia="Times New Roman" w:hAnsi="Times New Roman" w:cs="Times New Roman"/>
          <w:color w:val="000000" w:themeColor="text1"/>
          <w:sz w:val="24"/>
          <w:szCs w:val="24"/>
          <w:lang w:val="en-US" w:eastAsia="pt-BR"/>
        </w:rPr>
        <w:t>to</w:t>
      </w:r>
      <w:r w:rsidR="008B60A1">
        <w:rPr>
          <w:rFonts w:ascii="Times New Roman" w:eastAsia="Times New Roman" w:hAnsi="Times New Roman" w:cs="Times New Roman"/>
          <w:color w:val="000000" w:themeColor="text1"/>
          <w:sz w:val="24"/>
          <w:szCs w:val="24"/>
          <w:lang w:val="en-US" w:eastAsia="pt-BR"/>
        </w:rPr>
        <w:t xml:space="preserve"> better represent </w:t>
      </w:r>
      <w:r w:rsidR="00807860">
        <w:rPr>
          <w:rFonts w:ascii="Times New Roman" w:eastAsia="Times New Roman" w:hAnsi="Times New Roman" w:cs="Times New Roman"/>
          <w:color w:val="000000" w:themeColor="text1"/>
          <w:sz w:val="24"/>
          <w:szCs w:val="24"/>
          <w:lang w:val="en-US" w:eastAsia="pt-BR"/>
        </w:rPr>
        <w:t xml:space="preserve">crop growth and </w:t>
      </w:r>
      <w:r w:rsidR="002804C7">
        <w:rPr>
          <w:rFonts w:ascii="Times New Roman" w:eastAsia="Times New Roman" w:hAnsi="Times New Roman" w:cs="Times New Roman"/>
          <w:color w:val="000000" w:themeColor="text1"/>
          <w:sz w:val="24"/>
          <w:szCs w:val="24"/>
          <w:lang w:val="en-US" w:eastAsia="pt-BR"/>
        </w:rPr>
        <w:t>water use</w:t>
      </w:r>
      <w:r w:rsidR="00807860">
        <w:rPr>
          <w:rFonts w:ascii="Times New Roman" w:eastAsia="Times New Roman" w:hAnsi="Times New Roman" w:cs="Times New Roman"/>
          <w:color w:val="000000" w:themeColor="text1"/>
          <w:sz w:val="24"/>
          <w:szCs w:val="24"/>
          <w:lang w:val="en-US" w:eastAsia="pt-BR"/>
        </w:rPr>
        <w:t xml:space="preserve"> under rainfed </w:t>
      </w:r>
      <w:r w:rsidR="00244EDD">
        <w:rPr>
          <w:rFonts w:ascii="Times New Roman" w:eastAsia="Times New Roman" w:hAnsi="Times New Roman" w:cs="Times New Roman"/>
          <w:color w:val="000000" w:themeColor="text1"/>
          <w:sz w:val="24"/>
          <w:szCs w:val="24"/>
          <w:lang w:val="en-US" w:eastAsia="pt-BR"/>
        </w:rPr>
        <w:t xml:space="preserve">and irrigated </w:t>
      </w:r>
      <w:r w:rsidR="00807860">
        <w:rPr>
          <w:rFonts w:ascii="Times New Roman" w:eastAsia="Times New Roman" w:hAnsi="Times New Roman" w:cs="Times New Roman"/>
          <w:color w:val="000000" w:themeColor="text1"/>
          <w:sz w:val="24"/>
          <w:szCs w:val="24"/>
          <w:lang w:val="en-US" w:eastAsia="pt-BR"/>
        </w:rPr>
        <w:t xml:space="preserve">conditions. </w:t>
      </w:r>
    </w:p>
    <w:p w14:paraId="593E0998" w14:textId="4AE02E1A" w:rsidR="00206FE7" w:rsidRDefault="00206FE7" w:rsidP="00F53E73">
      <w:pPr>
        <w:shd w:val="clear" w:color="auto" w:fill="FFFFFF"/>
        <w:spacing w:after="0" w:line="480" w:lineRule="auto"/>
        <w:ind w:firstLine="708"/>
        <w:jc w:val="both"/>
        <w:rPr>
          <w:rFonts w:ascii="Times New Roman" w:hAnsi="Times New Roman" w:cs="Times New Roman"/>
          <w:sz w:val="24"/>
          <w:szCs w:val="24"/>
          <w:lang w:val="en-US"/>
        </w:rPr>
      </w:pPr>
      <w:r w:rsidRPr="00206FE7">
        <w:rPr>
          <w:rFonts w:ascii="Times New Roman" w:hAnsi="Times New Roman" w:cs="Times New Roman"/>
          <w:sz w:val="24"/>
          <w:szCs w:val="24"/>
          <w:lang w:val="en-US"/>
        </w:rPr>
        <w:t xml:space="preserve">The SWAP model </w:t>
      </w:r>
      <w:r w:rsidR="000547C6" w:rsidRPr="00D867B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0547C6" w:rsidRPr="00D867B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(Kroes et al. 2009)</w:t>
      </w:r>
      <w:r w:rsidR="000547C6" w:rsidRPr="00D867B3">
        <w:rPr>
          <w:rFonts w:ascii="Times New Roman" w:eastAsia="Times New Roman" w:hAnsi="Times New Roman" w:cs="Times New Roman"/>
          <w:color w:val="000000" w:themeColor="text1"/>
          <w:sz w:val="24"/>
          <w:szCs w:val="24"/>
          <w:lang w:val="en-US" w:eastAsia="pt-BR"/>
        </w:rPr>
        <w:fldChar w:fldCharType="end"/>
      </w:r>
      <w:r w:rsidR="000547C6">
        <w:rPr>
          <w:rFonts w:ascii="Times New Roman" w:hAnsi="Times New Roman" w:cs="Times New Roman"/>
          <w:sz w:val="24"/>
          <w:szCs w:val="24"/>
          <w:lang w:val="en-US"/>
        </w:rPr>
        <w:t xml:space="preserve"> </w:t>
      </w:r>
      <w:r w:rsidRPr="00206FE7">
        <w:rPr>
          <w:rFonts w:ascii="Times New Roman" w:hAnsi="Times New Roman" w:cs="Times New Roman"/>
          <w:sz w:val="24"/>
          <w:szCs w:val="24"/>
          <w:lang w:val="en-US"/>
        </w:rPr>
        <w:t xml:space="preserve">is currently one of the </w:t>
      </w:r>
      <w:r>
        <w:rPr>
          <w:rFonts w:ascii="Times New Roman" w:hAnsi="Times New Roman" w:cs="Times New Roman"/>
          <w:sz w:val="24"/>
          <w:szCs w:val="24"/>
          <w:lang w:val="en-US"/>
        </w:rPr>
        <w:t>most</w:t>
      </w:r>
      <w:r w:rsidRPr="00206FE7">
        <w:rPr>
          <w:rFonts w:ascii="Times New Roman" w:hAnsi="Times New Roman" w:cs="Times New Roman"/>
          <w:sz w:val="24"/>
          <w:szCs w:val="24"/>
          <w:lang w:val="en-US"/>
        </w:rPr>
        <w:t xml:space="preserve"> robust and widely </w:t>
      </w:r>
      <w:r w:rsidR="00327DFF">
        <w:rPr>
          <w:rFonts w:ascii="Times New Roman" w:hAnsi="Times New Roman" w:cs="Times New Roman"/>
          <w:sz w:val="24"/>
          <w:szCs w:val="24"/>
          <w:lang w:val="en-US"/>
        </w:rPr>
        <w:t>used</w:t>
      </w:r>
      <w:r w:rsidR="00327DFF" w:rsidRPr="00206FE7">
        <w:rPr>
          <w:rFonts w:ascii="Times New Roman" w:hAnsi="Times New Roman" w:cs="Times New Roman"/>
          <w:sz w:val="24"/>
          <w:szCs w:val="24"/>
          <w:lang w:val="en-US"/>
        </w:rPr>
        <w:t xml:space="preserve"> </w:t>
      </w:r>
      <w:r w:rsidR="00327DFF">
        <w:rPr>
          <w:rFonts w:ascii="Times New Roman" w:hAnsi="Times New Roman" w:cs="Times New Roman"/>
          <w:sz w:val="24"/>
          <w:szCs w:val="24"/>
          <w:lang w:val="en-US"/>
        </w:rPr>
        <w:t xml:space="preserve">hydrological </w:t>
      </w:r>
      <w:r w:rsidRPr="00206FE7">
        <w:rPr>
          <w:rFonts w:ascii="Times New Roman" w:hAnsi="Times New Roman" w:cs="Times New Roman"/>
          <w:sz w:val="24"/>
          <w:szCs w:val="24"/>
          <w:lang w:val="en-US"/>
        </w:rPr>
        <w:t>model</w:t>
      </w:r>
      <w:r w:rsidR="000547C6">
        <w:rPr>
          <w:rFonts w:ascii="Times New Roman" w:hAnsi="Times New Roman" w:cs="Times New Roman"/>
          <w:sz w:val="24"/>
          <w:szCs w:val="24"/>
          <w:lang w:val="en-US"/>
        </w:rPr>
        <w:t>s</w:t>
      </w:r>
      <w:r w:rsidRPr="00206FE7">
        <w:rPr>
          <w:rFonts w:ascii="Times New Roman" w:hAnsi="Times New Roman" w:cs="Times New Roman"/>
          <w:sz w:val="24"/>
          <w:szCs w:val="24"/>
          <w:lang w:val="en-US"/>
        </w:rPr>
        <w:t xml:space="preserve"> </w:t>
      </w:r>
      <w:r w:rsidR="00327DFF">
        <w:rPr>
          <w:rFonts w:ascii="Times New Roman" w:hAnsi="Times New Roman" w:cs="Times New Roman"/>
          <w:sz w:val="24"/>
          <w:szCs w:val="24"/>
          <w:lang w:val="en-US"/>
        </w:rPr>
        <w:t xml:space="preserve">available </w:t>
      </w:r>
      <w:r w:rsidR="005362CD">
        <w:rPr>
          <w:rFonts w:ascii="Times New Roman" w:hAnsi="Times New Roman" w:cs="Times New Roman"/>
          <w:sz w:val="24"/>
          <w:szCs w:val="24"/>
          <w:lang w:val="en-US"/>
        </w:rPr>
        <w:t xml:space="preserve">for </w:t>
      </w:r>
      <w:r w:rsidR="000547C6">
        <w:rPr>
          <w:rFonts w:ascii="Times New Roman" w:hAnsi="Times New Roman" w:cs="Times New Roman"/>
          <w:sz w:val="24"/>
          <w:szCs w:val="24"/>
          <w:lang w:val="en-US"/>
        </w:rPr>
        <w:t>end</w:t>
      </w:r>
      <w:r w:rsidR="005362CD">
        <w:rPr>
          <w:rFonts w:ascii="Times New Roman" w:hAnsi="Times New Roman" w:cs="Times New Roman"/>
          <w:sz w:val="24"/>
          <w:szCs w:val="24"/>
          <w:lang w:val="en-US"/>
        </w:rPr>
        <w:t xml:space="preserve"> users</w:t>
      </w:r>
      <w:r w:rsidRPr="00206FE7">
        <w:rPr>
          <w:rFonts w:ascii="Times New Roman" w:hAnsi="Times New Roman" w:cs="Times New Roman"/>
          <w:sz w:val="24"/>
          <w:szCs w:val="24"/>
          <w:lang w:val="en-US"/>
        </w:rPr>
        <w:t xml:space="preserve"> </w:t>
      </w:r>
      <w:r w:rsidR="00FA3F55">
        <w:rPr>
          <w:rFonts w:ascii="Times New Roman" w:hAnsi="Times New Roman" w:cs="Times New Roman"/>
          <w:sz w:val="24"/>
          <w:szCs w:val="24"/>
          <w:lang w:val="en-US"/>
        </w:rPr>
        <w:fldChar w:fldCharType="begin" w:fldLock="1"/>
      </w:r>
      <w:r w:rsidR="00521BEE">
        <w:rPr>
          <w:rFonts w:ascii="Times New Roman" w:hAnsi="Times New Roman" w:cs="Times New Roman"/>
          <w:sz w:val="24"/>
          <w:szCs w:val="24"/>
          <w:lang w:val="en-US"/>
        </w:rPr>
        <w:instrText>ADDIN CSL_CITATION { "citationItems" : [ { "id" : "ITEM-1", "itemData" : { "author" : [ { "dropping-particle" : "", "family" : "EITZINGER", "given" : "J.", "non-dropping-particle" : "", "parse-names" : false, "suffix" : "" }, { "dropping-particle" : "", "family" : "TRNKA", "given" : "M.", "non-dropping-particle" : "", "parse-names" : false, "suffix" : "" }, { "dropping-particle" : "", "family" : "HOSCH", "given" : "J.", "non-dropping-particle" : "", "parse-names" : false, "suffix" : "" }, { "dropping-particle" : "", "family" : "ZALUD", "given" : "Z.", "non-dropping-particle" : "", "parse-names" : false, "suffix" : "" }, { "dropping-particle" : "", "family" : "DUBROVSKY", "given" : "M.", "non-dropping-particle" : "", "parse-names" : false, "suffix" : "" } ], "container-title" : "Ecological Modelling", "id" : "ITEM-1", "issued" : { "date-parts" : [ [ "2004" ] ] }, "page" : "223-246", "title" : "Comparison of CERES, WOFOST and SWAP models simulating soil water content during growing season under different soil conditions.", "type" : "article-journal", "volume" : "171" }, "uris" : [ "http://www.mendeley.com/documents/?uuid=5c8be39e-3af0-4586-aa9a-7a2b557d1c8d" ] }, { "id" : "ITEM-2", "itemData" : { "DOI" : "10.2136", "author" : [ { "dropping-particle" : "Van", "family" : "Lier", "given" : "Quirijn De Jong", "non-dropping-particle" : "", "parse-names" : false, "suffix" : "" }, { "dropping-particle" : "Van", "family" : "Dam", "given" : "J", "non-dropping-particle" : "", "parse-names" : false, "suffix" : "" }, { "dropping-particle" : "", "family" : "Metselaar", "given" : "K.", "non-dropping-particle" : "", "parse-names" : false, "suffix" : "" }, { "dropping-particle" : "de", "family" : "Jong", "given" : "R.", "non-dropping-particle" : "", "parse-names" : false, "suffix" : "" }, { "dropping-particle" : "", "family" : "Duijnisveld", "given" : "W. H. M.", "non-dropping-particle" : "", "parse-names" : false, "suffix" : "" } ], "container-title" : "Vadose Zone J", "id" : "ITEM-2", "issued" : { "date-parts" : [ [ "2008" ] ] }, "page" : "1065\u20131078", "title" : "Macroscopic root water uptake distribution using a matric flux potential approach.", "type" : "article-journal", "volume" : "7" }, "uris" : [ "http://www.mendeley.com/documents/?uuid=705719cf-4874-4126-a824-9c241ea9ab61" ] }, { "id" : "ITEM-3", "itemData" : { "author" : [ { "dropping-particle" : "", "family" : "VAZIFEDOUST", "given" : "M.", "non-dropping-particle" : "", "parse-names" : false, "suffix" : "" }, { "dropping-particle" : "", "family" : "Dam", "given" : "J Van.", "non-dropping-particle" : "", "parse-names" : false, "suffix" : "" }, { "dropping-particle" : "", "family" : "Feddes", "given" : "Reinder A.", "non-dropping-particle" : "", "parse-names" : false, "suffix" : "" }, { "dropping-particle" : "", "family" : "FEIZI", "given" : "M.", "non-dropping-particle" : "", "parse-names" : false, "suffix" : "" } ], "container-title" : "Agricultural Water Management", "id" : "ITEM-3", "issued" : { "date-parts" : [ [ "2008" ] ] }, "page" : "89-102", "title" : "Increasing water productivity of irrigated crops under limited water supply at field scale.", "type" : "article-journal", "volume" : "95" }, "uris" : [ "http://www.mendeley.com/documents/?uuid=8ffdaca6-1c27-43d3-8d64-de6ca3beb428" ] }, { "id" : "ITEM-4", "itemData" : { "DOI" : "10.1016/j.agwat.2011.01.013", "ISSN" : "03783774", "abstract" : "The agro-hydrological model SWAP was used in a distributed manner to quantify irrigation water management effects on the water and salt balances of the Voshmgir Network of North Iran during the agricultural year 2006-2007. Field experiments, satellite images and geographical data were processed into input data for 10 uniform simulation areas. As simulated mean annual drainage water (312mm) of the entire area was only 14% smaller than measured (356mm), its distribution over the drainage units was well reproduced, and simulated and measured groundwater levels agreed well. Currently, water management leads to excessive irrigation (621-1436mmyear-1), and leaching as well as high salinity of shallow groundwater are responsible for large amounts of drainage water (25-59%) and salts (44-752mgcm-2). Focused water management can decrease mean drainage water (22-48%) and salts (30-49%), compared with current water management without adverse effects on relative transpiration and root zone salinity. ?? 2011 Elsevier B.V.", "author" : [ { "dropping-particle" : "", "family" : "Noory", "given" : "H.", "non-dropping-particle" : "", "parse-names" : false, "suffix" : "" }, { "dropping-particle" : "", "family" : "Zee", "given" : "S. E A T M", "non-dropping-particle" : "Van Der", "parse-names" : false, "suffix" : "" }, { "dropping-particle" : "", "family" : "Liaghat", "given" : "A. M.", "non-dropping-particle" : "", "parse-names" : false, "suffix" : "" }, { "dropping-particle" : "", "family" : "Parsinejad", "given" : "M.", "non-dropping-particle" : "", "parse-names" : false, "suffix" : "" }, { "dropping-particle" : "", "family" : "Dam", "given" : "J. C.", "non-dropping-particle" : "van", "parse-names" : false, "suffix" : "" } ], "container-title" : "Agricultural Water Management", "id" : "ITEM-4", "issue" : "6", "issued" : { "date-parts" : [ [ "2011" ] ] }, "page" : "1062-1070", "publisher" : "Elsevier B.V.", "title" : "Distributed agro-hydrological modeling with SWAP to improve water and salt management of the Voshmgir Irrigation and Drainage Network in Northern Iran", "type" : "article-journal", "volume" : "98" }, "uris" : [ "http://www.mendeley.com/documents/?uuid=1ab10779-015d-41e9-a50b-d09655defcc3" ] }, { "id" : "ITEM-5", "itemData" : { "DOI" : "10.1016/j.agwat.2014.09.014", "ISBN" : "0378-3774", "ISSN" : "18732283", "abstract" : "Crop modelling has played an important role in formulating agricultural policies and measures to reduce yield losses. In this study, an effort was made to evaluate the SWAP (Soil Water Atmosphere Plant) model to assess its capability to simulate the salt dynamics and yield of three salt tolerant and one salt non-tolerant wheat varieties under varying saline water irrigation regimes. The experiment was conducted at the research farm of Water Technology Centre, Indian Agricultural Research Institute, New Delhi, India located in a semiarid monsoon climatic region. Four irrigation treatments viz. ground water (S1) salinity varying from 1.45 to 1.7dSm-1, and saline water levels of 4dSm-1 (S2), 8dSm-1 (S3), 12dSm-1 (S4) were used for irrigating the crop. The model was calibrated and validated using the experiment generated data of rabi 2009-2010 and 2010-2011 cropping seasons, respectively. The model performance indicators i.e. model efficiency (ME) and degree of agreement (d) was 0.76 and 0.93 for root zone soil salinity and 0.96 and 0.99 for relative wheat yield of calibrated model, respectively. Furthermore, root mean square error (RMSE) and mean absolute error (MAE) for prediction of relative yield during calibration was 4% and 3% and during validation was 9.6% and 8.3%, respectively. The validated model performed well for salt dynamics in root zone and relative yields that were corroborated by prediction error statistics R2 of 0.96 and 0.95, ME of 0.95 and 0.75 besides degree of agreement (d) of 0.98 and 0.93, respectively. It was observed that the model performed better for prediction of relative yield of salt tolerant varieties as compared to the salt non tolerant variety under different saline irrigation water regimes. Overall, the SWAP model could be used to simulate the salt dynamics in the crop root zone and yield of wheat with acceptable accuracy under irrigated saline environment.", "author" : [ { "dropping-particle" : "", "family" : "Kumar", "given" : "P.", "non-dropping-particle" : "", "parse-names" : false, "suffix" : "" }, { "dropping-particle" : "", "family" : "Sarangi", "given" : "A.", "non-dropping-particle" : "", "parse-names" : false, "suffix" : "" }, { "dropping-particle" : "", "family" : "Singh", "given" : "D. K.", "non-dropping-particle" : "", "parse-names" : false, "suffix" : "" }, { "dropping-particle" : "", "family" : "Parihar", "given" : "S. S.", "non-dropping-particle" : "", "parse-names" : false, "suffix" : "" }, { "dropping-particle" : "", "family" : "Sahoo", "given" : "R. N.", "non-dropping-particle" : "", "parse-names" : false, "suffix" : "" } ], "container-title" : "Agricultural Water Management", "id" : "ITEM-5", "issued" : { "date-parts" : [ [ "2015" ] ] }, "page" : "72-83", "publisher" : "Elsevier B.V.", "title" : "Simulation of salt dynamics in the root zone and yield of wheat crop under irrigated saline regimes using SWAP model", "type" : "article-journal", "volume" : "148" }, "uris" : [ "http://www.mendeley.com/documents/?uuid=fa1de7ad-87ee-42b3-8150-231f6fb1836a" ] } ], "mendeley" : { "formattedCitation" : "(EITZINGER et al. 2004; Lier et al. 2008; VAZIFEDOUST et al. 2008; Noory et al. 2011; Kumar et al. 2015)", "plainTextFormattedCitation" : "(EITZINGER et al. 2004; Lier et al. 2008; VAZIFEDOUST et al. 2008; Noory et al. 2011; Kumar et al. 2015)", "previouslyFormattedCitation" : "(EITZINGER &lt;i&gt;et al.&lt;/i&gt;, 2004; Kumar &lt;i&gt;et al.&lt;/i&gt;, 2015; Lier &lt;i&gt;et al.&lt;/i&gt;, 2008; Noory &lt;i&gt;et al.&lt;/i&gt;, 2011; VAZIFEDOUST &lt;i&gt;et al.&lt;/i&gt;, 2008)" }, "properties" : { "noteIndex" : 0 }, "schema" : "https://github.com/citation-style-language/schema/raw/master/csl-citation.json" }</w:instrText>
      </w:r>
      <w:r w:rsidR="00FA3F55">
        <w:rPr>
          <w:rFonts w:ascii="Times New Roman" w:hAnsi="Times New Roman" w:cs="Times New Roman"/>
          <w:sz w:val="24"/>
          <w:szCs w:val="24"/>
          <w:lang w:val="en-US"/>
        </w:rPr>
        <w:fldChar w:fldCharType="separate"/>
      </w:r>
      <w:r w:rsidR="00521BEE" w:rsidRPr="00521BEE">
        <w:rPr>
          <w:rFonts w:ascii="Times New Roman" w:hAnsi="Times New Roman" w:cs="Times New Roman"/>
          <w:noProof/>
          <w:sz w:val="24"/>
          <w:szCs w:val="24"/>
          <w:lang w:val="nl-NL"/>
        </w:rPr>
        <w:t>(EITZINGER et al. 2004; Lier et al. 2008; VAZIFEDOUST et al. 2008; Noory et al. 2011; Kumar et al. 2015)</w:t>
      </w:r>
      <w:r w:rsidR="00FA3F55">
        <w:rPr>
          <w:rFonts w:ascii="Times New Roman" w:hAnsi="Times New Roman" w:cs="Times New Roman"/>
          <w:sz w:val="24"/>
          <w:szCs w:val="24"/>
          <w:lang w:val="en-US"/>
        </w:rPr>
        <w:fldChar w:fldCharType="end"/>
      </w:r>
      <w:r w:rsidRPr="00AC6B60">
        <w:rPr>
          <w:rFonts w:ascii="Times New Roman" w:hAnsi="Times New Roman" w:cs="Times New Roman"/>
          <w:sz w:val="24"/>
          <w:szCs w:val="24"/>
          <w:lang w:val="nl-NL"/>
        </w:rPr>
        <w:t xml:space="preserve">. </w:t>
      </w:r>
      <w:r w:rsidR="005362CD" w:rsidRPr="00D867B3">
        <w:rPr>
          <w:rFonts w:ascii="Times New Roman" w:eastAsia="Times New Roman" w:hAnsi="Times New Roman" w:cs="Times New Roman"/>
          <w:color w:val="000000" w:themeColor="text1"/>
          <w:sz w:val="24"/>
          <w:szCs w:val="24"/>
          <w:lang w:val="en-US" w:eastAsia="pt-BR"/>
        </w:rPr>
        <w:t xml:space="preserve">The model employs a robust </w:t>
      </w:r>
      <w:r w:rsidR="000547C6">
        <w:rPr>
          <w:rFonts w:ascii="Times New Roman" w:eastAsia="Times New Roman" w:hAnsi="Times New Roman" w:cs="Times New Roman"/>
          <w:color w:val="000000" w:themeColor="text1"/>
          <w:sz w:val="24"/>
          <w:szCs w:val="24"/>
          <w:lang w:val="en-US" w:eastAsia="pt-BR"/>
        </w:rPr>
        <w:t xml:space="preserve">implicit </w:t>
      </w:r>
      <w:r w:rsidR="005362CD" w:rsidRPr="00D867B3">
        <w:rPr>
          <w:rFonts w:ascii="Times New Roman" w:eastAsia="Times New Roman" w:hAnsi="Times New Roman" w:cs="Times New Roman"/>
          <w:color w:val="000000" w:themeColor="text1"/>
          <w:sz w:val="24"/>
          <w:szCs w:val="24"/>
          <w:lang w:val="en-US" w:eastAsia="pt-BR"/>
        </w:rPr>
        <w:t xml:space="preserve">numerical solution scheme to solve </w:t>
      </w:r>
      <w:r w:rsidR="000547C6">
        <w:rPr>
          <w:rFonts w:ascii="Times New Roman" w:eastAsia="Times New Roman" w:hAnsi="Times New Roman" w:cs="Times New Roman"/>
          <w:color w:val="000000" w:themeColor="text1"/>
          <w:sz w:val="24"/>
          <w:szCs w:val="24"/>
          <w:lang w:val="en-US" w:eastAsia="pt-BR"/>
        </w:rPr>
        <w:t xml:space="preserve">the </w:t>
      </w:r>
      <w:r w:rsidR="005362CD" w:rsidRPr="00D867B3">
        <w:rPr>
          <w:rFonts w:ascii="Times New Roman" w:eastAsia="Times New Roman" w:hAnsi="Times New Roman" w:cs="Times New Roman"/>
          <w:color w:val="000000" w:themeColor="text1"/>
          <w:sz w:val="24"/>
          <w:szCs w:val="24"/>
          <w:lang w:val="en-US" w:eastAsia="pt-BR"/>
        </w:rPr>
        <w:t>Richard</w:t>
      </w:r>
      <w:r w:rsidR="000547C6">
        <w:rPr>
          <w:rFonts w:ascii="Times New Roman" w:eastAsia="Times New Roman" w:hAnsi="Times New Roman" w:cs="Times New Roman"/>
          <w:color w:val="000000" w:themeColor="text1"/>
          <w:sz w:val="24"/>
          <w:szCs w:val="24"/>
          <w:lang w:val="en-US" w:eastAsia="pt-BR"/>
        </w:rPr>
        <w:t>s</w:t>
      </w:r>
      <w:r w:rsidR="005362CD" w:rsidRPr="00D867B3">
        <w:rPr>
          <w:rFonts w:ascii="Times New Roman" w:eastAsia="Times New Roman" w:hAnsi="Times New Roman" w:cs="Times New Roman"/>
          <w:color w:val="000000" w:themeColor="text1"/>
          <w:sz w:val="24"/>
          <w:szCs w:val="24"/>
          <w:lang w:val="en-US" w:eastAsia="pt-BR"/>
        </w:rPr>
        <w:t xml:space="preserve"> equation and </w:t>
      </w:r>
      <w:r w:rsidR="000547C6">
        <w:rPr>
          <w:rFonts w:ascii="Times New Roman" w:eastAsia="Times New Roman" w:hAnsi="Times New Roman" w:cs="Times New Roman"/>
          <w:color w:val="000000" w:themeColor="text1"/>
          <w:sz w:val="24"/>
          <w:szCs w:val="24"/>
          <w:lang w:val="en-US" w:eastAsia="pt-BR"/>
        </w:rPr>
        <w:t xml:space="preserve">to </w:t>
      </w:r>
      <w:r w:rsidR="005362CD" w:rsidRPr="00D867B3">
        <w:rPr>
          <w:rFonts w:ascii="Times New Roman" w:eastAsia="Times New Roman" w:hAnsi="Times New Roman" w:cs="Times New Roman"/>
          <w:color w:val="000000" w:themeColor="text1"/>
          <w:sz w:val="24"/>
          <w:szCs w:val="24"/>
          <w:lang w:val="en-US" w:eastAsia="pt-BR"/>
        </w:rPr>
        <w:t xml:space="preserve">simulate soil water movement in saturated </w:t>
      </w:r>
      <w:r w:rsidR="000547C6">
        <w:rPr>
          <w:rFonts w:ascii="Times New Roman" w:eastAsia="Times New Roman" w:hAnsi="Times New Roman" w:cs="Times New Roman"/>
          <w:color w:val="000000" w:themeColor="text1"/>
          <w:sz w:val="24"/>
          <w:szCs w:val="24"/>
          <w:lang w:val="en-US" w:eastAsia="pt-BR"/>
        </w:rPr>
        <w:t xml:space="preserve">or unsaturated </w:t>
      </w:r>
      <w:r w:rsidR="005362CD" w:rsidRPr="00D867B3">
        <w:rPr>
          <w:rFonts w:ascii="Times New Roman" w:eastAsia="Times New Roman" w:hAnsi="Times New Roman" w:cs="Times New Roman"/>
          <w:color w:val="000000" w:themeColor="text1"/>
          <w:sz w:val="24"/>
          <w:szCs w:val="24"/>
          <w:lang w:val="en-US" w:eastAsia="pt-BR"/>
        </w:rPr>
        <w:t xml:space="preserve">soils. Soil physics modules are included to simulate solute transport, </w:t>
      </w:r>
      <w:proofErr w:type="spellStart"/>
      <w:r w:rsidR="005362CD" w:rsidRPr="00D867B3">
        <w:rPr>
          <w:rFonts w:ascii="Times New Roman" w:eastAsia="Times New Roman" w:hAnsi="Times New Roman" w:cs="Times New Roman"/>
          <w:color w:val="000000" w:themeColor="text1"/>
          <w:sz w:val="24"/>
          <w:szCs w:val="24"/>
          <w:lang w:val="en-US" w:eastAsia="pt-BR"/>
        </w:rPr>
        <w:t>macropor</w:t>
      </w:r>
      <w:ins w:id="84" w:author="Quirijn de Jong van Lier" w:date="2017-08-22T14:56:00Z">
        <w:r w:rsidR="005378AC">
          <w:rPr>
            <w:rFonts w:ascii="Times New Roman" w:eastAsia="Times New Roman" w:hAnsi="Times New Roman" w:cs="Times New Roman"/>
            <w:color w:val="000000" w:themeColor="text1"/>
            <w:sz w:val="24"/>
            <w:szCs w:val="24"/>
            <w:lang w:val="en-US" w:eastAsia="pt-BR"/>
          </w:rPr>
          <w:t>e</w:t>
        </w:r>
      </w:ins>
      <w:proofErr w:type="spellEnd"/>
      <w:del w:id="85" w:author="Quirijn de Jong van Lier" w:date="2017-08-22T14:56:00Z">
        <w:r w:rsidR="004D168B" w:rsidDel="005378AC">
          <w:rPr>
            <w:rFonts w:ascii="Times New Roman" w:eastAsia="Times New Roman" w:hAnsi="Times New Roman" w:cs="Times New Roman"/>
            <w:color w:val="000000" w:themeColor="text1"/>
            <w:sz w:val="24"/>
            <w:szCs w:val="24"/>
            <w:lang w:val="en-US" w:eastAsia="pt-BR"/>
          </w:rPr>
          <w:delText>o</w:delText>
        </w:r>
        <w:r w:rsidR="005362CD" w:rsidRPr="00D867B3" w:rsidDel="005378AC">
          <w:rPr>
            <w:rFonts w:ascii="Times New Roman" w:eastAsia="Times New Roman" w:hAnsi="Times New Roman" w:cs="Times New Roman"/>
            <w:color w:val="000000" w:themeColor="text1"/>
            <w:sz w:val="24"/>
            <w:szCs w:val="24"/>
            <w:lang w:val="en-US" w:eastAsia="pt-BR"/>
          </w:rPr>
          <w:delText>us</w:delText>
        </w:r>
      </w:del>
      <w:r w:rsidR="005362CD" w:rsidRPr="00D867B3">
        <w:rPr>
          <w:rFonts w:ascii="Times New Roman" w:eastAsia="Times New Roman" w:hAnsi="Times New Roman" w:cs="Times New Roman"/>
          <w:color w:val="000000" w:themeColor="text1"/>
          <w:sz w:val="24"/>
          <w:szCs w:val="24"/>
          <w:lang w:val="en-US" w:eastAsia="pt-BR"/>
        </w:rPr>
        <w:t xml:space="preserve"> flow, water repellency and soil heat flow. Three modular routines to simulate crop growth and development are included: a simple module, a detailed module for all kind of crops (WOFOST, </w:t>
      </w:r>
      <w:proofErr w:type="spellStart"/>
      <w:r w:rsidR="005362CD" w:rsidRPr="00D867B3">
        <w:rPr>
          <w:rFonts w:ascii="Times New Roman" w:eastAsia="Times New Roman" w:hAnsi="Times New Roman" w:cs="Times New Roman"/>
          <w:color w:val="000000" w:themeColor="text1"/>
          <w:sz w:val="24"/>
          <w:szCs w:val="24"/>
          <w:lang w:val="en-US" w:eastAsia="pt-BR"/>
        </w:rPr>
        <w:t>WOrld</w:t>
      </w:r>
      <w:proofErr w:type="spellEnd"/>
      <w:r w:rsidR="005362CD" w:rsidRPr="00D867B3">
        <w:rPr>
          <w:rFonts w:ascii="Times New Roman" w:eastAsia="Times New Roman" w:hAnsi="Times New Roman" w:cs="Times New Roman"/>
          <w:color w:val="000000" w:themeColor="text1"/>
          <w:sz w:val="24"/>
          <w:szCs w:val="24"/>
          <w:lang w:val="en-US" w:eastAsia="pt-BR"/>
        </w:rPr>
        <w:t xml:space="preserve"> </w:t>
      </w:r>
      <w:proofErr w:type="spellStart"/>
      <w:r w:rsidR="005362CD" w:rsidRPr="00D867B3">
        <w:rPr>
          <w:rFonts w:ascii="Times New Roman" w:eastAsia="Times New Roman" w:hAnsi="Times New Roman" w:cs="Times New Roman"/>
          <w:color w:val="000000" w:themeColor="text1"/>
          <w:sz w:val="24"/>
          <w:szCs w:val="24"/>
          <w:lang w:val="en-US" w:eastAsia="pt-BR"/>
        </w:rPr>
        <w:t>FOod</w:t>
      </w:r>
      <w:proofErr w:type="spellEnd"/>
      <w:r w:rsidR="005362CD" w:rsidRPr="00D867B3">
        <w:rPr>
          <w:rFonts w:ascii="Times New Roman" w:eastAsia="Times New Roman" w:hAnsi="Times New Roman" w:cs="Times New Roman"/>
          <w:color w:val="000000" w:themeColor="text1"/>
          <w:sz w:val="24"/>
          <w:szCs w:val="24"/>
          <w:lang w:val="en-US" w:eastAsia="pt-BR"/>
        </w:rPr>
        <w:t xml:space="preserve"> </w:t>
      </w:r>
      <w:proofErr w:type="spellStart"/>
      <w:r w:rsidR="005362CD" w:rsidRPr="00D867B3">
        <w:rPr>
          <w:rFonts w:ascii="Times New Roman" w:eastAsia="Times New Roman" w:hAnsi="Times New Roman" w:cs="Times New Roman"/>
          <w:color w:val="000000" w:themeColor="text1"/>
          <w:sz w:val="24"/>
          <w:szCs w:val="24"/>
          <w:lang w:val="en-US" w:eastAsia="pt-BR"/>
        </w:rPr>
        <w:t>STudies</w:t>
      </w:r>
      <w:proofErr w:type="spellEnd"/>
      <w:r w:rsidR="005362CD" w:rsidRPr="00D867B3">
        <w:rPr>
          <w:rFonts w:ascii="Times New Roman" w:eastAsia="Times New Roman" w:hAnsi="Times New Roman" w:cs="Times New Roman"/>
          <w:color w:val="000000" w:themeColor="text1"/>
          <w:sz w:val="24"/>
          <w:szCs w:val="24"/>
          <w:lang w:val="en-US" w:eastAsia="pt-BR"/>
        </w:rPr>
        <w:t xml:space="preserve">), and a detailed module for grass (re)growth. Water interception by crops and/or forests is included as well as the effects of soil water content, solute concentration and frozen on root water uptake and plant growth </w:t>
      </w:r>
      <w:r w:rsidR="005362CD" w:rsidRPr="00D867B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5362CD" w:rsidRPr="00D867B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(Kroes et al. 2009)</w:t>
      </w:r>
      <w:r w:rsidR="005362CD" w:rsidRPr="00D867B3">
        <w:rPr>
          <w:rFonts w:ascii="Times New Roman" w:eastAsia="Times New Roman" w:hAnsi="Times New Roman" w:cs="Times New Roman"/>
          <w:color w:val="000000" w:themeColor="text1"/>
          <w:sz w:val="24"/>
          <w:szCs w:val="24"/>
          <w:lang w:val="en-US" w:eastAsia="pt-BR"/>
        </w:rPr>
        <w:fldChar w:fldCharType="end"/>
      </w:r>
      <w:r w:rsidR="005362CD" w:rsidRPr="00D867B3">
        <w:rPr>
          <w:rFonts w:ascii="Times New Roman" w:eastAsia="Times New Roman" w:hAnsi="Times New Roman" w:cs="Times New Roman"/>
          <w:color w:val="000000" w:themeColor="text1"/>
          <w:sz w:val="24"/>
          <w:szCs w:val="24"/>
          <w:lang w:val="en-US" w:eastAsia="pt-BR"/>
        </w:rPr>
        <w:t>.</w:t>
      </w:r>
    </w:p>
    <w:p w14:paraId="54E8AE7E" w14:textId="38134C95" w:rsidR="00322BA5" w:rsidRDefault="00244EDD" w:rsidP="00F53E73">
      <w:pPr>
        <w:shd w:val="clear" w:color="auto" w:fill="FFFFFF"/>
        <w:spacing w:after="0" w:line="480" w:lineRule="auto"/>
        <w:ind w:firstLine="708"/>
        <w:jc w:val="both"/>
        <w:rPr>
          <w:rFonts w:ascii="Times New Roman" w:hAnsi="Times New Roman" w:cs="Times New Roman"/>
          <w:sz w:val="24"/>
          <w:szCs w:val="24"/>
          <w:lang w:val="en-US"/>
        </w:rPr>
      </w:pPr>
      <w:commentRangeStart w:id="86"/>
      <w:r>
        <w:rPr>
          <w:rFonts w:ascii="Times New Roman" w:hAnsi="Times New Roman" w:cs="Times New Roman"/>
          <w:sz w:val="24"/>
          <w:szCs w:val="24"/>
          <w:lang w:val="en-US"/>
        </w:rPr>
        <w:t xml:space="preserve">In </w:t>
      </w:r>
      <w:r w:rsidR="00F53E73">
        <w:rPr>
          <w:rFonts w:ascii="Times New Roman" w:hAnsi="Times New Roman" w:cs="Times New Roman"/>
          <w:sz w:val="24"/>
          <w:szCs w:val="24"/>
          <w:lang w:val="en-US"/>
        </w:rPr>
        <w:t xml:space="preserve">this </w:t>
      </w:r>
      <w:r w:rsidR="002933AF">
        <w:rPr>
          <w:rFonts w:ascii="Times New Roman" w:hAnsi="Times New Roman" w:cs="Times New Roman"/>
          <w:sz w:val="24"/>
          <w:szCs w:val="24"/>
          <w:lang w:val="en-US"/>
        </w:rPr>
        <w:t>paper,</w:t>
      </w:r>
      <w:r>
        <w:rPr>
          <w:rFonts w:ascii="Times New Roman" w:hAnsi="Times New Roman" w:cs="Times New Roman"/>
          <w:sz w:val="24"/>
          <w:szCs w:val="24"/>
          <w:lang w:val="en-US"/>
        </w:rPr>
        <w:t xml:space="preserve"> we describe </w:t>
      </w:r>
      <w:r w:rsidR="002F0E32">
        <w:rPr>
          <w:rFonts w:ascii="Times New Roman" w:hAnsi="Times New Roman" w:cs="Times New Roman"/>
          <w:sz w:val="24"/>
          <w:szCs w:val="24"/>
          <w:lang w:val="en-US"/>
        </w:rPr>
        <w:t xml:space="preserve">the coupling of SAMUCA to </w:t>
      </w:r>
      <w:ins w:id="87" w:author="Quirijn de Jong van Lier" w:date="2017-08-22T14:56:00Z">
        <w:r w:rsidR="005378AC">
          <w:rPr>
            <w:rFonts w:ascii="Times New Roman" w:hAnsi="Times New Roman" w:cs="Times New Roman"/>
            <w:sz w:val="24"/>
            <w:szCs w:val="24"/>
            <w:lang w:val="en-US"/>
          </w:rPr>
          <w:t xml:space="preserve">the </w:t>
        </w:r>
      </w:ins>
      <w:r w:rsidR="002F0E32">
        <w:rPr>
          <w:rFonts w:ascii="Times New Roman" w:hAnsi="Times New Roman" w:cs="Times New Roman"/>
          <w:sz w:val="24"/>
          <w:szCs w:val="24"/>
          <w:lang w:val="en-US"/>
        </w:rPr>
        <w:t xml:space="preserve">SWAP model, </w:t>
      </w:r>
      <w:r>
        <w:rPr>
          <w:rFonts w:ascii="Times New Roman" w:hAnsi="Times New Roman" w:cs="Times New Roman"/>
          <w:sz w:val="24"/>
          <w:szCs w:val="24"/>
          <w:lang w:val="en-US"/>
        </w:rPr>
        <w:t xml:space="preserve">and evaluate </w:t>
      </w:r>
      <w:r w:rsidR="002F0E32">
        <w:rPr>
          <w:rFonts w:ascii="Times New Roman" w:hAnsi="Times New Roman" w:cs="Times New Roman"/>
          <w:sz w:val="24"/>
          <w:szCs w:val="24"/>
          <w:lang w:val="en-US"/>
        </w:rPr>
        <w:t xml:space="preserve">the resulting </w:t>
      </w:r>
      <w:r>
        <w:rPr>
          <w:rFonts w:ascii="Times New Roman" w:hAnsi="Times New Roman" w:cs="Times New Roman"/>
          <w:sz w:val="24"/>
          <w:szCs w:val="24"/>
          <w:lang w:val="en-US"/>
        </w:rPr>
        <w:t xml:space="preserve">new approach for </w:t>
      </w:r>
      <w:r w:rsidR="002933AF">
        <w:rPr>
          <w:rFonts w:ascii="Times New Roman" w:hAnsi="Times New Roman" w:cs="Times New Roman"/>
          <w:sz w:val="24"/>
          <w:szCs w:val="24"/>
          <w:lang w:val="en-US"/>
        </w:rPr>
        <w:t xml:space="preserve">dynamic </w:t>
      </w:r>
      <w:r>
        <w:rPr>
          <w:rFonts w:ascii="Times New Roman" w:hAnsi="Times New Roman" w:cs="Times New Roman"/>
          <w:sz w:val="24"/>
          <w:szCs w:val="24"/>
          <w:lang w:val="en-US"/>
        </w:rPr>
        <w:t xml:space="preserve">simulating sugarcane </w:t>
      </w:r>
      <w:r w:rsidR="002933AF">
        <w:rPr>
          <w:rFonts w:ascii="Times New Roman" w:hAnsi="Times New Roman" w:cs="Times New Roman"/>
          <w:sz w:val="24"/>
          <w:szCs w:val="24"/>
          <w:lang w:val="en-US"/>
        </w:rPr>
        <w:t>growth and development</w:t>
      </w:r>
      <w:r w:rsidR="009E1699">
        <w:rPr>
          <w:rFonts w:ascii="Times New Roman" w:hAnsi="Times New Roman" w:cs="Times New Roman"/>
          <w:sz w:val="24"/>
          <w:szCs w:val="24"/>
          <w:lang w:val="en-US"/>
        </w:rPr>
        <w:t xml:space="preserve"> </w:t>
      </w:r>
      <w:r w:rsidR="002F0E32">
        <w:rPr>
          <w:rFonts w:ascii="Times New Roman" w:hAnsi="Times New Roman" w:cs="Times New Roman"/>
          <w:sz w:val="24"/>
          <w:szCs w:val="24"/>
          <w:lang w:val="en-US"/>
        </w:rPr>
        <w:t>under</w:t>
      </w:r>
      <w:r w:rsidR="009E1699">
        <w:rPr>
          <w:rFonts w:ascii="Times New Roman" w:hAnsi="Times New Roman" w:cs="Times New Roman"/>
          <w:sz w:val="24"/>
          <w:szCs w:val="24"/>
          <w:lang w:val="en-US"/>
        </w:rPr>
        <w:t xml:space="preserve"> Brazilian conditions</w:t>
      </w:r>
      <w:r w:rsidR="002933AF">
        <w:rPr>
          <w:rFonts w:ascii="Times New Roman" w:hAnsi="Times New Roman" w:cs="Times New Roman"/>
          <w:sz w:val="24"/>
          <w:szCs w:val="24"/>
          <w:lang w:val="en-US"/>
        </w:rPr>
        <w:t>, besides consistently considering soil</w:t>
      </w:r>
      <w:r>
        <w:rPr>
          <w:rFonts w:ascii="Times New Roman" w:hAnsi="Times New Roman" w:cs="Times New Roman"/>
          <w:sz w:val="24"/>
          <w:szCs w:val="24"/>
          <w:lang w:val="en-US"/>
        </w:rPr>
        <w:t xml:space="preserve"> </w:t>
      </w:r>
      <w:r w:rsidR="002933AF">
        <w:rPr>
          <w:rFonts w:ascii="Times New Roman" w:hAnsi="Times New Roman" w:cs="Times New Roman"/>
          <w:sz w:val="24"/>
          <w:szCs w:val="24"/>
          <w:lang w:val="en-US"/>
        </w:rPr>
        <w:t>w</w:t>
      </w:r>
      <w:r w:rsidR="0062234D">
        <w:rPr>
          <w:rFonts w:ascii="Times New Roman" w:hAnsi="Times New Roman" w:cs="Times New Roman"/>
          <w:sz w:val="24"/>
          <w:szCs w:val="24"/>
          <w:lang w:val="en-US"/>
        </w:rPr>
        <w:t xml:space="preserve">ater and </w:t>
      </w:r>
      <w:r w:rsidR="0062234D">
        <w:rPr>
          <w:rFonts w:ascii="Times New Roman" w:hAnsi="Times New Roman" w:cs="Times New Roman"/>
          <w:sz w:val="24"/>
          <w:szCs w:val="24"/>
          <w:lang w:val="en-US"/>
        </w:rPr>
        <w:lastRenderedPageBreak/>
        <w:t xml:space="preserve">irrigation. The coupled model (SWAP-SAMUCA) is expected </w:t>
      </w:r>
      <w:r w:rsidR="002933AF" w:rsidRPr="00F46E75">
        <w:rPr>
          <w:rFonts w:ascii="Times New Roman" w:hAnsi="Times New Roman" w:cs="Times New Roman"/>
          <w:sz w:val="24"/>
          <w:szCs w:val="24"/>
          <w:lang w:val="en-US"/>
        </w:rPr>
        <w:t>to</w:t>
      </w:r>
      <w:r w:rsidR="00F53E73" w:rsidRPr="00F46E75">
        <w:rPr>
          <w:rFonts w:ascii="Times New Roman" w:hAnsi="Times New Roman" w:cs="Times New Roman"/>
          <w:sz w:val="24"/>
          <w:szCs w:val="24"/>
          <w:lang w:val="en-US"/>
        </w:rPr>
        <w:t xml:space="preserve"> reduce </w:t>
      </w:r>
      <w:r w:rsidR="00F53E73">
        <w:rPr>
          <w:rFonts w:ascii="Times New Roman" w:hAnsi="Times New Roman" w:cs="Times New Roman"/>
          <w:sz w:val="24"/>
          <w:szCs w:val="24"/>
          <w:lang w:val="en-US"/>
        </w:rPr>
        <w:t>prediction</w:t>
      </w:r>
      <w:r w:rsidR="00F53E73" w:rsidRPr="00F46E75">
        <w:rPr>
          <w:rFonts w:ascii="Times New Roman" w:hAnsi="Times New Roman" w:cs="Times New Roman"/>
          <w:sz w:val="24"/>
          <w:szCs w:val="24"/>
          <w:lang w:val="en-US"/>
        </w:rPr>
        <w:t xml:space="preserve"> uncertainty and </w:t>
      </w:r>
      <w:r w:rsidR="002F0E32">
        <w:rPr>
          <w:rFonts w:ascii="Times New Roman" w:hAnsi="Times New Roman" w:cs="Times New Roman"/>
          <w:sz w:val="24"/>
          <w:szCs w:val="24"/>
          <w:lang w:val="en-US"/>
        </w:rPr>
        <w:t xml:space="preserve">to </w:t>
      </w:r>
      <w:r w:rsidR="00F53E73">
        <w:rPr>
          <w:rFonts w:ascii="Times New Roman" w:hAnsi="Times New Roman" w:cs="Times New Roman"/>
          <w:sz w:val="24"/>
          <w:szCs w:val="24"/>
          <w:lang w:val="en-US"/>
        </w:rPr>
        <w:t>provide</w:t>
      </w:r>
      <w:r w:rsidR="00F53E73" w:rsidRPr="00F46E75">
        <w:rPr>
          <w:rFonts w:ascii="Times New Roman" w:hAnsi="Times New Roman" w:cs="Times New Roman"/>
          <w:sz w:val="24"/>
          <w:szCs w:val="24"/>
          <w:lang w:val="en-US"/>
        </w:rPr>
        <w:t xml:space="preserve"> a </w:t>
      </w:r>
      <w:r w:rsidR="00F53E73">
        <w:rPr>
          <w:rFonts w:ascii="Times New Roman" w:hAnsi="Times New Roman" w:cs="Times New Roman"/>
          <w:sz w:val="24"/>
          <w:szCs w:val="24"/>
          <w:lang w:val="en-US"/>
        </w:rPr>
        <w:t>better</w:t>
      </w:r>
      <w:r w:rsidR="00F53E73" w:rsidRPr="00F46E75">
        <w:rPr>
          <w:rFonts w:ascii="Times New Roman" w:hAnsi="Times New Roman" w:cs="Times New Roman"/>
          <w:sz w:val="24"/>
          <w:szCs w:val="24"/>
          <w:lang w:val="en-US"/>
        </w:rPr>
        <w:t xml:space="preserve"> tool for </w:t>
      </w:r>
      <w:r w:rsidR="002F0E32">
        <w:rPr>
          <w:rFonts w:ascii="Times New Roman" w:hAnsi="Times New Roman" w:cs="Times New Roman"/>
          <w:sz w:val="24"/>
          <w:szCs w:val="24"/>
          <w:lang w:val="en-US"/>
        </w:rPr>
        <w:t xml:space="preserve">predicting </w:t>
      </w:r>
      <w:r w:rsidR="00F53E73" w:rsidRPr="00F46E75">
        <w:rPr>
          <w:rFonts w:ascii="Times New Roman" w:hAnsi="Times New Roman" w:cs="Times New Roman"/>
          <w:sz w:val="24"/>
          <w:szCs w:val="24"/>
          <w:lang w:val="en-US"/>
        </w:rPr>
        <w:t xml:space="preserve">crop water </w:t>
      </w:r>
      <w:r w:rsidR="002F0E32">
        <w:rPr>
          <w:rFonts w:ascii="Times New Roman" w:hAnsi="Times New Roman" w:cs="Times New Roman"/>
          <w:sz w:val="24"/>
          <w:szCs w:val="24"/>
          <w:lang w:val="en-US"/>
        </w:rPr>
        <w:t>use</w:t>
      </w:r>
      <w:r w:rsidR="00F53E73">
        <w:rPr>
          <w:rFonts w:ascii="Times New Roman" w:hAnsi="Times New Roman" w:cs="Times New Roman"/>
          <w:sz w:val="24"/>
          <w:szCs w:val="24"/>
          <w:lang w:val="en-US"/>
        </w:rPr>
        <w:t xml:space="preserve"> and </w:t>
      </w:r>
      <w:r w:rsidR="002F0E32">
        <w:rPr>
          <w:rFonts w:ascii="Times New Roman" w:hAnsi="Times New Roman" w:cs="Times New Roman"/>
          <w:sz w:val="24"/>
          <w:szCs w:val="24"/>
          <w:lang w:val="en-US"/>
        </w:rPr>
        <w:t xml:space="preserve">vadose zone </w:t>
      </w:r>
      <w:r w:rsidR="00F53E73">
        <w:rPr>
          <w:rFonts w:ascii="Times New Roman" w:hAnsi="Times New Roman" w:cs="Times New Roman"/>
          <w:sz w:val="24"/>
          <w:szCs w:val="24"/>
          <w:lang w:val="en-US"/>
        </w:rPr>
        <w:t>hydrolog</w:t>
      </w:r>
      <w:r w:rsidR="002F0E32">
        <w:rPr>
          <w:rFonts w:ascii="Times New Roman" w:hAnsi="Times New Roman" w:cs="Times New Roman"/>
          <w:sz w:val="24"/>
          <w:szCs w:val="24"/>
          <w:lang w:val="en-US"/>
        </w:rPr>
        <w:t>y under sugarcane</w:t>
      </w:r>
      <w:r w:rsidR="00F53E73">
        <w:rPr>
          <w:rFonts w:ascii="Times New Roman" w:hAnsi="Times New Roman" w:cs="Times New Roman"/>
          <w:sz w:val="24"/>
          <w:szCs w:val="24"/>
          <w:lang w:val="en-US"/>
        </w:rPr>
        <w:t>.</w:t>
      </w:r>
      <w:commentRangeEnd w:id="86"/>
      <w:r w:rsidR="001B43B9">
        <w:rPr>
          <w:rStyle w:val="Refdecomentrio"/>
        </w:rPr>
        <w:commentReference w:id="86"/>
      </w:r>
    </w:p>
    <w:p w14:paraId="7D7AF3A2" w14:textId="703DD4C6" w:rsidR="00322BA5" w:rsidRPr="0010478B" w:rsidRDefault="00322BA5" w:rsidP="002824E3">
      <w:pPr>
        <w:pStyle w:val="Ttulo1"/>
      </w:pPr>
      <w:r w:rsidRPr="0010478B">
        <w:t>MATERIAL E METHODS</w:t>
      </w:r>
    </w:p>
    <w:p w14:paraId="164D5545" w14:textId="0CDAA64C" w:rsidR="00D867B3" w:rsidRPr="00FA4074" w:rsidDel="009B27F6" w:rsidRDefault="00D867B3" w:rsidP="00D867B3">
      <w:pPr>
        <w:shd w:val="clear" w:color="auto" w:fill="FFFFFF"/>
        <w:spacing w:after="0" w:line="240" w:lineRule="auto"/>
        <w:jc w:val="both"/>
        <w:rPr>
          <w:del w:id="88" w:author="Quirijn de Jong van Lier" w:date="2017-08-22T14:57:00Z"/>
          <w:rFonts w:ascii="Times New Roman" w:eastAsia="Times New Roman" w:hAnsi="Times New Roman" w:cs="Times New Roman"/>
          <w:color w:val="000000" w:themeColor="text1"/>
          <w:sz w:val="24"/>
          <w:szCs w:val="24"/>
          <w:lang w:val="en-US" w:eastAsia="pt-BR"/>
        </w:rPr>
      </w:pPr>
    </w:p>
    <w:p w14:paraId="42C3C9A2" w14:textId="51F96AC1" w:rsidR="00322BA5" w:rsidRDefault="00322BA5" w:rsidP="0062234D">
      <w:pPr>
        <w:shd w:val="clear" w:color="auto" w:fill="FFFFFF"/>
        <w:spacing w:after="0" w:line="480" w:lineRule="auto"/>
        <w:ind w:firstLine="708"/>
        <w:jc w:val="both"/>
        <w:rPr>
          <w:rFonts w:ascii="Times New Roman" w:eastAsia="Times New Roman" w:hAnsi="Times New Roman" w:cs="Times New Roman"/>
          <w:color w:val="000000" w:themeColor="text1"/>
          <w:sz w:val="24"/>
          <w:szCs w:val="24"/>
          <w:lang w:val="en-US" w:eastAsia="pt-BR"/>
        </w:rPr>
      </w:pPr>
      <w:r w:rsidRPr="00DE5354">
        <w:rPr>
          <w:rFonts w:ascii="Times New Roman" w:eastAsia="Times New Roman" w:hAnsi="Times New Roman" w:cs="Times New Roman"/>
          <w:color w:val="000000" w:themeColor="text1"/>
          <w:sz w:val="24"/>
          <w:szCs w:val="24"/>
          <w:lang w:val="en-US" w:eastAsia="pt-BR"/>
        </w:rPr>
        <w:t>The sugarcane PBM</w:t>
      </w:r>
      <w:r>
        <w:rPr>
          <w:rFonts w:ascii="Times New Roman" w:eastAsia="Times New Roman" w:hAnsi="Times New Roman" w:cs="Times New Roman"/>
          <w:color w:val="000000" w:themeColor="text1"/>
          <w:sz w:val="24"/>
          <w:szCs w:val="24"/>
          <w:lang w:val="en-US" w:eastAsia="pt-BR"/>
        </w:rPr>
        <w:t xml:space="preserve"> </w:t>
      </w:r>
      <w:r w:rsidR="00807860">
        <w:rPr>
          <w:rFonts w:ascii="Times New Roman" w:eastAsia="Times New Roman" w:hAnsi="Times New Roman" w:cs="Times New Roman"/>
          <w:color w:val="000000" w:themeColor="text1"/>
          <w:sz w:val="24"/>
          <w:szCs w:val="24"/>
          <w:lang w:val="en-US" w:eastAsia="pt-BR"/>
        </w:rPr>
        <w:t xml:space="preserve">(SAMUCA - </w:t>
      </w:r>
      <w:r w:rsidR="00B946BB" w:rsidRPr="00B946BB">
        <w:rPr>
          <w:rFonts w:ascii="Times New Roman" w:eastAsia="Times New Roman" w:hAnsi="Times New Roman" w:cs="Times New Roman"/>
          <w:color w:val="000000" w:themeColor="text1"/>
          <w:sz w:val="24"/>
          <w:szCs w:val="24"/>
          <w:lang w:val="en-US" w:eastAsia="pt-BR"/>
        </w:rPr>
        <w:t xml:space="preserve">Agronomic Modular Simulator </w:t>
      </w:r>
      <w:ins w:id="89" w:author="Quirijn de Jong van Lier" w:date="2017-08-22T14:57:00Z">
        <w:r w:rsidR="009B27F6">
          <w:rPr>
            <w:rFonts w:ascii="Times New Roman" w:eastAsia="Times New Roman" w:hAnsi="Times New Roman" w:cs="Times New Roman"/>
            <w:color w:val="000000" w:themeColor="text1"/>
            <w:sz w:val="24"/>
            <w:szCs w:val="24"/>
            <w:lang w:val="en-US" w:eastAsia="pt-BR"/>
          </w:rPr>
          <w:t>f</w:t>
        </w:r>
      </w:ins>
      <w:del w:id="90" w:author="Quirijn de Jong van Lier" w:date="2017-08-22T14:57:00Z">
        <w:r w:rsidR="00B946BB" w:rsidRPr="00B946BB" w:rsidDel="009B27F6">
          <w:rPr>
            <w:rFonts w:ascii="Times New Roman" w:eastAsia="Times New Roman" w:hAnsi="Times New Roman" w:cs="Times New Roman"/>
            <w:color w:val="000000" w:themeColor="text1"/>
            <w:sz w:val="24"/>
            <w:szCs w:val="24"/>
            <w:lang w:val="en-US" w:eastAsia="pt-BR"/>
          </w:rPr>
          <w:delText>F</w:delText>
        </w:r>
      </w:del>
      <w:r w:rsidR="00B946BB" w:rsidRPr="00B946BB">
        <w:rPr>
          <w:rFonts w:ascii="Times New Roman" w:eastAsia="Times New Roman" w:hAnsi="Times New Roman" w:cs="Times New Roman"/>
          <w:color w:val="000000" w:themeColor="text1"/>
          <w:sz w:val="24"/>
          <w:szCs w:val="24"/>
          <w:lang w:val="en-US" w:eastAsia="pt-BR"/>
        </w:rPr>
        <w:t>or Sugarcane</w:t>
      </w:r>
      <w:r w:rsidR="00807860">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 xml:space="preserve">framework </w:t>
      </w:r>
      <w:r w:rsidRPr="00DE5354">
        <w:rPr>
          <w:rFonts w:ascii="Times New Roman" w:eastAsia="Times New Roman" w:hAnsi="Times New Roman" w:cs="Times New Roman"/>
          <w:color w:val="000000" w:themeColor="text1"/>
          <w:sz w:val="24"/>
          <w:szCs w:val="24"/>
          <w:lang w:val="en-US" w:eastAsia="pt-BR"/>
        </w:rPr>
        <w:t>is entirely described</w:t>
      </w:r>
      <w:r>
        <w:rPr>
          <w:rFonts w:ascii="Times New Roman" w:eastAsia="Times New Roman" w:hAnsi="Times New Roman" w:cs="Times New Roman"/>
          <w:color w:val="000000" w:themeColor="text1"/>
          <w:sz w:val="24"/>
          <w:szCs w:val="24"/>
          <w:lang w:val="en-US" w:eastAsia="pt-BR"/>
        </w:rPr>
        <w:t xml:space="preserve"> by Marin e Jones (2014)</w:t>
      </w:r>
      <w:r w:rsidR="001E4B62">
        <w:rPr>
          <w:rFonts w:ascii="Times New Roman" w:eastAsia="Times New Roman" w:hAnsi="Times New Roman" w:cs="Times New Roman"/>
          <w:color w:val="000000" w:themeColor="text1"/>
          <w:sz w:val="24"/>
          <w:szCs w:val="24"/>
          <w:lang w:val="en-US" w:eastAsia="pt-BR"/>
        </w:rPr>
        <w:t xml:space="preserve"> and Marin et al. (2017)</w:t>
      </w:r>
      <w:r w:rsidR="00621E05">
        <w:rPr>
          <w:rFonts w:ascii="Times New Roman" w:eastAsia="Times New Roman" w:hAnsi="Times New Roman" w:cs="Times New Roman"/>
          <w:color w:val="000000" w:themeColor="text1"/>
          <w:sz w:val="24"/>
          <w:szCs w:val="24"/>
          <w:lang w:val="en-US" w:eastAsia="pt-BR"/>
        </w:rPr>
        <w:t>. It</w:t>
      </w:r>
      <w:r>
        <w:rPr>
          <w:rFonts w:ascii="Times New Roman" w:eastAsia="Times New Roman" w:hAnsi="Times New Roman" w:cs="Times New Roman"/>
          <w:color w:val="000000" w:themeColor="text1"/>
          <w:sz w:val="24"/>
          <w:szCs w:val="24"/>
          <w:lang w:val="en-US" w:eastAsia="pt-BR"/>
        </w:rPr>
        <w:t xml:space="preserve"> </w:t>
      </w:r>
      <w:r w:rsidRPr="00DE5354">
        <w:rPr>
          <w:rFonts w:ascii="Times New Roman" w:eastAsia="Times New Roman" w:hAnsi="Times New Roman" w:cs="Times New Roman"/>
          <w:color w:val="000000" w:themeColor="text1"/>
          <w:sz w:val="24"/>
          <w:szCs w:val="24"/>
          <w:lang w:val="en-US" w:eastAsia="pt-BR"/>
        </w:rPr>
        <w:t>simul</w:t>
      </w:r>
      <w:r>
        <w:rPr>
          <w:rFonts w:ascii="Times New Roman" w:eastAsia="Times New Roman" w:hAnsi="Times New Roman" w:cs="Times New Roman"/>
          <w:color w:val="000000" w:themeColor="text1"/>
          <w:sz w:val="24"/>
          <w:szCs w:val="24"/>
          <w:lang w:val="en-US" w:eastAsia="pt-BR"/>
        </w:rPr>
        <w:t>ates sugarcane growth and devel</w:t>
      </w:r>
      <w:r w:rsidRPr="00DE5354">
        <w:rPr>
          <w:rFonts w:ascii="Times New Roman" w:eastAsia="Times New Roman" w:hAnsi="Times New Roman" w:cs="Times New Roman"/>
          <w:color w:val="000000" w:themeColor="text1"/>
          <w:sz w:val="24"/>
          <w:szCs w:val="24"/>
          <w:lang w:val="en-US" w:eastAsia="pt-BR"/>
        </w:rPr>
        <w:t xml:space="preserve">opment </w:t>
      </w:r>
      <w:r>
        <w:rPr>
          <w:rFonts w:ascii="Times New Roman" w:eastAsia="Times New Roman" w:hAnsi="Times New Roman" w:cs="Times New Roman"/>
          <w:color w:val="000000" w:themeColor="text1"/>
          <w:sz w:val="24"/>
          <w:szCs w:val="24"/>
          <w:lang w:val="en-US" w:eastAsia="pt-BR"/>
        </w:rPr>
        <w:t>based on crop phe</w:t>
      </w:r>
      <w:r w:rsidRPr="00DE5354">
        <w:rPr>
          <w:rFonts w:ascii="Times New Roman" w:eastAsia="Times New Roman" w:hAnsi="Times New Roman" w:cs="Times New Roman"/>
          <w:color w:val="000000" w:themeColor="text1"/>
          <w:sz w:val="24"/>
          <w:szCs w:val="24"/>
          <w:lang w:val="en-US" w:eastAsia="pt-BR"/>
        </w:rPr>
        <w:t>nology</w:t>
      </w:r>
      <w:r>
        <w:rPr>
          <w:rFonts w:ascii="Times New Roman" w:eastAsia="Times New Roman" w:hAnsi="Times New Roman" w:cs="Times New Roman"/>
          <w:color w:val="000000" w:themeColor="text1"/>
          <w:sz w:val="24"/>
          <w:szCs w:val="24"/>
          <w:lang w:val="en-US" w:eastAsia="pt-BR"/>
        </w:rPr>
        <w:t xml:space="preserve"> (thermal time), leaf growth (source to sink), biomass accumu</w:t>
      </w:r>
      <w:r w:rsidRPr="00DE5354">
        <w:rPr>
          <w:rFonts w:ascii="Times New Roman" w:eastAsia="Times New Roman" w:hAnsi="Times New Roman" w:cs="Times New Roman"/>
          <w:color w:val="000000" w:themeColor="text1"/>
          <w:sz w:val="24"/>
          <w:szCs w:val="24"/>
          <w:lang w:val="en-US" w:eastAsia="pt-BR"/>
        </w:rPr>
        <w:t>lation and partitioning, root growth, and water stress</w:t>
      </w:r>
      <w:r w:rsidR="00895E9D">
        <w:rPr>
          <w:rFonts w:ascii="Times New Roman" w:eastAsia="Times New Roman" w:hAnsi="Times New Roman" w:cs="Times New Roman"/>
          <w:color w:val="000000" w:themeColor="text1"/>
          <w:sz w:val="24"/>
          <w:szCs w:val="24"/>
          <w:lang w:val="en-US" w:eastAsia="pt-BR"/>
        </w:rPr>
        <w:t xml:space="preserve"> (</w:t>
      </w:r>
      <w:r w:rsidR="00D867B3">
        <w:rPr>
          <w:rFonts w:ascii="Times New Roman" w:eastAsia="Times New Roman" w:hAnsi="Times New Roman" w:cs="Times New Roman"/>
          <w:color w:val="000000" w:themeColor="text1"/>
          <w:sz w:val="24"/>
          <w:szCs w:val="24"/>
          <w:lang w:val="en-US" w:eastAsia="pt-BR"/>
        </w:rPr>
        <w:fldChar w:fldCharType="begin"/>
      </w:r>
      <w:r w:rsidR="00D867B3">
        <w:rPr>
          <w:rFonts w:ascii="Times New Roman" w:eastAsia="Times New Roman" w:hAnsi="Times New Roman" w:cs="Times New Roman"/>
          <w:color w:val="000000" w:themeColor="text1"/>
          <w:sz w:val="24"/>
          <w:szCs w:val="24"/>
          <w:lang w:val="en-US" w:eastAsia="pt-BR"/>
        </w:rPr>
        <w:instrText xml:space="preserve"> REF _Ref467248887 \h </w:instrText>
      </w:r>
      <w:r w:rsidR="00D867B3">
        <w:rPr>
          <w:rFonts w:ascii="Times New Roman" w:eastAsia="Times New Roman" w:hAnsi="Times New Roman" w:cs="Times New Roman"/>
          <w:color w:val="000000" w:themeColor="text1"/>
          <w:sz w:val="24"/>
          <w:szCs w:val="24"/>
          <w:lang w:val="en-US" w:eastAsia="pt-BR"/>
        </w:rPr>
      </w:r>
      <w:r w:rsidR="00D867B3">
        <w:rPr>
          <w:rFonts w:ascii="Times New Roman" w:eastAsia="Times New Roman" w:hAnsi="Times New Roman" w:cs="Times New Roman"/>
          <w:color w:val="000000" w:themeColor="text1"/>
          <w:sz w:val="24"/>
          <w:szCs w:val="24"/>
          <w:lang w:val="en-US" w:eastAsia="pt-BR"/>
        </w:rPr>
        <w:fldChar w:fldCharType="separate"/>
      </w:r>
      <w:r w:rsidR="003D38E8" w:rsidRPr="00E85D08">
        <w:rPr>
          <w:rFonts w:ascii="Times New Roman" w:eastAsia="SimSun" w:hAnsi="Times New Roman" w:cs="Times New Roman"/>
          <w:bCs/>
          <w:szCs w:val="18"/>
          <w:lang w:val="en-US" w:eastAsia="zh-CN"/>
        </w:rPr>
        <w:t xml:space="preserve">Table </w:t>
      </w:r>
      <w:r w:rsidR="003D38E8">
        <w:rPr>
          <w:rFonts w:ascii="Times New Roman" w:eastAsia="SimSun" w:hAnsi="Times New Roman" w:cs="Times New Roman"/>
          <w:bCs/>
          <w:noProof/>
          <w:szCs w:val="18"/>
          <w:lang w:val="en-US" w:eastAsia="zh-CN"/>
        </w:rPr>
        <w:t>1</w:t>
      </w:r>
      <w:r w:rsidR="00D867B3">
        <w:rPr>
          <w:rFonts w:ascii="Times New Roman" w:eastAsia="Times New Roman" w:hAnsi="Times New Roman" w:cs="Times New Roman"/>
          <w:color w:val="000000" w:themeColor="text1"/>
          <w:sz w:val="24"/>
          <w:szCs w:val="24"/>
          <w:lang w:val="en-US" w:eastAsia="pt-BR"/>
        </w:rPr>
        <w:fldChar w:fldCharType="end"/>
      </w:r>
      <w:r w:rsidR="00895E9D">
        <w:rPr>
          <w:rFonts w:ascii="Times New Roman" w:eastAsia="Times New Roman" w:hAnsi="Times New Roman" w:cs="Times New Roman"/>
          <w:color w:val="000000" w:themeColor="text1"/>
          <w:sz w:val="24"/>
          <w:szCs w:val="24"/>
          <w:lang w:val="en-US" w:eastAsia="pt-BR"/>
        </w:rPr>
        <w:t>)</w:t>
      </w:r>
      <w:r>
        <w:rPr>
          <w:rFonts w:ascii="Times New Roman" w:eastAsia="Times New Roman" w:hAnsi="Times New Roman" w:cs="Times New Roman"/>
          <w:color w:val="000000" w:themeColor="text1"/>
          <w:sz w:val="24"/>
          <w:szCs w:val="24"/>
          <w:lang w:val="en-US" w:eastAsia="pt-BR"/>
        </w:rPr>
        <w:t xml:space="preserve">. </w:t>
      </w:r>
      <w:r w:rsidRPr="00DE5354">
        <w:rPr>
          <w:rFonts w:ascii="Times New Roman" w:eastAsia="Times New Roman" w:hAnsi="Times New Roman" w:cs="Times New Roman"/>
          <w:color w:val="000000" w:themeColor="text1"/>
          <w:sz w:val="24"/>
          <w:szCs w:val="24"/>
          <w:lang w:val="en-US" w:eastAsia="pt-BR"/>
        </w:rPr>
        <w:t>Daily time-step integration is performed to simulate biomass a</w:t>
      </w:r>
      <w:r w:rsidR="0062234D">
        <w:rPr>
          <w:rFonts w:ascii="Times New Roman" w:eastAsia="Times New Roman" w:hAnsi="Times New Roman" w:cs="Times New Roman"/>
          <w:color w:val="000000" w:themeColor="text1"/>
          <w:sz w:val="24"/>
          <w:szCs w:val="24"/>
          <w:lang w:val="en-US" w:eastAsia="pt-BR"/>
        </w:rPr>
        <w:t>ccumulation and</w:t>
      </w:r>
      <w:r w:rsidRPr="00DE5354">
        <w:rPr>
          <w:rFonts w:ascii="Times New Roman" w:eastAsia="Times New Roman" w:hAnsi="Times New Roman" w:cs="Times New Roman"/>
          <w:color w:val="000000" w:themeColor="text1"/>
          <w:sz w:val="24"/>
          <w:szCs w:val="24"/>
          <w:lang w:val="en-US" w:eastAsia="pt-BR"/>
        </w:rPr>
        <w:t xml:space="preserve"> </w:t>
      </w:r>
      <w:r w:rsidR="0062234D">
        <w:rPr>
          <w:rFonts w:ascii="Times New Roman" w:eastAsia="Times New Roman" w:hAnsi="Times New Roman" w:cs="Times New Roman"/>
          <w:color w:val="000000" w:themeColor="text1"/>
          <w:sz w:val="24"/>
          <w:szCs w:val="24"/>
          <w:lang w:val="en-US" w:eastAsia="pt-BR"/>
        </w:rPr>
        <w:t>c</w:t>
      </w:r>
      <w:r>
        <w:rPr>
          <w:rFonts w:ascii="Times New Roman" w:eastAsia="Times New Roman" w:hAnsi="Times New Roman" w:cs="Times New Roman"/>
          <w:color w:val="000000" w:themeColor="text1"/>
          <w:sz w:val="24"/>
          <w:szCs w:val="24"/>
          <w:lang w:val="en-US" w:eastAsia="pt-BR"/>
        </w:rPr>
        <w:t>rop growth and maintenance respiration are discounted from gross photosynthesis and the daily remaining amount of carbohydrates is allocated to roots, leaves, stalks (sucrose and fiber).</w:t>
      </w:r>
    </w:p>
    <w:p w14:paraId="6C1B2F94" w14:textId="067E5AFA" w:rsidR="00E85D08" w:rsidRPr="00E85D08" w:rsidRDefault="00E85D08" w:rsidP="00E85D08">
      <w:pPr>
        <w:keepNext/>
        <w:spacing w:after="0" w:line="240" w:lineRule="auto"/>
        <w:jc w:val="both"/>
        <w:rPr>
          <w:rFonts w:ascii="Times New Roman" w:eastAsia="SimSun" w:hAnsi="Times New Roman" w:cs="Times New Roman"/>
          <w:bCs/>
          <w:szCs w:val="18"/>
          <w:lang w:val="en-US" w:eastAsia="zh-CN"/>
        </w:rPr>
      </w:pPr>
      <w:bookmarkStart w:id="91" w:name="_Ref467248887"/>
      <w:r w:rsidRPr="00E85D08">
        <w:rPr>
          <w:rFonts w:ascii="Times New Roman" w:eastAsia="SimSun" w:hAnsi="Times New Roman" w:cs="Times New Roman"/>
          <w:bCs/>
          <w:szCs w:val="18"/>
          <w:lang w:val="en-US" w:eastAsia="zh-CN"/>
        </w:rPr>
        <w:t xml:space="preserve">Table </w:t>
      </w:r>
      <w:r w:rsidRPr="00E85D08">
        <w:rPr>
          <w:rFonts w:ascii="Times New Roman" w:eastAsia="SimSun" w:hAnsi="Times New Roman" w:cs="Times New Roman"/>
          <w:bCs/>
          <w:szCs w:val="18"/>
          <w:lang w:eastAsia="zh-CN"/>
        </w:rPr>
        <w:fldChar w:fldCharType="begin"/>
      </w:r>
      <w:r w:rsidRPr="00E85D08">
        <w:rPr>
          <w:rFonts w:ascii="Times New Roman" w:eastAsia="SimSun" w:hAnsi="Times New Roman" w:cs="Times New Roman"/>
          <w:bCs/>
          <w:szCs w:val="18"/>
          <w:lang w:val="en-US" w:eastAsia="zh-CN"/>
        </w:rPr>
        <w:instrText xml:space="preserve"> SEQ Table \* ARABIC </w:instrText>
      </w:r>
      <w:r w:rsidRPr="00E85D08">
        <w:rPr>
          <w:rFonts w:ascii="Times New Roman" w:eastAsia="SimSun" w:hAnsi="Times New Roman" w:cs="Times New Roman"/>
          <w:bCs/>
          <w:szCs w:val="18"/>
          <w:lang w:eastAsia="zh-CN"/>
        </w:rPr>
        <w:fldChar w:fldCharType="separate"/>
      </w:r>
      <w:r w:rsidR="00EE49A4">
        <w:rPr>
          <w:rFonts w:ascii="Times New Roman" w:eastAsia="SimSun" w:hAnsi="Times New Roman" w:cs="Times New Roman"/>
          <w:bCs/>
          <w:noProof/>
          <w:szCs w:val="18"/>
          <w:lang w:val="en-US" w:eastAsia="zh-CN"/>
        </w:rPr>
        <w:t>1</w:t>
      </w:r>
      <w:r w:rsidRPr="00E85D08">
        <w:rPr>
          <w:rFonts w:ascii="Times New Roman" w:eastAsia="SimSun" w:hAnsi="Times New Roman" w:cs="Times New Roman"/>
          <w:bCs/>
          <w:noProof/>
          <w:szCs w:val="18"/>
          <w:lang w:eastAsia="zh-CN"/>
        </w:rPr>
        <w:fldChar w:fldCharType="end"/>
      </w:r>
      <w:bookmarkEnd w:id="91"/>
      <w:r w:rsidRPr="00E85D08">
        <w:rPr>
          <w:rFonts w:ascii="Times New Roman" w:eastAsia="SimSun" w:hAnsi="Times New Roman" w:cs="Times New Roman"/>
          <w:bCs/>
          <w:szCs w:val="18"/>
          <w:lang w:val="en-US" w:eastAsia="zh-CN"/>
        </w:rPr>
        <w:t>. Sugarcane model’s main state variables, descriptions, units and categories</w:t>
      </w:r>
    </w:p>
    <w:tbl>
      <w:tblPr>
        <w:tblW w:w="8660" w:type="dxa"/>
        <w:jc w:val="center"/>
        <w:tblLook w:val="04A0" w:firstRow="1" w:lastRow="0" w:firstColumn="1" w:lastColumn="0" w:noHBand="0" w:noVBand="1"/>
      </w:tblPr>
      <w:tblGrid>
        <w:gridCol w:w="1600"/>
        <w:gridCol w:w="3520"/>
        <w:gridCol w:w="1500"/>
        <w:gridCol w:w="2040"/>
      </w:tblGrid>
      <w:tr w:rsidR="00E85D08" w:rsidRPr="00E85D08" w14:paraId="4CCCF5EC" w14:textId="77777777" w:rsidTr="00821874">
        <w:trPr>
          <w:trHeight w:val="220"/>
          <w:jc w:val="center"/>
        </w:trPr>
        <w:tc>
          <w:tcPr>
            <w:tcW w:w="1600" w:type="dxa"/>
            <w:tcBorders>
              <w:top w:val="single" w:sz="4" w:space="0" w:color="auto"/>
              <w:left w:val="nil"/>
              <w:bottom w:val="single" w:sz="4" w:space="0" w:color="auto"/>
              <w:right w:val="nil"/>
            </w:tcBorders>
            <w:shd w:val="clear" w:color="auto" w:fill="auto"/>
            <w:noWrap/>
            <w:vAlign w:val="bottom"/>
            <w:hideMark/>
          </w:tcPr>
          <w:p w14:paraId="69FD37E6" w14:textId="77777777" w:rsidR="00E85D08" w:rsidRPr="00E85D08" w:rsidRDefault="00E85D08" w:rsidP="00E85D08">
            <w:pPr>
              <w:spacing w:after="0" w:line="240" w:lineRule="auto"/>
              <w:rPr>
                <w:rFonts w:ascii="Times New Roman" w:eastAsia="Times New Roman" w:hAnsi="Times New Roman" w:cs="Times New Roman"/>
                <w:b/>
                <w:bCs/>
                <w:color w:val="000000"/>
                <w:sz w:val="18"/>
                <w:szCs w:val="18"/>
                <w:lang w:val="en-US"/>
              </w:rPr>
            </w:pPr>
            <w:r w:rsidRPr="00E85D08">
              <w:rPr>
                <w:rFonts w:ascii="Times New Roman" w:eastAsia="Times New Roman" w:hAnsi="Times New Roman" w:cs="Times New Roman"/>
                <w:b/>
                <w:bCs/>
                <w:color w:val="000000"/>
                <w:sz w:val="18"/>
                <w:szCs w:val="18"/>
                <w:lang w:val="en-US"/>
              </w:rPr>
              <w:t>State Variables</w:t>
            </w:r>
          </w:p>
        </w:tc>
        <w:tc>
          <w:tcPr>
            <w:tcW w:w="3520" w:type="dxa"/>
            <w:tcBorders>
              <w:top w:val="single" w:sz="4" w:space="0" w:color="auto"/>
              <w:left w:val="nil"/>
              <w:bottom w:val="single" w:sz="4" w:space="0" w:color="auto"/>
              <w:right w:val="nil"/>
            </w:tcBorders>
            <w:shd w:val="clear" w:color="auto" w:fill="auto"/>
            <w:noWrap/>
            <w:vAlign w:val="bottom"/>
            <w:hideMark/>
          </w:tcPr>
          <w:p w14:paraId="32566B91" w14:textId="77777777" w:rsidR="00E85D08" w:rsidRPr="00E85D08" w:rsidRDefault="00E85D08" w:rsidP="00E85D08">
            <w:pPr>
              <w:spacing w:after="0" w:line="240" w:lineRule="auto"/>
              <w:jc w:val="center"/>
              <w:rPr>
                <w:rFonts w:ascii="Times New Roman" w:eastAsia="Times New Roman" w:hAnsi="Times New Roman" w:cs="Times New Roman"/>
                <w:b/>
                <w:bCs/>
                <w:color w:val="000000"/>
                <w:sz w:val="18"/>
                <w:szCs w:val="18"/>
                <w:lang w:val="en-US"/>
              </w:rPr>
            </w:pPr>
            <w:r w:rsidRPr="00E85D08">
              <w:rPr>
                <w:rFonts w:ascii="Times New Roman" w:eastAsia="Times New Roman" w:hAnsi="Times New Roman" w:cs="Times New Roman"/>
                <w:b/>
                <w:bCs/>
                <w:color w:val="000000"/>
                <w:sz w:val="18"/>
                <w:szCs w:val="18"/>
                <w:lang w:val="en-US"/>
              </w:rPr>
              <w:t>Description</w:t>
            </w:r>
          </w:p>
        </w:tc>
        <w:tc>
          <w:tcPr>
            <w:tcW w:w="1500" w:type="dxa"/>
            <w:tcBorders>
              <w:top w:val="single" w:sz="4" w:space="0" w:color="auto"/>
              <w:left w:val="nil"/>
              <w:bottom w:val="single" w:sz="4" w:space="0" w:color="auto"/>
              <w:right w:val="nil"/>
            </w:tcBorders>
            <w:shd w:val="clear" w:color="auto" w:fill="auto"/>
            <w:noWrap/>
            <w:vAlign w:val="bottom"/>
            <w:hideMark/>
          </w:tcPr>
          <w:p w14:paraId="38695A91" w14:textId="77777777" w:rsidR="00E85D08" w:rsidRPr="00E85D08" w:rsidRDefault="00E85D08" w:rsidP="00E85D08">
            <w:pPr>
              <w:spacing w:after="0" w:line="240" w:lineRule="auto"/>
              <w:jc w:val="center"/>
              <w:rPr>
                <w:rFonts w:ascii="Times New Roman" w:eastAsia="Times New Roman" w:hAnsi="Times New Roman" w:cs="Times New Roman"/>
                <w:b/>
                <w:bCs/>
                <w:color w:val="000000"/>
                <w:sz w:val="18"/>
                <w:szCs w:val="18"/>
                <w:lang w:val="en-US"/>
              </w:rPr>
            </w:pPr>
            <w:r w:rsidRPr="00E85D08">
              <w:rPr>
                <w:rFonts w:ascii="Times New Roman" w:eastAsia="Times New Roman" w:hAnsi="Times New Roman" w:cs="Times New Roman"/>
                <w:b/>
                <w:bCs/>
                <w:color w:val="000000"/>
                <w:sz w:val="18"/>
                <w:szCs w:val="18"/>
                <w:lang w:val="en-US"/>
              </w:rPr>
              <w:t>Units</w:t>
            </w:r>
          </w:p>
        </w:tc>
        <w:tc>
          <w:tcPr>
            <w:tcW w:w="2040" w:type="dxa"/>
            <w:tcBorders>
              <w:top w:val="single" w:sz="4" w:space="0" w:color="auto"/>
              <w:left w:val="nil"/>
              <w:bottom w:val="single" w:sz="4" w:space="0" w:color="auto"/>
              <w:right w:val="nil"/>
            </w:tcBorders>
            <w:shd w:val="clear" w:color="auto" w:fill="auto"/>
            <w:noWrap/>
            <w:vAlign w:val="bottom"/>
            <w:hideMark/>
          </w:tcPr>
          <w:p w14:paraId="3CC42BB1" w14:textId="77777777" w:rsidR="00E85D08" w:rsidRPr="00E85D08" w:rsidRDefault="00E85D08" w:rsidP="00E85D08">
            <w:pPr>
              <w:spacing w:after="0" w:line="240" w:lineRule="auto"/>
              <w:jc w:val="center"/>
              <w:rPr>
                <w:rFonts w:ascii="Times New Roman" w:eastAsia="Times New Roman" w:hAnsi="Times New Roman" w:cs="Times New Roman"/>
                <w:b/>
                <w:bCs/>
                <w:color w:val="000000"/>
                <w:sz w:val="18"/>
                <w:szCs w:val="18"/>
                <w:lang w:val="en-US"/>
              </w:rPr>
            </w:pPr>
            <w:r w:rsidRPr="00E85D08">
              <w:rPr>
                <w:rFonts w:ascii="Times New Roman" w:eastAsia="Times New Roman" w:hAnsi="Times New Roman" w:cs="Times New Roman"/>
                <w:b/>
                <w:bCs/>
                <w:color w:val="000000"/>
                <w:sz w:val="18"/>
                <w:szCs w:val="18"/>
                <w:lang w:val="en-US"/>
              </w:rPr>
              <w:t>Category</w:t>
            </w:r>
          </w:p>
        </w:tc>
      </w:tr>
      <w:tr w:rsidR="00E85D08" w:rsidRPr="00E85D08" w14:paraId="246547A0"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6E0349A8"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NSTK</w:t>
            </w:r>
          </w:p>
        </w:tc>
        <w:tc>
          <w:tcPr>
            <w:tcW w:w="3520" w:type="dxa"/>
            <w:tcBorders>
              <w:top w:val="nil"/>
              <w:left w:val="nil"/>
              <w:bottom w:val="nil"/>
              <w:right w:val="nil"/>
            </w:tcBorders>
            <w:shd w:val="clear" w:color="auto" w:fill="auto"/>
            <w:noWrap/>
            <w:vAlign w:val="bottom"/>
            <w:hideMark/>
          </w:tcPr>
          <w:p w14:paraId="0F2D9397"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Number of stalks per area unit</w:t>
            </w:r>
          </w:p>
        </w:tc>
        <w:tc>
          <w:tcPr>
            <w:tcW w:w="1500" w:type="dxa"/>
            <w:tcBorders>
              <w:top w:val="nil"/>
              <w:left w:val="nil"/>
              <w:bottom w:val="nil"/>
              <w:right w:val="nil"/>
            </w:tcBorders>
            <w:shd w:val="clear" w:color="auto" w:fill="auto"/>
            <w:noWrap/>
            <w:vAlign w:val="bottom"/>
            <w:hideMark/>
          </w:tcPr>
          <w:p w14:paraId="6283CE83"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stalks m</w:t>
            </w:r>
            <w:r w:rsidRPr="00E85D08">
              <w:rPr>
                <w:rFonts w:ascii="Times New Roman" w:eastAsia="Times New Roman" w:hAnsi="Times New Roman" w:cs="Times New Roman"/>
                <w:color w:val="000000"/>
                <w:sz w:val="18"/>
                <w:szCs w:val="18"/>
                <w:vertAlign w:val="superscript"/>
                <w:lang w:val="en-US"/>
              </w:rPr>
              <w:t>-2</w:t>
            </w:r>
          </w:p>
        </w:tc>
        <w:tc>
          <w:tcPr>
            <w:tcW w:w="2040" w:type="dxa"/>
            <w:tcBorders>
              <w:top w:val="nil"/>
              <w:left w:val="nil"/>
              <w:bottom w:val="nil"/>
              <w:right w:val="nil"/>
            </w:tcBorders>
            <w:shd w:val="clear" w:color="auto" w:fill="auto"/>
            <w:noWrap/>
            <w:vAlign w:val="bottom"/>
            <w:hideMark/>
          </w:tcPr>
          <w:p w14:paraId="75965C71"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Phenology</w:t>
            </w:r>
          </w:p>
        </w:tc>
      </w:tr>
      <w:tr w:rsidR="00E85D08" w:rsidRPr="00E85D08" w14:paraId="735B8A0F"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5C79803E"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LN</w:t>
            </w:r>
          </w:p>
        </w:tc>
        <w:tc>
          <w:tcPr>
            <w:tcW w:w="3520" w:type="dxa"/>
            <w:tcBorders>
              <w:top w:val="nil"/>
              <w:left w:val="nil"/>
              <w:bottom w:val="nil"/>
              <w:right w:val="nil"/>
            </w:tcBorders>
            <w:shd w:val="clear" w:color="auto" w:fill="auto"/>
            <w:noWrap/>
            <w:vAlign w:val="bottom"/>
            <w:hideMark/>
          </w:tcPr>
          <w:p w14:paraId="3C39B06D"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Number of green expanded leaves per stalk</w:t>
            </w:r>
          </w:p>
        </w:tc>
        <w:tc>
          <w:tcPr>
            <w:tcW w:w="1500" w:type="dxa"/>
            <w:tcBorders>
              <w:top w:val="nil"/>
              <w:left w:val="nil"/>
              <w:bottom w:val="nil"/>
              <w:right w:val="nil"/>
            </w:tcBorders>
            <w:shd w:val="clear" w:color="auto" w:fill="auto"/>
            <w:noWrap/>
            <w:vAlign w:val="bottom"/>
            <w:hideMark/>
          </w:tcPr>
          <w:p w14:paraId="0C3220A4" w14:textId="05E0B4F8" w:rsidR="00E85D08" w:rsidRPr="00E85D08" w:rsidRDefault="009B27F6" w:rsidP="00E85D08">
            <w:pPr>
              <w:spacing w:after="0" w:line="240" w:lineRule="auto"/>
              <w:jc w:val="center"/>
              <w:rPr>
                <w:rFonts w:ascii="Times New Roman" w:eastAsia="Times New Roman" w:hAnsi="Times New Roman" w:cs="Times New Roman"/>
                <w:color w:val="000000"/>
                <w:sz w:val="18"/>
                <w:szCs w:val="18"/>
                <w:lang w:val="en-US"/>
              </w:rPr>
            </w:pPr>
            <w:ins w:id="92" w:author="Quirijn de Jong van Lier" w:date="2017-08-22T14:58:00Z">
              <w:r>
                <w:rPr>
                  <w:rFonts w:ascii="Times New Roman" w:eastAsia="Times New Roman" w:hAnsi="Times New Roman" w:cs="Times New Roman"/>
                  <w:color w:val="000000"/>
                  <w:sz w:val="18"/>
                  <w:szCs w:val="18"/>
                  <w:lang w:val="en-US"/>
                </w:rPr>
                <w:t>l</w:t>
              </w:r>
            </w:ins>
            <w:del w:id="93" w:author="Quirijn de Jong van Lier" w:date="2017-08-22T14:58:00Z">
              <w:r w:rsidR="00E85D08" w:rsidRPr="00E85D08" w:rsidDel="009B27F6">
                <w:rPr>
                  <w:rFonts w:ascii="Times New Roman" w:eastAsia="Times New Roman" w:hAnsi="Times New Roman" w:cs="Times New Roman"/>
                  <w:color w:val="000000"/>
                  <w:sz w:val="18"/>
                  <w:szCs w:val="18"/>
                  <w:lang w:val="en-US"/>
                </w:rPr>
                <w:delText>L</w:delText>
              </w:r>
            </w:del>
            <w:r w:rsidR="00E85D08" w:rsidRPr="00E85D08">
              <w:rPr>
                <w:rFonts w:ascii="Times New Roman" w:eastAsia="Times New Roman" w:hAnsi="Times New Roman" w:cs="Times New Roman"/>
                <w:color w:val="000000"/>
                <w:sz w:val="18"/>
                <w:szCs w:val="18"/>
                <w:lang w:val="en-US"/>
              </w:rPr>
              <w:t>eaves stalk</w:t>
            </w:r>
            <w:r w:rsidR="00E85D08"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7A1ADB49"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Canopy Development</w:t>
            </w:r>
          </w:p>
        </w:tc>
      </w:tr>
      <w:tr w:rsidR="00E85D08" w:rsidRPr="00E85D08" w14:paraId="34A847F0"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19CC5C1C"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LNTOTAL</w:t>
            </w:r>
          </w:p>
        </w:tc>
        <w:tc>
          <w:tcPr>
            <w:tcW w:w="3520" w:type="dxa"/>
            <w:tcBorders>
              <w:top w:val="nil"/>
              <w:left w:val="nil"/>
              <w:bottom w:val="nil"/>
              <w:right w:val="nil"/>
            </w:tcBorders>
            <w:shd w:val="clear" w:color="auto" w:fill="auto"/>
            <w:noWrap/>
            <w:vAlign w:val="bottom"/>
            <w:hideMark/>
          </w:tcPr>
          <w:p w14:paraId="4FF65EFC"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Number of green plus dead leaves per stalk</w:t>
            </w:r>
          </w:p>
        </w:tc>
        <w:tc>
          <w:tcPr>
            <w:tcW w:w="1500" w:type="dxa"/>
            <w:tcBorders>
              <w:top w:val="nil"/>
              <w:left w:val="nil"/>
              <w:bottom w:val="nil"/>
              <w:right w:val="nil"/>
            </w:tcBorders>
            <w:shd w:val="clear" w:color="auto" w:fill="auto"/>
            <w:noWrap/>
            <w:vAlign w:val="bottom"/>
            <w:hideMark/>
          </w:tcPr>
          <w:p w14:paraId="39A6C7F5" w14:textId="6EAFF0CB" w:rsidR="00E85D08" w:rsidRPr="00E85D08" w:rsidRDefault="009B27F6" w:rsidP="00E85D08">
            <w:pPr>
              <w:spacing w:after="0" w:line="240" w:lineRule="auto"/>
              <w:jc w:val="center"/>
              <w:rPr>
                <w:rFonts w:ascii="Times New Roman" w:eastAsia="Times New Roman" w:hAnsi="Times New Roman" w:cs="Times New Roman"/>
                <w:color w:val="000000"/>
                <w:sz w:val="18"/>
                <w:szCs w:val="18"/>
                <w:lang w:val="en-US"/>
              </w:rPr>
            </w:pPr>
            <w:ins w:id="94" w:author="Quirijn de Jong van Lier" w:date="2017-08-22T14:58:00Z">
              <w:r>
                <w:rPr>
                  <w:rFonts w:ascii="Times New Roman" w:eastAsia="Times New Roman" w:hAnsi="Times New Roman" w:cs="Times New Roman"/>
                  <w:color w:val="000000"/>
                  <w:sz w:val="18"/>
                  <w:szCs w:val="18"/>
                  <w:lang w:val="en-US"/>
                </w:rPr>
                <w:t>l</w:t>
              </w:r>
            </w:ins>
            <w:del w:id="95" w:author="Quirijn de Jong van Lier" w:date="2017-08-22T14:58:00Z">
              <w:r w:rsidR="00E85D08" w:rsidRPr="00E85D08" w:rsidDel="009B27F6">
                <w:rPr>
                  <w:rFonts w:ascii="Times New Roman" w:eastAsia="Times New Roman" w:hAnsi="Times New Roman" w:cs="Times New Roman"/>
                  <w:color w:val="000000"/>
                  <w:sz w:val="18"/>
                  <w:szCs w:val="18"/>
                  <w:lang w:val="en-US"/>
                </w:rPr>
                <w:delText>L</w:delText>
              </w:r>
            </w:del>
            <w:r w:rsidR="00E85D08" w:rsidRPr="00E85D08">
              <w:rPr>
                <w:rFonts w:ascii="Times New Roman" w:eastAsia="Times New Roman" w:hAnsi="Times New Roman" w:cs="Times New Roman"/>
                <w:color w:val="000000"/>
                <w:sz w:val="18"/>
                <w:szCs w:val="18"/>
                <w:lang w:val="en-US"/>
              </w:rPr>
              <w:t>eaves stalk</w:t>
            </w:r>
            <w:r w:rsidR="00E85D08"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4E51D6BF"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Canopy Development</w:t>
            </w:r>
          </w:p>
        </w:tc>
      </w:tr>
      <w:tr w:rsidR="00E85D08" w:rsidRPr="00E85D08" w14:paraId="7A25F5D5"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36DC80E7"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LA</w:t>
            </w:r>
            <w:r w:rsidR="00D867B3">
              <w:rPr>
                <w:rFonts w:ascii="Times New Roman" w:eastAsia="Times New Roman" w:hAnsi="Times New Roman" w:cs="Times New Roman"/>
                <w:color w:val="000000"/>
                <w:sz w:val="18"/>
                <w:szCs w:val="18"/>
                <w:lang w:val="en-US"/>
              </w:rPr>
              <w:t>I</w:t>
            </w:r>
          </w:p>
        </w:tc>
        <w:tc>
          <w:tcPr>
            <w:tcW w:w="3520" w:type="dxa"/>
            <w:tcBorders>
              <w:top w:val="nil"/>
              <w:left w:val="nil"/>
              <w:bottom w:val="nil"/>
              <w:right w:val="nil"/>
            </w:tcBorders>
            <w:shd w:val="clear" w:color="auto" w:fill="auto"/>
            <w:noWrap/>
            <w:vAlign w:val="bottom"/>
            <w:hideMark/>
          </w:tcPr>
          <w:p w14:paraId="4449F908"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Leaf area</w:t>
            </w:r>
            <w:r w:rsidR="00D867B3">
              <w:rPr>
                <w:rFonts w:ascii="Times New Roman" w:eastAsia="Times New Roman" w:hAnsi="Times New Roman" w:cs="Times New Roman"/>
                <w:color w:val="000000"/>
                <w:sz w:val="18"/>
                <w:szCs w:val="18"/>
                <w:lang w:val="en-US"/>
              </w:rPr>
              <w:t xml:space="preserve"> index</w:t>
            </w:r>
          </w:p>
        </w:tc>
        <w:tc>
          <w:tcPr>
            <w:tcW w:w="1500" w:type="dxa"/>
            <w:tcBorders>
              <w:top w:val="nil"/>
              <w:left w:val="nil"/>
              <w:bottom w:val="nil"/>
              <w:right w:val="nil"/>
            </w:tcBorders>
            <w:shd w:val="clear" w:color="auto" w:fill="auto"/>
            <w:noWrap/>
            <w:vAlign w:val="bottom"/>
            <w:hideMark/>
          </w:tcPr>
          <w:p w14:paraId="64E37CF3" w14:textId="77777777" w:rsidR="00E85D08" w:rsidRPr="00E85D08" w:rsidRDefault="00D867B3" w:rsidP="00E85D08">
            <w:pPr>
              <w:spacing w:after="0" w:line="240" w:lineRule="auto"/>
              <w:jc w:val="center"/>
              <w:rPr>
                <w:rFonts w:ascii="Times New Roman" w:eastAsia="Times New Roman" w:hAnsi="Times New Roman" w:cs="Times New Roman"/>
                <w:color w:val="000000"/>
                <w:sz w:val="18"/>
                <w:szCs w:val="18"/>
                <w:lang w:val="en-US"/>
              </w:rPr>
            </w:pPr>
            <w:r>
              <w:rPr>
                <w:rFonts w:ascii="Times New Roman" w:eastAsia="Times New Roman" w:hAnsi="Times New Roman" w:cs="Times New Roman"/>
                <w:color w:val="000000"/>
                <w:sz w:val="18"/>
                <w:szCs w:val="18"/>
                <w:lang w:val="en-US"/>
              </w:rPr>
              <w:t>m</w:t>
            </w:r>
            <w:r w:rsidRPr="00D867B3">
              <w:rPr>
                <w:rFonts w:ascii="Times New Roman" w:eastAsia="Times New Roman" w:hAnsi="Times New Roman" w:cs="Times New Roman"/>
                <w:color w:val="000000"/>
                <w:sz w:val="18"/>
                <w:szCs w:val="18"/>
                <w:vertAlign w:val="superscript"/>
                <w:lang w:val="en-US"/>
              </w:rPr>
              <w:t>2</w:t>
            </w:r>
            <w:r>
              <w:rPr>
                <w:rFonts w:ascii="Times New Roman" w:eastAsia="Times New Roman" w:hAnsi="Times New Roman" w:cs="Times New Roman"/>
                <w:color w:val="000000"/>
                <w:sz w:val="18"/>
                <w:szCs w:val="18"/>
                <w:vertAlign w:val="superscript"/>
                <w:lang w:val="en-US"/>
              </w:rPr>
              <w:t xml:space="preserve"> </w:t>
            </w:r>
            <w:r w:rsidR="00E85D08" w:rsidRPr="00E85D08">
              <w:rPr>
                <w:rFonts w:ascii="Times New Roman" w:eastAsia="Times New Roman" w:hAnsi="Times New Roman" w:cs="Times New Roman"/>
                <w:color w:val="000000"/>
                <w:sz w:val="18"/>
                <w:szCs w:val="18"/>
                <w:lang w:val="en-US"/>
              </w:rPr>
              <w:t>m</w:t>
            </w:r>
            <w:r w:rsidRPr="00D867B3">
              <w:rPr>
                <w:rFonts w:ascii="Times New Roman" w:eastAsia="Times New Roman" w:hAnsi="Times New Roman" w:cs="Times New Roman"/>
                <w:color w:val="000000"/>
                <w:sz w:val="18"/>
                <w:szCs w:val="18"/>
                <w:vertAlign w:val="superscript"/>
                <w:lang w:val="en-US"/>
              </w:rPr>
              <w:t>-</w:t>
            </w:r>
            <w:r w:rsidR="00E85D08" w:rsidRPr="00E85D08">
              <w:rPr>
                <w:rFonts w:ascii="Times New Roman" w:eastAsia="Times New Roman" w:hAnsi="Times New Roman" w:cs="Times New Roman"/>
                <w:color w:val="000000"/>
                <w:sz w:val="18"/>
                <w:szCs w:val="18"/>
                <w:vertAlign w:val="superscript"/>
                <w:lang w:val="en-US"/>
              </w:rPr>
              <w:t>2</w:t>
            </w:r>
          </w:p>
        </w:tc>
        <w:tc>
          <w:tcPr>
            <w:tcW w:w="2040" w:type="dxa"/>
            <w:tcBorders>
              <w:top w:val="nil"/>
              <w:left w:val="nil"/>
              <w:bottom w:val="nil"/>
              <w:right w:val="nil"/>
            </w:tcBorders>
            <w:shd w:val="clear" w:color="auto" w:fill="auto"/>
            <w:noWrap/>
            <w:vAlign w:val="bottom"/>
            <w:hideMark/>
          </w:tcPr>
          <w:p w14:paraId="063D5657"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Canopy Development</w:t>
            </w:r>
          </w:p>
        </w:tc>
      </w:tr>
      <w:tr w:rsidR="00E85D08" w:rsidRPr="00E85D08" w14:paraId="08388813"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1D54EF5B"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w:t>
            </w:r>
          </w:p>
        </w:tc>
        <w:tc>
          <w:tcPr>
            <w:tcW w:w="3520" w:type="dxa"/>
            <w:tcBorders>
              <w:top w:val="nil"/>
              <w:left w:val="nil"/>
              <w:bottom w:val="nil"/>
              <w:right w:val="nil"/>
            </w:tcBorders>
            <w:shd w:val="clear" w:color="auto" w:fill="auto"/>
            <w:noWrap/>
            <w:vAlign w:val="bottom"/>
            <w:hideMark/>
          </w:tcPr>
          <w:p w14:paraId="5E6F3D04"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Total plant dry biomass</w:t>
            </w:r>
          </w:p>
        </w:tc>
        <w:tc>
          <w:tcPr>
            <w:tcW w:w="1500" w:type="dxa"/>
            <w:tcBorders>
              <w:top w:val="nil"/>
              <w:left w:val="nil"/>
              <w:bottom w:val="nil"/>
              <w:right w:val="nil"/>
            </w:tcBorders>
            <w:shd w:val="clear" w:color="auto" w:fill="auto"/>
            <w:noWrap/>
            <w:vAlign w:val="bottom"/>
            <w:hideMark/>
          </w:tcPr>
          <w:p w14:paraId="6C849CD0"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3680DA03"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19A68BF8"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7BC8F25A"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WA</w:t>
            </w:r>
          </w:p>
        </w:tc>
        <w:tc>
          <w:tcPr>
            <w:tcW w:w="3520" w:type="dxa"/>
            <w:tcBorders>
              <w:top w:val="nil"/>
              <w:left w:val="nil"/>
              <w:bottom w:val="nil"/>
              <w:right w:val="nil"/>
            </w:tcBorders>
            <w:shd w:val="clear" w:color="auto" w:fill="auto"/>
            <w:noWrap/>
            <w:vAlign w:val="bottom"/>
            <w:hideMark/>
          </w:tcPr>
          <w:p w14:paraId="67066266"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Aerial dry biomass</w:t>
            </w:r>
          </w:p>
        </w:tc>
        <w:tc>
          <w:tcPr>
            <w:tcW w:w="1500" w:type="dxa"/>
            <w:tcBorders>
              <w:top w:val="nil"/>
              <w:left w:val="nil"/>
              <w:bottom w:val="nil"/>
              <w:right w:val="nil"/>
            </w:tcBorders>
            <w:shd w:val="clear" w:color="auto" w:fill="auto"/>
            <w:noWrap/>
            <w:vAlign w:val="bottom"/>
            <w:hideMark/>
          </w:tcPr>
          <w:p w14:paraId="7AF9DF0F"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5EEF33E4"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65EFE1F0"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25547047"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WR</w:t>
            </w:r>
          </w:p>
        </w:tc>
        <w:tc>
          <w:tcPr>
            <w:tcW w:w="3520" w:type="dxa"/>
            <w:tcBorders>
              <w:top w:val="nil"/>
              <w:left w:val="nil"/>
              <w:bottom w:val="nil"/>
              <w:right w:val="nil"/>
            </w:tcBorders>
            <w:shd w:val="clear" w:color="auto" w:fill="auto"/>
            <w:noWrap/>
            <w:vAlign w:val="bottom"/>
            <w:hideMark/>
          </w:tcPr>
          <w:p w14:paraId="33641CB3"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Root dry biomass</w:t>
            </w:r>
          </w:p>
        </w:tc>
        <w:tc>
          <w:tcPr>
            <w:tcW w:w="1500" w:type="dxa"/>
            <w:tcBorders>
              <w:top w:val="nil"/>
              <w:left w:val="nil"/>
              <w:bottom w:val="nil"/>
              <w:right w:val="nil"/>
            </w:tcBorders>
            <w:shd w:val="clear" w:color="auto" w:fill="auto"/>
            <w:noWrap/>
            <w:vAlign w:val="bottom"/>
            <w:hideMark/>
          </w:tcPr>
          <w:p w14:paraId="22ADCEC1"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00E17FC9"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38773806"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3EBB9C90"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WL</w:t>
            </w:r>
          </w:p>
        </w:tc>
        <w:tc>
          <w:tcPr>
            <w:tcW w:w="3520" w:type="dxa"/>
            <w:tcBorders>
              <w:top w:val="nil"/>
              <w:left w:val="nil"/>
              <w:bottom w:val="nil"/>
              <w:right w:val="nil"/>
            </w:tcBorders>
            <w:shd w:val="clear" w:color="auto" w:fill="auto"/>
            <w:noWrap/>
            <w:vAlign w:val="bottom"/>
            <w:hideMark/>
          </w:tcPr>
          <w:p w14:paraId="3E722697"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Leaf dry biomass</w:t>
            </w:r>
          </w:p>
        </w:tc>
        <w:tc>
          <w:tcPr>
            <w:tcW w:w="1500" w:type="dxa"/>
            <w:tcBorders>
              <w:top w:val="nil"/>
              <w:left w:val="nil"/>
              <w:bottom w:val="nil"/>
              <w:right w:val="nil"/>
            </w:tcBorders>
            <w:shd w:val="clear" w:color="auto" w:fill="auto"/>
            <w:noWrap/>
            <w:vAlign w:val="bottom"/>
            <w:hideMark/>
          </w:tcPr>
          <w:p w14:paraId="3C3F465F"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627B8A58"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16AA218B"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50AD00CA"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WSUC</w:t>
            </w:r>
          </w:p>
        </w:tc>
        <w:tc>
          <w:tcPr>
            <w:tcW w:w="3520" w:type="dxa"/>
            <w:tcBorders>
              <w:top w:val="nil"/>
              <w:left w:val="nil"/>
              <w:bottom w:val="nil"/>
              <w:right w:val="nil"/>
            </w:tcBorders>
            <w:shd w:val="clear" w:color="auto" w:fill="auto"/>
            <w:noWrap/>
            <w:vAlign w:val="bottom"/>
            <w:hideMark/>
          </w:tcPr>
          <w:p w14:paraId="18043195"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Sucrose weight</w:t>
            </w:r>
          </w:p>
        </w:tc>
        <w:tc>
          <w:tcPr>
            <w:tcW w:w="1500" w:type="dxa"/>
            <w:tcBorders>
              <w:top w:val="nil"/>
              <w:left w:val="nil"/>
              <w:bottom w:val="nil"/>
              <w:right w:val="nil"/>
            </w:tcBorders>
            <w:shd w:val="clear" w:color="auto" w:fill="auto"/>
            <w:noWrap/>
            <w:vAlign w:val="bottom"/>
            <w:hideMark/>
          </w:tcPr>
          <w:p w14:paraId="73EEDFB1"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2E087CD7"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267FF18E"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17D59862"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WSDM</w:t>
            </w:r>
          </w:p>
        </w:tc>
        <w:tc>
          <w:tcPr>
            <w:tcW w:w="3520" w:type="dxa"/>
            <w:tcBorders>
              <w:top w:val="nil"/>
              <w:left w:val="nil"/>
              <w:bottom w:val="nil"/>
              <w:right w:val="nil"/>
            </w:tcBorders>
            <w:shd w:val="clear" w:color="auto" w:fill="auto"/>
            <w:noWrap/>
            <w:vAlign w:val="bottom"/>
            <w:hideMark/>
          </w:tcPr>
          <w:p w14:paraId="784394A1"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Stalk dry biomass</w:t>
            </w:r>
          </w:p>
        </w:tc>
        <w:tc>
          <w:tcPr>
            <w:tcW w:w="1500" w:type="dxa"/>
            <w:tcBorders>
              <w:top w:val="nil"/>
              <w:left w:val="nil"/>
              <w:bottom w:val="nil"/>
              <w:right w:val="nil"/>
            </w:tcBorders>
            <w:shd w:val="clear" w:color="auto" w:fill="auto"/>
            <w:noWrap/>
            <w:vAlign w:val="bottom"/>
            <w:hideMark/>
          </w:tcPr>
          <w:p w14:paraId="53A9EB0F"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38AB80FB"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42271063"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15629C4C"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WSFM</w:t>
            </w:r>
          </w:p>
        </w:tc>
        <w:tc>
          <w:tcPr>
            <w:tcW w:w="3520" w:type="dxa"/>
            <w:tcBorders>
              <w:top w:val="nil"/>
              <w:left w:val="nil"/>
              <w:bottom w:val="nil"/>
              <w:right w:val="nil"/>
            </w:tcBorders>
            <w:shd w:val="clear" w:color="auto" w:fill="auto"/>
            <w:noWrap/>
            <w:vAlign w:val="bottom"/>
            <w:hideMark/>
          </w:tcPr>
          <w:p w14:paraId="0312BC92"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Stalk fresh biomass</w:t>
            </w:r>
          </w:p>
        </w:tc>
        <w:tc>
          <w:tcPr>
            <w:tcW w:w="1500" w:type="dxa"/>
            <w:tcBorders>
              <w:top w:val="nil"/>
              <w:left w:val="nil"/>
              <w:bottom w:val="nil"/>
              <w:right w:val="nil"/>
            </w:tcBorders>
            <w:shd w:val="clear" w:color="auto" w:fill="auto"/>
            <w:noWrap/>
            <w:vAlign w:val="bottom"/>
            <w:hideMark/>
          </w:tcPr>
          <w:p w14:paraId="00D8DFEB"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t ha</w:t>
            </w:r>
            <w:r w:rsidRPr="00E85D08">
              <w:rPr>
                <w:rFonts w:ascii="Times New Roman" w:eastAsia="Times New Roman" w:hAnsi="Times New Roman" w:cs="Times New Roman"/>
                <w:color w:val="000000"/>
                <w:sz w:val="18"/>
                <w:szCs w:val="18"/>
                <w:vertAlign w:val="superscript"/>
                <w:lang w:val="en-US"/>
              </w:rPr>
              <w:t>-1</w:t>
            </w:r>
          </w:p>
        </w:tc>
        <w:tc>
          <w:tcPr>
            <w:tcW w:w="2040" w:type="dxa"/>
            <w:tcBorders>
              <w:top w:val="nil"/>
              <w:left w:val="nil"/>
              <w:bottom w:val="nil"/>
              <w:right w:val="nil"/>
            </w:tcBorders>
            <w:shd w:val="clear" w:color="auto" w:fill="auto"/>
            <w:noWrap/>
            <w:vAlign w:val="bottom"/>
            <w:hideMark/>
          </w:tcPr>
          <w:p w14:paraId="1B12FAAA"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Biomass Accumulation</w:t>
            </w:r>
          </w:p>
        </w:tc>
      </w:tr>
      <w:tr w:rsidR="00E85D08" w:rsidRPr="00E85D08" w14:paraId="184C5153" w14:textId="77777777" w:rsidTr="00821874">
        <w:trPr>
          <w:trHeight w:val="220"/>
          <w:jc w:val="center"/>
        </w:trPr>
        <w:tc>
          <w:tcPr>
            <w:tcW w:w="1600" w:type="dxa"/>
            <w:tcBorders>
              <w:top w:val="nil"/>
              <w:left w:val="nil"/>
              <w:bottom w:val="nil"/>
              <w:right w:val="nil"/>
            </w:tcBorders>
            <w:shd w:val="clear" w:color="auto" w:fill="auto"/>
            <w:noWrap/>
            <w:vAlign w:val="bottom"/>
            <w:hideMark/>
          </w:tcPr>
          <w:p w14:paraId="6FAC7B58" w14:textId="77777777" w:rsidR="00E85D08" w:rsidRPr="00E85D08" w:rsidRDefault="00E85D08" w:rsidP="00E85D08">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SLENG</w:t>
            </w:r>
          </w:p>
        </w:tc>
        <w:tc>
          <w:tcPr>
            <w:tcW w:w="3520" w:type="dxa"/>
            <w:tcBorders>
              <w:top w:val="nil"/>
              <w:left w:val="nil"/>
              <w:bottom w:val="nil"/>
              <w:right w:val="nil"/>
            </w:tcBorders>
            <w:shd w:val="clear" w:color="auto" w:fill="auto"/>
            <w:noWrap/>
            <w:vAlign w:val="bottom"/>
            <w:hideMark/>
          </w:tcPr>
          <w:p w14:paraId="4704CB2A"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Stalk length</w:t>
            </w:r>
          </w:p>
        </w:tc>
        <w:tc>
          <w:tcPr>
            <w:tcW w:w="1500" w:type="dxa"/>
            <w:tcBorders>
              <w:top w:val="nil"/>
              <w:left w:val="nil"/>
              <w:bottom w:val="nil"/>
              <w:right w:val="nil"/>
            </w:tcBorders>
            <w:shd w:val="clear" w:color="auto" w:fill="auto"/>
            <w:noWrap/>
            <w:vAlign w:val="bottom"/>
            <w:hideMark/>
          </w:tcPr>
          <w:p w14:paraId="1DF2EF30"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m</w:t>
            </w:r>
          </w:p>
        </w:tc>
        <w:tc>
          <w:tcPr>
            <w:tcW w:w="2040" w:type="dxa"/>
            <w:tcBorders>
              <w:top w:val="nil"/>
              <w:left w:val="nil"/>
              <w:bottom w:val="nil"/>
              <w:right w:val="nil"/>
            </w:tcBorders>
            <w:shd w:val="clear" w:color="auto" w:fill="auto"/>
            <w:noWrap/>
            <w:vAlign w:val="bottom"/>
            <w:hideMark/>
          </w:tcPr>
          <w:p w14:paraId="0BCED19E" w14:textId="77777777" w:rsidR="00E85D08" w:rsidRPr="00E85D08" w:rsidRDefault="00E85D08" w:rsidP="00E85D08">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Plant extension</w:t>
            </w:r>
          </w:p>
        </w:tc>
      </w:tr>
      <w:tr w:rsidR="00D867B3" w:rsidRPr="00E85D08" w14:paraId="35D09314" w14:textId="77777777" w:rsidTr="00821874">
        <w:trPr>
          <w:trHeight w:val="220"/>
          <w:jc w:val="center"/>
        </w:trPr>
        <w:tc>
          <w:tcPr>
            <w:tcW w:w="1600" w:type="dxa"/>
            <w:tcBorders>
              <w:top w:val="nil"/>
              <w:left w:val="nil"/>
              <w:bottom w:val="single" w:sz="4" w:space="0" w:color="auto"/>
              <w:right w:val="nil"/>
            </w:tcBorders>
            <w:shd w:val="clear" w:color="auto" w:fill="auto"/>
            <w:noWrap/>
            <w:vAlign w:val="bottom"/>
          </w:tcPr>
          <w:p w14:paraId="42D89619" w14:textId="77777777" w:rsidR="00D867B3" w:rsidRPr="00E85D08" w:rsidRDefault="00D867B3" w:rsidP="00D867B3">
            <w:pPr>
              <w:spacing w:after="0" w:line="240" w:lineRule="auto"/>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RLD</w:t>
            </w:r>
          </w:p>
        </w:tc>
        <w:tc>
          <w:tcPr>
            <w:tcW w:w="3520" w:type="dxa"/>
            <w:tcBorders>
              <w:top w:val="nil"/>
              <w:left w:val="nil"/>
              <w:bottom w:val="single" w:sz="4" w:space="0" w:color="auto"/>
              <w:right w:val="nil"/>
            </w:tcBorders>
            <w:shd w:val="clear" w:color="auto" w:fill="auto"/>
            <w:noWrap/>
            <w:vAlign w:val="bottom"/>
          </w:tcPr>
          <w:p w14:paraId="0A0318B9" w14:textId="77777777" w:rsidR="00D867B3" w:rsidRPr="00E85D08" w:rsidRDefault="00D867B3" w:rsidP="00D867B3">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Root length density</w:t>
            </w:r>
          </w:p>
        </w:tc>
        <w:tc>
          <w:tcPr>
            <w:tcW w:w="1500" w:type="dxa"/>
            <w:tcBorders>
              <w:top w:val="nil"/>
              <w:left w:val="nil"/>
              <w:bottom w:val="single" w:sz="4" w:space="0" w:color="auto"/>
              <w:right w:val="nil"/>
            </w:tcBorders>
            <w:shd w:val="clear" w:color="auto" w:fill="auto"/>
            <w:noWrap/>
            <w:vAlign w:val="bottom"/>
          </w:tcPr>
          <w:p w14:paraId="33D82A4E" w14:textId="77777777" w:rsidR="00D867B3" w:rsidRPr="00E85D08" w:rsidRDefault="00D867B3" w:rsidP="00D867B3">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cm cm</w:t>
            </w:r>
            <w:r w:rsidRPr="00E85D08">
              <w:rPr>
                <w:rFonts w:ascii="Times New Roman" w:eastAsia="Times New Roman" w:hAnsi="Times New Roman" w:cs="Times New Roman"/>
                <w:color w:val="000000"/>
                <w:sz w:val="18"/>
                <w:szCs w:val="18"/>
                <w:vertAlign w:val="superscript"/>
                <w:lang w:val="en-US"/>
              </w:rPr>
              <w:t>-3</w:t>
            </w:r>
          </w:p>
        </w:tc>
        <w:tc>
          <w:tcPr>
            <w:tcW w:w="2040" w:type="dxa"/>
            <w:tcBorders>
              <w:top w:val="nil"/>
              <w:left w:val="nil"/>
              <w:bottom w:val="single" w:sz="4" w:space="0" w:color="auto"/>
              <w:right w:val="nil"/>
            </w:tcBorders>
            <w:shd w:val="clear" w:color="auto" w:fill="auto"/>
            <w:noWrap/>
            <w:vAlign w:val="bottom"/>
          </w:tcPr>
          <w:p w14:paraId="06DBB58D" w14:textId="77777777" w:rsidR="00D867B3" w:rsidRPr="00E85D08" w:rsidRDefault="00D867B3" w:rsidP="00D867B3">
            <w:pPr>
              <w:spacing w:after="0" w:line="240" w:lineRule="auto"/>
              <w:jc w:val="center"/>
              <w:rPr>
                <w:rFonts w:ascii="Times New Roman" w:eastAsia="Times New Roman" w:hAnsi="Times New Roman" w:cs="Times New Roman"/>
                <w:color w:val="000000"/>
                <w:sz w:val="18"/>
                <w:szCs w:val="18"/>
                <w:lang w:val="en-US"/>
              </w:rPr>
            </w:pPr>
            <w:r w:rsidRPr="00E85D08">
              <w:rPr>
                <w:rFonts w:ascii="Times New Roman" w:eastAsia="Times New Roman" w:hAnsi="Times New Roman" w:cs="Times New Roman"/>
                <w:color w:val="000000"/>
                <w:sz w:val="18"/>
                <w:szCs w:val="18"/>
                <w:lang w:val="en-US"/>
              </w:rPr>
              <w:t>Root and water Stress</w:t>
            </w:r>
          </w:p>
        </w:tc>
      </w:tr>
    </w:tbl>
    <w:p w14:paraId="1DA72A3A" w14:textId="77777777" w:rsidR="00E85D08" w:rsidRPr="00E85D08" w:rsidRDefault="00E85D08" w:rsidP="00E85D08">
      <w:pPr>
        <w:autoSpaceDE w:val="0"/>
        <w:autoSpaceDN w:val="0"/>
        <w:adjustRightInd w:val="0"/>
        <w:spacing w:after="0" w:line="480" w:lineRule="auto"/>
        <w:ind w:firstLine="720"/>
        <w:jc w:val="both"/>
        <w:rPr>
          <w:rFonts w:ascii="Times New Roman" w:eastAsia="SimSun" w:hAnsi="Times New Roman" w:cs="Times New Roman"/>
          <w:bCs/>
          <w:color w:val="000000"/>
          <w:sz w:val="24"/>
          <w:szCs w:val="24"/>
          <w:lang w:val="en-US"/>
        </w:rPr>
      </w:pPr>
    </w:p>
    <w:p w14:paraId="2BDF21D2" w14:textId="656125C0" w:rsidR="00621E05" w:rsidRDefault="00E85D08" w:rsidP="00E85D08">
      <w:pPr>
        <w:pStyle w:val="Default"/>
        <w:spacing w:line="480" w:lineRule="auto"/>
        <w:ind w:firstLine="720"/>
        <w:jc w:val="both"/>
        <w:rPr>
          <w:rFonts w:eastAsia="Times New Roman"/>
          <w:bCs/>
          <w:color w:val="000000" w:themeColor="text1"/>
          <w:lang w:val="en-US" w:eastAsia="pt-BR"/>
        </w:rPr>
      </w:pPr>
      <w:r w:rsidRPr="00E85D08">
        <w:rPr>
          <w:rFonts w:eastAsia="Times New Roman"/>
          <w:bCs/>
          <w:color w:val="000000" w:themeColor="text1"/>
          <w:lang w:val="en-US" w:eastAsia="pt-BR"/>
        </w:rPr>
        <w:t xml:space="preserve">Differently from others sugarcane PBMs, sucrose accumulation is calculated in an internode basis </w:t>
      </w:r>
      <w:r w:rsidRPr="00E85D08">
        <w:rPr>
          <w:rFonts w:eastAsia="Times New Roman"/>
          <w:bCs/>
          <w:color w:val="000000" w:themeColor="text1"/>
          <w:lang w:val="en-US" w:eastAsia="pt-BR"/>
        </w:rPr>
        <w:fldChar w:fldCharType="begin" w:fldLock="1"/>
      </w:r>
      <w:r w:rsidR="00521BEE">
        <w:rPr>
          <w:rFonts w:eastAsia="Times New Roman"/>
          <w:bCs/>
          <w:color w:val="000000" w:themeColor="text1"/>
          <w:lang w:val="en-US" w:eastAsia="pt-BR"/>
        </w:rPr>
        <w:instrText>ADDIN CSL_CITATION { "citationItems" : [ { "id" : "ITEM-1", "itemData" : { "DOI" : "10.1016/j.phytochem.2007.04.023", "author" : [ { "dropping-particle" : "", "family" : "Uys", "given" : "Lafras", "non-dropping-particle" : "", "parse-names" : false, "suffix" : "" }, { "dropping-particle" : "", "family" : "Botha", "given" : "Frederik C", "non-dropping-particle" : "", "parse-names" : false, "suffix" : "" }, { "dropping-particle" : "", "family" : "Hofmeyr", "given" : "Jan-hendrik S", "non-dropping-particle" : "", "parse-names" : false, "suffix" : "" }, { "dropping-particle" : "", "family" : "Rohwer", "given" : "Johann M", "non-dropping-particle" : "", "parse-names" : false, "suffix" : "" } ], "id" : "ITEM-1", "issued" : { "date-parts" : [ [ "2007" ] ] }, "page" : "2375-2392", "title" : "Kinetic model of sucrose accumulation in maturing sugarcane culm tissue", "type" : "article-journal", "volume" : "68" }, "uris" : [ "http://www.mendeley.com/documents/?uuid=a0d2fdff-9475-4ecd-8737-ef1d2bead48b" ] } ], "mendeley" : { "formattedCitation" : "(Uys et al. 2007)", "plainTextFormattedCitation" : "(Uys et al. 2007)", "previouslyFormattedCitation" : "(Uys &lt;i&gt;et al.&lt;/i&gt;, 2007)" }, "properties" : { "noteIndex" : 0 }, "schema" : "https://github.com/citation-style-language/schema/raw/master/csl-citation.json" }</w:instrText>
      </w:r>
      <w:r w:rsidRPr="00E85D08">
        <w:rPr>
          <w:rFonts w:eastAsia="Times New Roman"/>
          <w:bCs/>
          <w:color w:val="000000" w:themeColor="text1"/>
          <w:lang w:val="en-US" w:eastAsia="pt-BR"/>
        </w:rPr>
        <w:fldChar w:fldCharType="separate"/>
      </w:r>
      <w:r w:rsidR="00521BEE" w:rsidRPr="00521BEE">
        <w:rPr>
          <w:rFonts w:eastAsia="Times New Roman"/>
          <w:bCs/>
          <w:noProof/>
          <w:color w:val="000000" w:themeColor="text1"/>
          <w:lang w:val="en-US" w:eastAsia="pt-BR"/>
        </w:rPr>
        <w:t>(Uys et al. 2007)</w:t>
      </w:r>
      <w:r w:rsidRPr="00E85D08">
        <w:rPr>
          <w:rFonts w:eastAsia="Times New Roman"/>
          <w:color w:val="000000" w:themeColor="text1"/>
          <w:lang w:val="en-US" w:eastAsia="pt-BR"/>
        </w:rPr>
        <w:fldChar w:fldCharType="end"/>
      </w:r>
      <w:r w:rsidRPr="00E85D08">
        <w:rPr>
          <w:rFonts w:eastAsia="Times New Roman"/>
          <w:bCs/>
          <w:color w:val="000000" w:themeColor="text1"/>
          <w:lang w:val="en-US" w:eastAsia="pt-BR"/>
        </w:rPr>
        <w:t xml:space="preserve">. The substrates partitioned to stalk dry mass </w:t>
      </w:r>
      <w:ins w:id="96" w:author="Quirijn de Jong van Lier" w:date="2017-08-22T14:58:00Z">
        <w:r w:rsidR="009B27F6">
          <w:rPr>
            <w:rFonts w:eastAsia="Times New Roman"/>
            <w:bCs/>
            <w:color w:val="000000" w:themeColor="text1"/>
            <w:lang w:val="en-US" w:eastAsia="pt-BR"/>
          </w:rPr>
          <w:t>are</w:t>
        </w:r>
      </w:ins>
      <w:del w:id="97" w:author="Quirijn de Jong van Lier" w:date="2017-08-22T14:58:00Z">
        <w:r w:rsidRPr="00E85D08" w:rsidDel="009B27F6">
          <w:rPr>
            <w:rFonts w:eastAsia="Times New Roman"/>
            <w:bCs/>
            <w:color w:val="000000" w:themeColor="text1"/>
            <w:lang w:val="en-US" w:eastAsia="pt-BR"/>
          </w:rPr>
          <w:delText>is</w:delText>
        </w:r>
      </w:del>
      <w:r w:rsidRPr="00E85D08">
        <w:rPr>
          <w:rFonts w:eastAsia="Times New Roman"/>
          <w:bCs/>
          <w:color w:val="000000" w:themeColor="text1"/>
          <w:lang w:val="en-US" w:eastAsia="pt-BR"/>
        </w:rPr>
        <w:t xml:space="preserve"> then partitioned between stalk structure and sucrose based on </w:t>
      </w:r>
      <w:ins w:id="98" w:author="Quirijn de Jong van Lier" w:date="2017-08-22T14:58:00Z">
        <w:r w:rsidR="009B27F6">
          <w:rPr>
            <w:rFonts w:eastAsia="Times New Roman"/>
            <w:bCs/>
            <w:color w:val="000000" w:themeColor="text1"/>
            <w:lang w:val="en-US" w:eastAsia="pt-BR"/>
          </w:rPr>
          <w:t>the</w:t>
        </w:r>
      </w:ins>
      <w:del w:id="99" w:author="Quirijn de Jong van Lier" w:date="2017-08-22T14:58:00Z">
        <w:r w:rsidRPr="00E85D08" w:rsidDel="009B27F6">
          <w:rPr>
            <w:rFonts w:eastAsia="Times New Roman"/>
            <w:bCs/>
            <w:color w:val="000000" w:themeColor="text1"/>
            <w:lang w:val="en-US" w:eastAsia="pt-BR"/>
          </w:rPr>
          <w:delText>by</w:delText>
        </w:r>
      </w:del>
      <w:r w:rsidRPr="00E85D08">
        <w:rPr>
          <w:rFonts w:eastAsia="Times New Roman"/>
          <w:bCs/>
          <w:color w:val="000000" w:themeColor="text1"/>
          <w:lang w:val="en-US" w:eastAsia="pt-BR"/>
        </w:rPr>
        <w:t xml:space="preserve"> sink capacity, the thermal age of the internode, and characteristics of the cultivar. The approach relies on the concept that exceeding substrates are stored as sucrose within the non-structural biomass of </w:t>
      </w:r>
      <w:r w:rsidRPr="00E85D08">
        <w:rPr>
          <w:rFonts w:eastAsia="Times New Roman"/>
          <w:bCs/>
          <w:color w:val="000000" w:themeColor="text1"/>
          <w:lang w:val="en-US" w:eastAsia="pt-BR"/>
        </w:rPr>
        <w:lastRenderedPageBreak/>
        <w:t>mature internodes, thus, is considered the fourth priority after leaves, roots and stalk fiber (storage of energy).</w:t>
      </w:r>
      <w:r>
        <w:rPr>
          <w:rFonts w:eastAsia="Times New Roman"/>
          <w:bCs/>
          <w:color w:val="000000" w:themeColor="text1"/>
          <w:lang w:val="en-US" w:eastAsia="pt-BR"/>
        </w:rPr>
        <w:t xml:space="preserve"> </w:t>
      </w:r>
    </w:p>
    <w:p w14:paraId="310BC33F" w14:textId="46856283" w:rsidR="00E85D08" w:rsidRDefault="00E85D08" w:rsidP="00E85D08">
      <w:pPr>
        <w:pStyle w:val="Default"/>
        <w:spacing w:line="480" w:lineRule="auto"/>
        <w:ind w:firstLine="720"/>
        <w:jc w:val="both"/>
        <w:rPr>
          <w:bCs/>
          <w:lang w:val="en-US"/>
        </w:rPr>
      </w:pPr>
      <w:r>
        <w:rPr>
          <w:bCs/>
          <w:lang w:val="en-US"/>
        </w:rPr>
        <w:t>Temperature and water stress effects on sucrose accumulation is</w:t>
      </w:r>
      <w:r w:rsidRPr="00C365B3">
        <w:rPr>
          <w:bCs/>
          <w:lang w:val="en-US"/>
        </w:rPr>
        <w:t xml:space="preserve"> indirectly acc</w:t>
      </w:r>
      <w:r>
        <w:rPr>
          <w:bCs/>
          <w:lang w:val="en-US"/>
        </w:rPr>
        <w:t>ounted by</w:t>
      </w:r>
      <w:r w:rsidRPr="00C365B3">
        <w:rPr>
          <w:bCs/>
          <w:lang w:val="en-US"/>
        </w:rPr>
        <w:t xml:space="preserve"> stalk </w:t>
      </w:r>
      <w:r>
        <w:rPr>
          <w:bCs/>
          <w:lang w:val="en-US"/>
        </w:rPr>
        <w:t>extension</w:t>
      </w:r>
      <w:r w:rsidRPr="00C365B3">
        <w:rPr>
          <w:bCs/>
          <w:lang w:val="en-US"/>
        </w:rPr>
        <w:t xml:space="preserve"> rate </w:t>
      </w:r>
      <w:r>
        <w:rPr>
          <w:bCs/>
          <w:lang w:val="en-US"/>
        </w:rPr>
        <w:t>because plant extension sensitivity to</w:t>
      </w:r>
      <w:r w:rsidRPr="00C365B3">
        <w:rPr>
          <w:bCs/>
          <w:lang w:val="en-US"/>
        </w:rPr>
        <w:t xml:space="preserve"> low temperatures</w:t>
      </w:r>
      <w:r>
        <w:rPr>
          <w:bCs/>
          <w:lang w:val="en-US"/>
        </w:rPr>
        <w:t xml:space="preserve"> and water stress is considered higher than on substrates production, mimicking</w:t>
      </w:r>
      <w:r w:rsidRPr="00C365B3">
        <w:rPr>
          <w:bCs/>
          <w:lang w:val="en-US"/>
        </w:rPr>
        <w:t xml:space="preserve"> the process of sucrose accumulation under conditions of middle water deficits and lower temperatures</w:t>
      </w:r>
      <w:r>
        <w:rPr>
          <w:bCs/>
          <w:lang w:val="en-US"/>
        </w:rPr>
        <w:t xml:space="preserve"> </w:t>
      </w:r>
      <w:r>
        <w:rPr>
          <w:bCs/>
          <w:lang w:val="en-US"/>
        </w:rPr>
        <w:fldChar w:fldCharType="begin" w:fldLock="1"/>
      </w:r>
      <w:r w:rsidR="00521BEE">
        <w:rPr>
          <w:bCs/>
          <w:lang w:val="en-US"/>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"id" : "ITEM-2", "itemData" : { "DOI" : "10.1016/j.phytochem.2007.04.023", "author" : [ { "dropping-particle" : "", "family" : "Uys", "given" : "Lafras", "non-dropping-particle" : "", "parse-names" : false, "suffix" : "" }, { "dropping-particle" : "", "family" : "Botha", "given" : "Frederik C", "non-dropping-particle" : "", "parse-names" : false, "suffix" : "" }, { "dropping-particle" : "", "family" : "Hofmeyr", "given" : "Jan-hendrik S", "non-dropping-particle" : "", "parse-names" : false, "suffix" : "" }, { "dropping-particle" : "", "family" : "Rohwer", "given" : "Johann M", "non-dropping-particle" : "", "parse-names" : false, "suffix" : "" } ], "id" : "ITEM-2", "issued" : { "date-parts" : [ [ "2007" ] ] }, "page" : "2375-2392", "title" : "Kinetic model of sucrose accumulation in maturing sugarcane culm tissue", "type" : "article-journal", "volume" : "68" }, "uris" : [ "http://www.mendeley.com/documents/?uuid=a0d2fdff-9475-4ecd-8737-ef1d2bead48b" ] }, { "id" : "ITEM-3", "itemData" : { "DOI" : "10.1016/j.fcr.2004.01.018", "ISSN" : "03784290", "abstract" : "In Australia about 60% of sugar produced from sugarcane depends to some extent on irrigation. Regional water supplies are often limited and the pressure on irrigators to defend or improve their farming practices can be quite severe. Compared to other crops, little is known about how far water can be stretched in sugarcane without affecting sugar yield. In particular, there is little information on the response of important yield forming processes to soil water deficits. Two experiments were designed to follow the effect of increasing soil water deficit (SWD) on processes such as leaf appearance, leaf and stalk extension, leaf area development, biomass and sucrose accumulation and dry matter partitioning. The first experiment was designed to coincide with a period of high evaporative demand and the second experiment with a period of low evaporative demand. As SWD increased in the first experiment reductions occurred first in leaf and stalk extension rate, then in green leaves per stalk, then in biomass accumulation and finally in sucrose accumulation. The data indicated that irrigation can be used more sparingly since biomass accumulation (hence net photosynthesis) can tolerate greater deficits than previously recognized. Water stress resulted in marked changes in dry matter partitioning. In the second experiment sucrose yield was increased at one point to more than 3 t/ha over the yield of the control treatment. Dry matter was diverted from tops (green leaves and immature stem) and from stalk fibre to make up the additional sucrose yield. Simple crop measurements (leaf or stalk extension, green leaf number) are suggested as indicators of when to irrigate to avoid reductions in biomass accumulation or when to harvest in order to benefit most from changes in dry matter partitioning due to water stress. Suggestions are also made for improving process level growth models of sugarcane. ?? 2004 Elsevier B.V. All rights reserved.", "author" : [ { "dropping-particle" : "", "family" : "Inman-Bamber", "given" : "N. G.", "non-dropping-particle" : "", "parse-names" : false, "suffix" : "" } ], "container-title" : "Field Crops Research", "id" : "ITEM-3", "issue" : "1", "issued" : { "date-parts" : [ [ "2004" ] ] }, "page" : "107-122", "title" : "Sugarcane water stress criteria for irrigation and drying off", "type" : "article-journal", "volume" : "89" }, "uris" : [ "http://www.mendeley.com/documents/?uuid=bb80072e-822f-4f0d-99fb-f3f0fd2a3745" ] } ], "mendeley" : { "formattedCitation" : "(F. R. Marin and Jones 2014; Uys et al. 2007; Inman-Bamber 2004)", "plainTextFormattedCitation" : "(F. R. Marin and Jones 2014; Uys et al. 2007; Inman-Bamber 2004)", "previouslyFormattedCitation" : "(Inman-Bamber, 2004; Marin e Jones, 2014; Uys &lt;i&gt;et al.&lt;/i&gt;, 2007)" }, "properties" : { "noteIndex" : 0 }, "schema" : "https://github.com/citation-style-language/schema/raw/master/csl-citation.json" }</w:instrText>
      </w:r>
      <w:r>
        <w:rPr>
          <w:bCs/>
          <w:lang w:val="en-US"/>
        </w:rPr>
        <w:fldChar w:fldCharType="separate"/>
      </w:r>
      <w:r w:rsidR="00521BEE" w:rsidRPr="00521BEE">
        <w:rPr>
          <w:bCs/>
          <w:noProof/>
          <w:lang w:val="en-US"/>
        </w:rPr>
        <w:t>(F. R. Marin and Jones 2014; Uys et al. 2007; Inman-Bamber 2004)</w:t>
      </w:r>
      <w:r>
        <w:rPr>
          <w:bCs/>
          <w:lang w:val="en-US"/>
        </w:rPr>
        <w:fldChar w:fldCharType="end"/>
      </w:r>
      <w:r w:rsidRPr="00C365B3">
        <w:rPr>
          <w:bCs/>
          <w:lang w:val="en-US"/>
        </w:rPr>
        <w:t>.</w:t>
      </w:r>
    </w:p>
    <w:p w14:paraId="684FD28D" w14:textId="39179267" w:rsidR="00E2467D" w:rsidRPr="00297DE1" w:rsidRDefault="006878B5" w:rsidP="00E85D08">
      <w:pPr>
        <w:pStyle w:val="Default"/>
        <w:spacing w:line="480" w:lineRule="auto"/>
        <w:ind w:firstLine="720"/>
        <w:jc w:val="both"/>
        <w:rPr>
          <w:bCs/>
          <w:lang w:val="en-US"/>
        </w:rPr>
      </w:pPr>
      <w:commentRangeStart w:id="100"/>
      <w:r>
        <w:rPr>
          <w:bCs/>
          <w:lang w:val="en-US"/>
        </w:rPr>
        <w:t>To simulate soil water balance,</w:t>
      </w:r>
      <w:r w:rsidR="00682141">
        <w:rPr>
          <w:bCs/>
          <w:lang w:val="en-US"/>
        </w:rPr>
        <w:t xml:space="preserve"> </w:t>
      </w:r>
      <w:ins w:id="101" w:author="Quirijn de Jong van Lier" w:date="2017-08-22T14:59:00Z">
        <w:r w:rsidR="009B27F6">
          <w:rPr>
            <w:bCs/>
            <w:lang w:val="en-US"/>
          </w:rPr>
          <w:t xml:space="preserve">the </w:t>
        </w:r>
      </w:ins>
      <w:r w:rsidR="00682141">
        <w:rPr>
          <w:bCs/>
          <w:lang w:val="en-US"/>
        </w:rPr>
        <w:t xml:space="preserve">SAMUCA standalone </w:t>
      </w:r>
      <w:r w:rsidR="00897FDF">
        <w:rPr>
          <w:bCs/>
          <w:lang w:val="en-US"/>
        </w:rPr>
        <w:t>version</w:t>
      </w:r>
      <w:r w:rsidR="00897FDF" w:rsidRPr="00897FDF">
        <w:rPr>
          <w:bCs/>
          <w:lang w:val="en-US"/>
        </w:rPr>
        <w:t xml:space="preserve"> </w:t>
      </w:r>
      <w:ins w:id="102" w:author="Quirijn de Jong van Lier" w:date="2017-08-22T14:59:00Z">
        <w:r w:rsidR="009B27F6">
          <w:rPr>
            <w:bCs/>
            <w:lang w:val="en-US"/>
          </w:rPr>
          <w:t xml:space="preserve">employs a </w:t>
        </w:r>
        <w:r w:rsidR="009B27F6" w:rsidRPr="00897FDF">
          <w:rPr>
            <w:bCs/>
            <w:lang w:val="en-US"/>
          </w:rPr>
          <w:t>simple ‘tipping bucket’ routine</w:t>
        </w:r>
        <w:r w:rsidR="009B27F6">
          <w:rPr>
            <w:bCs/>
            <w:lang w:val="en-US"/>
          </w:rPr>
          <w:t xml:space="preserve">, </w:t>
        </w:r>
      </w:ins>
      <w:del w:id="103" w:author="Quirijn de Jong van Lier" w:date="2017-08-22T14:59:00Z">
        <w:r w:rsidR="00897FDF" w:rsidDel="009B27F6">
          <w:rPr>
            <w:bCs/>
            <w:lang w:val="en-US"/>
          </w:rPr>
          <w:delText xml:space="preserve">firstly </w:delText>
        </w:r>
      </w:del>
      <w:r w:rsidR="00897FDF">
        <w:rPr>
          <w:bCs/>
          <w:lang w:val="en-US"/>
        </w:rPr>
        <w:t>distribut</w:t>
      </w:r>
      <w:ins w:id="104" w:author="Quirijn de Jong van Lier" w:date="2017-08-22T15:00:00Z">
        <w:r w:rsidR="009B27F6">
          <w:rPr>
            <w:bCs/>
            <w:lang w:val="en-US"/>
          </w:rPr>
          <w:t>ing</w:t>
        </w:r>
      </w:ins>
      <w:del w:id="105" w:author="Quirijn de Jong van Lier" w:date="2017-08-22T15:00:00Z">
        <w:r w:rsidR="00897FDF" w:rsidDel="009B27F6">
          <w:rPr>
            <w:bCs/>
            <w:lang w:val="en-US"/>
          </w:rPr>
          <w:delText>e</w:delText>
        </w:r>
      </w:del>
      <w:r w:rsidR="00897FDF">
        <w:rPr>
          <w:bCs/>
          <w:lang w:val="en-US"/>
        </w:rPr>
        <w:t xml:space="preserve"> downwards the </w:t>
      </w:r>
      <w:r w:rsidR="00BA018B">
        <w:rPr>
          <w:bCs/>
          <w:lang w:val="en-US"/>
        </w:rPr>
        <w:t xml:space="preserve">daily </w:t>
      </w:r>
      <w:r w:rsidR="00897FDF">
        <w:rPr>
          <w:bCs/>
          <w:lang w:val="en-US"/>
        </w:rPr>
        <w:t xml:space="preserve">amount of </w:t>
      </w:r>
      <w:r w:rsidR="00BA018B">
        <w:rPr>
          <w:bCs/>
          <w:lang w:val="en-US"/>
        </w:rPr>
        <w:t>rainfall and/or irrigation</w:t>
      </w:r>
      <w:r w:rsidR="00897FDF">
        <w:rPr>
          <w:bCs/>
          <w:lang w:val="en-US"/>
        </w:rPr>
        <w:t xml:space="preserve"> added to the soil</w:t>
      </w:r>
      <w:r>
        <w:rPr>
          <w:bCs/>
          <w:lang w:val="en-US"/>
        </w:rPr>
        <w:t xml:space="preserve"> </w:t>
      </w:r>
      <w:r w:rsidR="005C66A2">
        <w:rPr>
          <w:bCs/>
          <w:lang w:val="en-US"/>
        </w:rPr>
        <w:t>(</w:t>
      </w:r>
      <w:r>
        <w:rPr>
          <w:bCs/>
          <w:lang w:val="en-US"/>
        </w:rPr>
        <w:t>top</w:t>
      </w:r>
      <w:r w:rsidR="00897FDF">
        <w:rPr>
          <w:bCs/>
          <w:lang w:val="en-US"/>
        </w:rPr>
        <w:t xml:space="preserve"> layer</w:t>
      </w:r>
      <w:r w:rsidR="005C66A2">
        <w:rPr>
          <w:bCs/>
          <w:lang w:val="en-US"/>
        </w:rPr>
        <w:t>)</w:t>
      </w:r>
      <w:del w:id="106" w:author="Quirijn de Jong van Lier" w:date="2017-08-22T15:00:00Z">
        <w:r w:rsidR="00897FDF" w:rsidDel="009B27F6">
          <w:rPr>
            <w:bCs/>
            <w:lang w:val="en-US"/>
          </w:rPr>
          <w:delText xml:space="preserve"> </w:delText>
        </w:r>
        <w:r w:rsidR="00897FDF" w:rsidRPr="00897FDF" w:rsidDel="009B27F6">
          <w:rPr>
            <w:bCs/>
            <w:lang w:val="en-US"/>
          </w:rPr>
          <w:delText>in a</w:delText>
        </w:r>
      </w:del>
      <w:del w:id="107" w:author="Quirijn de Jong van Lier" w:date="2017-08-22T14:59:00Z">
        <w:r w:rsidR="00897FDF" w:rsidRPr="00897FDF" w:rsidDel="009B27F6">
          <w:rPr>
            <w:bCs/>
            <w:lang w:val="en-US"/>
          </w:rPr>
          <w:delText xml:space="preserve"> simple ‘tipping bucket’ routine</w:delText>
        </w:r>
      </w:del>
      <w:r w:rsidR="00897FDF" w:rsidRPr="00897FDF">
        <w:rPr>
          <w:bCs/>
          <w:lang w:val="en-US"/>
        </w:rPr>
        <w:t>. Next, water is redistributed</w:t>
      </w:r>
      <w:r w:rsidR="00897FDF">
        <w:rPr>
          <w:bCs/>
          <w:lang w:val="en-US"/>
        </w:rPr>
        <w:t xml:space="preserve"> </w:t>
      </w:r>
      <w:r w:rsidR="00BA018B">
        <w:rPr>
          <w:bCs/>
          <w:lang w:val="en-US"/>
        </w:rPr>
        <w:t xml:space="preserve">based on </w:t>
      </w:r>
      <w:r w:rsidR="00682141">
        <w:rPr>
          <w:bCs/>
          <w:lang w:val="en-US"/>
        </w:rPr>
        <w:t xml:space="preserve">the potential gradient </w:t>
      </w:r>
      <w:ins w:id="108" w:author="Quirijn de Jong van Lier" w:date="2017-08-22T15:00:00Z">
        <w:r w:rsidR="009B27F6">
          <w:rPr>
            <w:bCs/>
            <w:lang w:val="en-US"/>
          </w:rPr>
          <w:t xml:space="preserve">and the </w:t>
        </w:r>
      </w:ins>
      <w:del w:id="109" w:author="Quirijn de Jong van Lier" w:date="2017-08-22T15:00:00Z">
        <w:r w:rsidR="00682141" w:rsidDel="009B27F6">
          <w:rPr>
            <w:bCs/>
            <w:lang w:val="en-US"/>
          </w:rPr>
          <w:delText xml:space="preserve">described by the classical work of Darcy </w:delText>
        </w:r>
        <w:r w:rsidR="00682141" w:rsidDel="009B27F6">
          <w:rPr>
            <w:bCs/>
            <w:lang w:val="en-US"/>
          </w:rPr>
          <w:fldChar w:fldCharType="begin" w:fldLock="1"/>
        </w:r>
        <w:r w:rsidR="00682141" w:rsidDel="009B27F6">
          <w:rPr>
            <w:bCs/>
            <w:lang w:val="en-US"/>
          </w:rPr>
          <w:delInstrText>ADDIN CSL_CITATION { "citationItems" : [ { "id" : "ITEM-1", "itemData" : { "author" : [ { "dropping-particle" : "", "family" : "Darcy", "given" : "Henry Philibert Gaspard", "non-dropping-particle" : "", "parse-names" : false, "suffix" : "" } ], "id" : "ITEM-1", "issued" : { "date-parts" : [ [ "1856" ] ] }, "title" : "D{\u00e8}termination des lois d'{\u00e8}coulement de l'eau {\u00e0} travers le sable", "type" : "book" }, "suppress-author" : 1, "uris" : [ "http://www.mendeley.com/documents/?uuid=569cb670-4904-44af-abcd-efb26166e1a1" ] } ], "mendeley" : { "formattedCitation" : "(1856)", "plainTextFormattedCitation" : "(1856)", "previouslyFormattedCitation" : "(1856)" }, "properties" : { "noteIndex" : 0 }, "schema" : "https://github.com/citation-style-language/schema/raw/master/csl-citation.json" }</w:delInstrText>
        </w:r>
        <w:r w:rsidR="00682141" w:rsidDel="009B27F6">
          <w:rPr>
            <w:bCs/>
            <w:lang w:val="en-US"/>
          </w:rPr>
          <w:fldChar w:fldCharType="separate"/>
        </w:r>
        <w:r w:rsidR="00682141" w:rsidRPr="00682141" w:rsidDel="009B27F6">
          <w:rPr>
            <w:bCs/>
            <w:noProof/>
            <w:lang w:val="en-US"/>
          </w:rPr>
          <w:delText>(1856)</w:delText>
        </w:r>
        <w:r w:rsidR="00682141" w:rsidDel="009B27F6">
          <w:rPr>
            <w:bCs/>
            <w:lang w:val="en-US"/>
          </w:rPr>
          <w:fldChar w:fldCharType="end"/>
        </w:r>
        <w:r w:rsidR="006313CC" w:rsidDel="009B27F6">
          <w:rPr>
            <w:bCs/>
            <w:lang w:val="en-US"/>
          </w:rPr>
          <w:delText xml:space="preserve"> and</w:delText>
        </w:r>
        <w:r w:rsidR="00682141" w:rsidDel="009B27F6">
          <w:rPr>
            <w:bCs/>
            <w:lang w:val="en-US"/>
          </w:rPr>
          <w:delText xml:space="preserve"> Buckingham </w:delText>
        </w:r>
        <w:r w:rsidR="00682141" w:rsidDel="009B27F6">
          <w:rPr>
            <w:bCs/>
            <w:lang w:val="en-US"/>
          </w:rPr>
          <w:fldChar w:fldCharType="begin" w:fldLock="1"/>
        </w:r>
        <w:r w:rsidR="00CE568C" w:rsidDel="009B27F6">
          <w:rPr>
            <w:bCs/>
            <w:lang w:val="en-US"/>
          </w:rPr>
          <w:delInstrText>ADDIN CSL_CITATION { "citationItems" : [ { "id" : "ITEM-1", "itemData" : { "author" : [ { "dropping-particle" : "", "family" : "Buckingham", "given" : "Edgar", "non-dropping-particle" : "", "parse-names" : false, "suffix" : "" } ], "id" : "ITEM-1", "issued" : { "date-parts" : [ [ "1907" ] ] }, "publisher" : "Govt. Print. Off.", "title" : "Studies on the movement of soil moisture", "type" : "article-journal" }, "suppress-author" : 1, "uris" : [ "http://www.mendeley.com/documents/?uuid=a848cc37-2db2-4a34-98d9-e3bcb5f0be84" ] } ], "mendeley" : { "formattedCitation" : "(1907)", "plainTextFormattedCitation" : "(1907)", "previouslyFormattedCitation" : "(1907)" }, "properties" : { "noteIndex" : 0 }, "schema" : "https://github.com/citation-style-language/schema/raw/master/csl-citation.json" }</w:delInstrText>
        </w:r>
        <w:r w:rsidR="00682141" w:rsidDel="009B27F6">
          <w:rPr>
            <w:bCs/>
            <w:lang w:val="en-US"/>
          </w:rPr>
          <w:fldChar w:fldCharType="separate"/>
        </w:r>
        <w:r w:rsidR="00682141" w:rsidRPr="00682141" w:rsidDel="009B27F6">
          <w:rPr>
            <w:bCs/>
            <w:noProof/>
            <w:lang w:val="en-US"/>
          </w:rPr>
          <w:delText>(1907)</w:delText>
        </w:r>
        <w:r w:rsidR="00682141" w:rsidDel="009B27F6">
          <w:rPr>
            <w:bCs/>
            <w:lang w:val="en-US"/>
          </w:rPr>
          <w:fldChar w:fldCharType="end"/>
        </w:r>
        <w:r w:rsidR="006313CC" w:rsidDel="009B27F6">
          <w:rPr>
            <w:bCs/>
            <w:lang w:val="en-US"/>
          </w:rPr>
          <w:delText xml:space="preserve">, known as the </w:delText>
        </w:r>
      </w:del>
      <w:r w:rsidR="006313CC">
        <w:rPr>
          <w:bCs/>
          <w:lang w:val="en-US"/>
        </w:rPr>
        <w:t xml:space="preserve">Richards equation </w:t>
      </w:r>
      <w:commentRangeEnd w:id="100"/>
      <w:r w:rsidR="009B27F6">
        <w:rPr>
          <w:rStyle w:val="Refdecomentrio"/>
          <w:rFonts w:asciiTheme="minorHAnsi" w:eastAsiaTheme="minorHAnsi" w:hAnsiTheme="minorHAnsi" w:cstheme="minorBidi"/>
          <w:color w:val="auto"/>
        </w:rPr>
        <w:commentReference w:id="100"/>
      </w:r>
      <w:r w:rsidR="006313CC">
        <w:rPr>
          <w:bCs/>
          <w:lang w:val="en-US"/>
        </w:rPr>
        <w:fldChar w:fldCharType="begin" w:fldLock="1"/>
      </w:r>
      <w:r w:rsidR="00521BEE">
        <w:rPr>
          <w:bCs/>
          <w:lang w:val="en-US"/>
        </w:rPr>
        <w:instrText>ADDIN CSL_CITATION { "citationItems" : [ { "id" : "ITEM-1", "itemData" : { "author" : [ { "dropping-particle" : "", "family" : "Knight", "given" : "John", "non-dropping-particle" : "", "parse-names" : false, "suffix" : "" }, { "dropping-particle" : "", "family" : "Raats", "given" : "Peter", "non-dropping-particle" : "", "parse-names" : false, "suffix" : "" } ], "container-title" : "EGU General Assembly Conference Abstracts", "id" : "ITEM-1", "issued" : { "date-parts" : [ [ "2016" ] ] }, "page" : "10980", "title" : "The contributions of Lewis Fry Richardson to drainage theory, soil physics, and the soil-plant-atmosphere continuum", "type" : "paper-conference", "volume" : "18" }, "uris" : [ "http://www.mendeley.com/documents/?uuid=e7a56856-30e3-4a68-8761-0a692eea87b8" ] }, { "id" : "ITEM-2", "itemData" : { "author" : [ { "dropping-particle" : "", "family" : "Richards", "given" : "Lorenzo Adolph", "non-dropping-particle" : "", "parse-names" : false, "suffix" : "" } ], "container-title" : "Physics", "id" : "ITEM-2", "issue" : "5", "issued" : { "date-parts" : [ [ "1931" ] ] }, "page" : "318-333", "publisher" : "AIP", "title" : "Capillary conduction of liquids through porous mediums", "type" : "article-journal", "volume" : "1" }, "uris" : [ "http://www.mendeley.com/documents/?uuid=ff9fc945-d94f-46e9-bd23-d975f2bc5802" ] } ], "mendeley" : { "formattedCitation" : "(Knight and Raats 2016; Richards 1931)", "plainTextFormattedCitation" : "(Knight and Raats 2016; Richards 1931)", "previouslyFormattedCitation" : "(Knight e Raats, 2016; Richards, 1931)" }, "properties" : { "noteIndex" : 0 }, "schema" : "https://github.com/citation-style-language/schema/raw/master/csl-citation.json" }</w:instrText>
      </w:r>
      <w:r w:rsidR="006313CC">
        <w:rPr>
          <w:bCs/>
          <w:lang w:val="en-US"/>
        </w:rPr>
        <w:fldChar w:fldCharType="separate"/>
      </w:r>
      <w:r w:rsidR="00521BEE" w:rsidRPr="00521BEE">
        <w:rPr>
          <w:bCs/>
          <w:noProof/>
          <w:lang w:val="en-US"/>
        </w:rPr>
        <w:t>(Knight and Raats 2016; Richards 1931)</w:t>
      </w:r>
      <w:r w:rsidR="006313CC">
        <w:rPr>
          <w:bCs/>
          <w:lang w:val="en-US"/>
        </w:rPr>
        <w:fldChar w:fldCharType="end"/>
      </w:r>
      <w:r w:rsidR="00367BCE">
        <w:rPr>
          <w:bCs/>
          <w:lang w:val="en-US"/>
        </w:rPr>
        <w:t xml:space="preserve">. </w:t>
      </w:r>
      <w:r w:rsidR="006313CC">
        <w:rPr>
          <w:bCs/>
          <w:lang w:val="en-US"/>
        </w:rPr>
        <w:t xml:space="preserve">For simplicity, the </w:t>
      </w:r>
      <w:commentRangeStart w:id="110"/>
      <w:r w:rsidR="006313CC">
        <w:rPr>
          <w:bCs/>
          <w:lang w:val="en-US"/>
        </w:rPr>
        <w:t>h</w:t>
      </w:r>
      <w:r w:rsidR="00CE568C">
        <w:rPr>
          <w:bCs/>
          <w:lang w:val="en-US"/>
        </w:rPr>
        <w:t>y</w:t>
      </w:r>
      <w:r w:rsidR="00367BCE">
        <w:rPr>
          <w:bCs/>
          <w:lang w:val="en-US"/>
        </w:rPr>
        <w:t>draulic conductivity</w:t>
      </w:r>
      <w:r w:rsidR="00CE568C">
        <w:rPr>
          <w:bCs/>
          <w:lang w:val="en-US"/>
        </w:rPr>
        <w:t xml:space="preserve"> (K)</w:t>
      </w:r>
      <w:r w:rsidR="00367BCE">
        <w:rPr>
          <w:bCs/>
          <w:lang w:val="en-US"/>
        </w:rPr>
        <w:t xml:space="preserve"> is assumed to be </w:t>
      </w:r>
      <w:r w:rsidR="00CE568C">
        <w:rPr>
          <w:bCs/>
          <w:lang w:val="en-US"/>
        </w:rPr>
        <w:t>exponentially r</w:t>
      </w:r>
      <w:r w:rsidR="00367BCE">
        <w:rPr>
          <w:bCs/>
          <w:lang w:val="en-US"/>
        </w:rPr>
        <w:t>elated to soil</w:t>
      </w:r>
      <w:r w:rsidR="006313CC">
        <w:rPr>
          <w:bCs/>
          <w:lang w:val="en-US"/>
        </w:rPr>
        <w:t xml:space="preserve"> w</w:t>
      </w:r>
      <w:ins w:id="111" w:author="Quirijn de Jong van Lier" w:date="2017-08-22T15:02:00Z">
        <w:r w:rsidR="009B27F6">
          <w:rPr>
            <w:bCs/>
            <w:lang w:val="en-US"/>
          </w:rPr>
          <w:t>ater content</w:t>
        </w:r>
      </w:ins>
      <w:del w:id="112" w:author="Quirijn de Jong van Lier" w:date="2017-08-22T15:02:00Z">
        <w:r w:rsidR="006313CC" w:rsidDel="009B27F6">
          <w:rPr>
            <w:bCs/>
            <w:lang w:val="en-US"/>
          </w:rPr>
          <w:delText>etness</w:delText>
        </w:r>
      </w:del>
      <w:r w:rsidR="006313CC">
        <w:rPr>
          <w:bCs/>
          <w:lang w:val="en-US"/>
        </w:rPr>
        <w:t>,</w:t>
      </w:r>
      <w:r w:rsidR="00A63F09">
        <w:rPr>
          <w:bCs/>
          <w:lang w:val="en-US"/>
        </w:rPr>
        <w:t xml:space="preserve"> </w:t>
      </w:r>
      <w:r w:rsidR="006313CC">
        <w:rPr>
          <w:bCs/>
          <w:lang w:val="en-US"/>
        </w:rPr>
        <w:t xml:space="preserve">to </w:t>
      </w:r>
      <w:r w:rsidR="00A63F09">
        <w:rPr>
          <w:bCs/>
          <w:lang w:val="en-US"/>
        </w:rPr>
        <w:t xml:space="preserve">saturated hydraulic conductivity and </w:t>
      </w:r>
      <w:r w:rsidR="006313CC">
        <w:rPr>
          <w:bCs/>
          <w:lang w:val="en-US"/>
        </w:rPr>
        <w:t xml:space="preserve">to </w:t>
      </w:r>
      <w:r w:rsidR="00A63F09">
        <w:rPr>
          <w:bCs/>
          <w:lang w:val="en-US"/>
        </w:rPr>
        <w:t>volumetric wa</w:t>
      </w:r>
      <w:r w:rsidR="00C34B12">
        <w:rPr>
          <w:bCs/>
          <w:lang w:val="en-US"/>
        </w:rPr>
        <w:t xml:space="preserve">ter content </w:t>
      </w:r>
      <w:commentRangeEnd w:id="110"/>
      <w:r w:rsidR="009B27F6">
        <w:rPr>
          <w:rStyle w:val="Refdecomentrio"/>
          <w:rFonts w:asciiTheme="minorHAnsi" w:eastAsiaTheme="minorHAnsi" w:hAnsiTheme="minorHAnsi" w:cstheme="minorBidi"/>
          <w:color w:val="auto"/>
        </w:rPr>
        <w:commentReference w:id="110"/>
      </w:r>
      <w:r w:rsidR="00C34B12">
        <w:rPr>
          <w:bCs/>
          <w:lang w:val="en-US"/>
        </w:rPr>
        <w:t>at saturation point</w:t>
      </w:r>
      <w:r w:rsidR="006313CC">
        <w:rPr>
          <w:bCs/>
          <w:lang w:val="en-US"/>
        </w:rPr>
        <w:t xml:space="preserve"> enabling a straightforward analytical solution</w:t>
      </w:r>
      <w:r w:rsidR="00C34B12">
        <w:rPr>
          <w:bCs/>
          <w:lang w:val="en-US"/>
        </w:rPr>
        <w:t xml:space="preserve"> (eq. 1) of Richards equation</w:t>
      </w:r>
      <w:r w:rsidR="006313CC">
        <w:rPr>
          <w:bCs/>
          <w:lang w:val="en-US"/>
        </w:rPr>
        <w:t xml:space="preserve"> </w:t>
      </w:r>
      <w:r w:rsidR="006313CC">
        <w:rPr>
          <w:bCs/>
          <w:lang w:val="en-US"/>
        </w:rPr>
        <w:fldChar w:fldCharType="begin" w:fldLock="1"/>
      </w:r>
      <w:r w:rsidR="00521BEE">
        <w:rPr>
          <w:bCs/>
          <w:lang w:val="en-US"/>
        </w:rPr>
        <w:instrText>ADDIN CSL_CITATION { "citationItems" : [ { "id" : "ITEM-1", "itemData" : { "author" : [ { "dropping-particle" : "", "family" : "Kendy", "given" : "E.", "non-dropping-particle" : "", "parse-names" : false, "suffix" : "" }, { "dropping-particle" : "", "family" : "Gerard-Marchant", "given" : "P.", "non-dropping-particle" : "", "parse-names" : false, "suffix" : "" }, { "dropping-particle" : "", "family" : "Walter", "given" : "M.T.", "non-dropping-particle" : "", "parse-names" : false, "suffix" : "" }, { "dropping-particle" : "", "family" : "Zhang", "given" : "Y.", "non-dropping-particle" : "", "parse-names" : false, "suffix" : "" }, { "dropping-particle" : "", "family" : "Liu", "given" : "C.", "non-dropping-particle" : "", "parse-names" : false, "suffix" : "" }, { "dropping-particle" : "", "family" : "Steenhuis", "given" : "T.S.", "non-dropping-particle" : "", "parse-names" : false, "suffix" : "" } ], "container-title" : "Hydrological Processes", "id" : "ITEM-1", "issued" : { "date-parts" : [ [ "2003" ] ] }, "page" : "2011-2031", "title" : "A soil-water-balance approach to quantify groundwater recharge from irrigated cropland in the North China Plain", "type" : "article-journal", "volume" : "17" }, "uris" : [ "http://www.mendeley.com/documents/?uuid=bad0a7c1-e2d7-4c75-b08e-995af693d847" ] }, { "id" : "ITEM-2", "itemData" : { "ISBN" : "1-58112-999-8", "author" : [ { "dropping-particle" : "", "family" : "Teh", "given" : "Christopher", "non-dropping-particle" : "", "parse-names" : false, "suffix" : "" } ], "edition" : "1st", "id" : "ITEM-2", "issued" : { "date-parts" : [ [ "2006" ] ] }, "number-of-pages" : "256", "publisher" : "Brown Walker Press", "publisher-place" : "Boca Raton, Florida (USA)", "title" : "Introduction to mathematical modeling of crop growth: How the equations are derived and assembled into a computer model", "type" : "book" }, "uris" : [ "http://www.mendeley.com/documents/?uuid=5cd4cb77-7593-4e54-9ad1-5e966b7659d6" ] }, { "id" : "ITEM-3",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"ITEM-3", "issue" : "1", "issued" : { "date-parts" : [ [ "2014" ] ] }, "page" : "1-16", "title" : "Process-based simple model for simulating sugarcane growth and production", "type" : "article-journal", "volume" : "71" }, "uris" : [ "http://www.mendeley.com/documents/?uuid=3e099f58-4d03-43e3-880d-2663c975afae" ] } ], "mendeley" : { "formattedCitation" : "(Kendy et al. 2003; Teh 2006; F. R. Marin and Jones 2014)", "plainTextFormattedCitation" : "(Kendy et al. 2003; Teh 2006; F. R. Marin and Jones 2014)", "previouslyFormattedCitation" : "(Kendy &lt;i&gt;et al.&lt;/i&gt;, 2003; Marin e Jones, 2014; Teh, 2006)" }, "properties" : { "noteIndex" : 0 }, "schema" : "https://github.com/citation-style-language/schema/raw/master/csl-citation.json" }</w:instrText>
      </w:r>
      <w:r w:rsidR="006313CC">
        <w:rPr>
          <w:bCs/>
          <w:lang w:val="en-US"/>
        </w:rPr>
        <w:fldChar w:fldCharType="separate"/>
      </w:r>
      <w:r w:rsidR="00521BEE" w:rsidRPr="00521BEE">
        <w:rPr>
          <w:bCs/>
          <w:noProof/>
          <w:lang w:val="en-US"/>
        </w:rPr>
        <w:t>(Kendy et al. 2003; Teh 2006; F. R. Marin and Jones 2014)</w:t>
      </w:r>
      <w:r w:rsidR="006313CC">
        <w:rPr>
          <w:bCs/>
          <w:lang w:val="en-US"/>
        </w:rPr>
        <w:fldChar w:fldCharType="end"/>
      </w:r>
      <w:r w:rsidR="006313CC">
        <w:rPr>
          <w:bCs/>
          <w:lang w:val="en-US"/>
        </w:rPr>
        <w:t>.</w:t>
      </w:r>
      <w:r w:rsidR="00A63F09">
        <w:rPr>
          <w:bCs/>
          <w:lang w:val="en-US"/>
        </w:rPr>
        <w:t xml:space="preserve"> </w:t>
      </w:r>
      <w:r w:rsidR="00C34B12" w:rsidRPr="00897FDF">
        <w:rPr>
          <w:bCs/>
          <w:lang w:val="en-US"/>
        </w:rPr>
        <w:t xml:space="preserve">Flux from the bottom layer </w:t>
      </w:r>
      <w:r w:rsidR="00C34B12">
        <w:rPr>
          <w:bCs/>
          <w:lang w:val="en-US"/>
        </w:rPr>
        <w:t>is</w:t>
      </w:r>
      <w:r w:rsidR="00C34B12" w:rsidRPr="00897FDF">
        <w:rPr>
          <w:bCs/>
          <w:lang w:val="en-US"/>
        </w:rPr>
        <w:t xml:space="preserve"> considered</w:t>
      </w:r>
      <w:r w:rsidR="00C34B12">
        <w:rPr>
          <w:bCs/>
          <w:lang w:val="en-US"/>
        </w:rPr>
        <w:t xml:space="preserve"> as drained water out to the soil profile, </w:t>
      </w:r>
      <w:ins w:id="113" w:author="Quirijn de Jong van Lier" w:date="2017-08-22T15:04:00Z">
        <w:r w:rsidR="009B27F6">
          <w:rPr>
            <w:bCs/>
            <w:lang w:val="en-US"/>
          </w:rPr>
          <w:t xml:space="preserve">and </w:t>
        </w:r>
      </w:ins>
      <w:r w:rsidR="00C34B12">
        <w:rPr>
          <w:bCs/>
          <w:lang w:val="en-US"/>
        </w:rPr>
        <w:t xml:space="preserve">groundwater </w:t>
      </w:r>
      <w:del w:id="114" w:author="Quirijn de Jong van Lier" w:date="2017-08-22T15:04:00Z">
        <w:r w:rsidR="00C34B12" w:rsidDel="009B27F6">
          <w:rPr>
            <w:bCs/>
            <w:lang w:val="en-US"/>
          </w:rPr>
          <w:delText xml:space="preserve">level </w:delText>
        </w:r>
      </w:del>
      <w:r w:rsidR="00C34B12">
        <w:rPr>
          <w:bCs/>
          <w:lang w:val="en-US"/>
        </w:rPr>
        <w:t xml:space="preserve">is </w:t>
      </w:r>
      <w:del w:id="115" w:author="Quirijn de Jong van Lier" w:date="2017-08-22T15:04:00Z">
        <w:r w:rsidR="00C34B12" w:rsidDel="009B27F6">
          <w:rPr>
            <w:bCs/>
            <w:lang w:val="en-US"/>
          </w:rPr>
          <w:delText xml:space="preserve">neglected thus </w:delText>
        </w:r>
      </w:del>
      <w:r w:rsidR="00C34B12">
        <w:rPr>
          <w:bCs/>
          <w:lang w:val="en-US"/>
        </w:rPr>
        <w:t xml:space="preserve">not considered to </w:t>
      </w:r>
      <w:ins w:id="116" w:author="Quirijn de Jong van Lier" w:date="2017-08-22T15:04:00Z">
        <w:r w:rsidR="009B27F6">
          <w:rPr>
            <w:bCs/>
            <w:lang w:val="en-US"/>
          </w:rPr>
          <w:t xml:space="preserve">be part of </w:t>
        </w:r>
      </w:ins>
      <w:del w:id="117" w:author="Quirijn de Jong van Lier" w:date="2017-08-22T15:04:00Z">
        <w:r w:rsidR="00C34B12" w:rsidDel="009B27F6">
          <w:rPr>
            <w:bCs/>
            <w:lang w:val="en-US"/>
          </w:rPr>
          <w:delText xml:space="preserve">affect </w:delText>
        </w:r>
      </w:del>
      <w:r w:rsidR="00C34B12">
        <w:rPr>
          <w:bCs/>
          <w:lang w:val="en-US"/>
        </w:rPr>
        <w:t>the soil water balance</w:t>
      </w:r>
      <w:r w:rsidR="00C34B12" w:rsidRPr="00897FDF">
        <w:rPr>
          <w:bCs/>
          <w:lang w:val="en-US"/>
        </w:rPr>
        <w:t>.</w:t>
      </w:r>
      <w:ins w:id="118" w:author="Quirijn de Jong van Lier" w:date="2017-08-22T15:05:00Z">
        <w:r w:rsidR="009B27F6">
          <w:rPr>
            <w:bCs/>
            <w:lang w:val="en-US"/>
          </w:rPr>
          <w:t xml:space="preserve"> Then, the volumetric water content </w:t>
        </w:r>
        <w:commentRangeStart w:id="119"/>
        <w:r w:rsidR="009B27F6" w:rsidRPr="009B27F6">
          <w:rPr>
            <w:rFonts w:ascii="Symbol" w:hAnsi="Symbol"/>
            <w:bCs/>
            <w:i/>
            <w:lang w:val="en-US"/>
            <w:rPrChange w:id="120" w:author="Quirijn de Jong van Lier" w:date="2017-08-22T15:05:00Z">
              <w:rPr>
                <w:bCs/>
                <w:lang w:val="en-US"/>
              </w:rPr>
            </w:rPrChange>
          </w:rPr>
          <w:t></w:t>
        </w:r>
        <w:r w:rsidR="009B27F6">
          <w:rPr>
            <w:bCs/>
            <w:lang w:val="en-US"/>
          </w:rPr>
          <w:t xml:space="preserve"> </w:t>
        </w:r>
        <w:commentRangeEnd w:id="119"/>
        <w:r w:rsidR="009B27F6">
          <w:rPr>
            <w:rStyle w:val="Refdecomentrio"/>
            <w:rFonts w:asciiTheme="minorHAnsi" w:eastAsiaTheme="minorHAnsi" w:hAnsiTheme="minorHAnsi" w:cstheme="minorBidi"/>
            <w:color w:val="auto"/>
          </w:rPr>
          <w:commentReference w:id="119"/>
        </w:r>
        <w:r w:rsidR="009B27F6">
          <w:rPr>
            <w:bCs/>
            <w:lang w:val="en-US"/>
          </w:rPr>
          <w:t>(m</w:t>
        </w:r>
        <w:r w:rsidR="009B27F6" w:rsidRPr="009B27F6">
          <w:rPr>
            <w:bCs/>
            <w:vertAlign w:val="superscript"/>
            <w:lang w:val="en-US"/>
            <w:rPrChange w:id="121" w:author="Quirijn de Jong van Lier" w:date="2017-08-22T15:05:00Z">
              <w:rPr>
                <w:bCs/>
                <w:lang w:val="en-US"/>
              </w:rPr>
            </w:rPrChange>
          </w:rPr>
          <w:t>3</w:t>
        </w:r>
        <w:r w:rsidR="009B27F6">
          <w:rPr>
            <w:bCs/>
            <w:lang w:val="en-US"/>
          </w:rPr>
          <w:t> m</w:t>
        </w:r>
        <w:r w:rsidR="009B27F6" w:rsidRPr="009B27F6">
          <w:rPr>
            <w:bCs/>
            <w:vertAlign w:val="superscript"/>
            <w:lang w:val="en-US"/>
            <w:rPrChange w:id="122" w:author="Quirijn de Jong van Lier" w:date="2017-08-22T15:05:00Z">
              <w:rPr>
                <w:bCs/>
                <w:lang w:val="en-US"/>
              </w:rPr>
            </w:rPrChange>
          </w:rPr>
          <w:noBreakHyphen/>
          <w:t>3</w:t>
        </w:r>
        <w:r w:rsidR="009B27F6">
          <w:rPr>
            <w:bCs/>
            <w:lang w:val="en-US"/>
          </w:rPr>
          <w:t xml:space="preserve">) </w:t>
        </w:r>
      </w:ins>
    </w:p>
    <w:p w14:paraId="191E0FA9" w14:textId="7A82FF77" w:rsidR="00170C69" w:rsidRPr="00297DE1" w:rsidRDefault="001B43B9" w:rsidP="00297DE1">
      <w:pPr>
        <w:pStyle w:val="Default"/>
        <w:spacing w:line="480" w:lineRule="auto"/>
        <w:jc w:val="both"/>
        <w:rPr>
          <w:bCs/>
          <w:lang w:val="en-US"/>
        </w:rPr>
      </w:pPr>
      <m:oMath>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m:t>
            </m:r>
            <m:d>
              <m:dPr>
                <m:ctrlPr>
                  <w:rPr>
                    <w:rFonts w:ascii="Cambria Math" w:hAnsi="Cambria Math"/>
                    <w:bCs/>
                    <w:i/>
                    <w:lang w:val="en-US"/>
                  </w:rPr>
                </m:ctrlPr>
              </m:dPr>
              <m:e>
                <m:r>
                  <w:rPr>
                    <w:rFonts w:ascii="Cambria Math" w:hAnsi="Cambria Math"/>
                    <w:lang w:val="en-US"/>
                  </w:rPr>
                  <m:t>i,t</m:t>
                </m:r>
              </m:e>
            </m:d>
          </m:sub>
        </m:sSub>
        <m: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v,sat(i)</m:t>
            </m:r>
          </m:sub>
        </m:sSub>
        <m:r>
          <w:rPr>
            <w:rFonts w:ascii="Cambria Math" w:hAnsi="Cambria Math"/>
            <w:lang w:val="en-US"/>
          </w:rPr>
          <m:t xml:space="preserve">- </m:t>
        </m:r>
        <m:f>
          <m:fPr>
            <m:ctrlPr>
              <w:rPr>
                <w:rFonts w:ascii="Cambria Math" w:hAnsi="Cambria Math"/>
                <w:bCs/>
                <w:i/>
                <w:lang w:val="en-US"/>
              </w:rPr>
            </m:ctrlPr>
          </m:fPr>
          <m:num>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m:t>
                </m:r>
                <m:r>
                  <w:rPr>
                    <w:rFonts w:ascii="Cambria Math" w:hAnsi="Cambria Math"/>
                  </w:rPr>
                  <m:t>sat</m:t>
                </m:r>
                <m:r>
                  <w:rPr>
                    <w:rFonts w:ascii="Cambria Math" w:hAnsi="Cambria Math"/>
                    <w:lang w:val="en-US"/>
                  </w:rPr>
                  <m:t>(</m:t>
                </m:r>
                <m:r>
                  <w:rPr>
                    <w:rFonts w:ascii="Cambria Math" w:hAnsi="Cambria Math"/>
                  </w:rPr>
                  <m:t>i</m:t>
                </m:r>
                <m:r>
                  <w:rPr>
                    <w:rFonts w:ascii="Cambria Math" w:hAnsi="Cambria Math"/>
                    <w:lang w:val="en-US"/>
                  </w:rPr>
                  <m:t>)</m:t>
                </m:r>
              </m:sub>
            </m:sSub>
          </m:num>
          <m:den>
            <m:r>
              <w:rPr>
                <w:rFonts w:ascii="Cambria Math" w:hAnsi="Cambria Math"/>
                <w:lang w:val="en-US"/>
              </w:rPr>
              <m:t>α</m:t>
            </m:r>
          </m:den>
        </m:f>
        <m:r>
          <w:rPr>
            <w:rFonts w:ascii="Cambria Math" w:hAnsi="Cambria Math"/>
            <w:lang w:val="en-US"/>
          </w:rPr>
          <m:t>ln</m:t>
        </m:r>
        <m:d>
          <m:dPr>
            <m:begChr m:val="{"/>
            <m:endChr m:val="}"/>
            <m:ctrlPr>
              <w:rPr>
                <w:rFonts w:ascii="Cambria Math" w:hAnsi="Cambria Math"/>
                <w:bCs/>
                <w:i/>
                <w:lang w:val="en-US"/>
              </w:rPr>
            </m:ctrlPr>
          </m:dPr>
          <m:e>
            <m:f>
              <m:fPr>
                <m:ctrlPr>
                  <w:rPr>
                    <w:rFonts w:ascii="Cambria Math" w:hAnsi="Cambria Math"/>
                    <w:bCs/>
                    <w:i/>
                    <w:lang w:val="en-US"/>
                  </w:rPr>
                </m:ctrlPr>
              </m:fPr>
              <m:num>
                <m:r>
                  <w:rPr>
                    <w:rFonts w:ascii="Cambria Math" w:hAnsi="Cambria Math"/>
                    <w:lang w:val="en-US"/>
                  </w:rPr>
                  <m:t>α</m:t>
                </m:r>
                <m:sSub>
                  <m:sSubPr>
                    <m:ctrlPr>
                      <w:rPr>
                        <w:rFonts w:ascii="Cambria Math" w:hAnsi="Cambria Math"/>
                        <w:bCs/>
                        <w:i/>
                        <w:lang w:val="en-US"/>
                      </w:rPr>
                    </m:ctrlPr>
                  </m:sSubPr>
                  <m:e>
                    <m:r>
                      <w:rPr>
                        <w:rFonts w:ascii="Cambria Math" w:hAnsi="Cambria Math"/>
                        <w:lang w:val="en-US"/>
                      </w:rPr>
                      <m:t>K</m:t>
                    </m:r>
                  </m:e>
                  <m:sub>
                    <m:r>
                      <w:rPr>
                        <w:rFonts w:ascii="Cambria Math" w:hAnsi="Cambria Math"/>
                        <w:lang w:val="en-US"/>
                      </w:rPr>
                      <m:t>sat(i)</m:t>
                    </m:r>
                  </m:sub>
                </m:sSub>
                <m:r>
                  <w:rPr>
                    <w:rFonts w:ascii="Cambria Math" w:hAnsi="Cambria Math"/>
                    <w:lang w:val="en-US"/>
                  </w:rPr>
                  <m:t>∆t</m:t>
                </m:r>
              </m:num>
              <m:den>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i</m:t>
                    </m:r>
                  </m:sub>
                </m:sSub>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v,sat(i)</m:t>
                    </m:r>
                  </m:sub>
                </m:sSub>
              </m:den>
            </m:f>
            <m:r>
              <w:rPr>
                <w:rFonts w:ascii="Cambria Math" w:hAnsi="Cambria Math"/>
                <w:lang w:val="en-US"/>
              </w:rPr>
              <m:t>+exp</m:t>
            </m:r>
            <m:d>
              <m:dPr>
                <m:begChr m:val="["/>
                <m:endChr m:val="]"/>
                <m:ctrlPr>
                  <w:rPr>
                    <w:rFonts w:ascii="Cambria Math" w:hAnsi="Cambria Math"/>
                    <w:bCs/>
                    <w:i/>
                    <w:lang w:val="en-US"/>
                  </w:rPr>
                </m:ctrlPr>
              </m:dPr>
              <m:e>
                <m:f>
                  <m:fPr>
                    <m:ctrlPr>
                      <w:rPr>
                        <w:rFonts w:ascii="Cambria Math" w:hAnsi="Cambria Math"/>
                        <w:bCs/>
                        <w:i/>
                        <w:lang w:val="en-US"/>
                      </w:rPr>
                    </m:ctrlPr>
                  </m:fPr>
                  <m:num>
                    <m:r>
                      <w:rPr>
                        <w:rFonts w:ascii="Cambria Math" w:hAnsi="Cambria Math"/>
                        <w:lang w:val="en-US"/>
                      </w:rPr>
                      <m:t>α</m:t>
                    </m:r>
                  </m:num>
                  <m:den>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v,sat(i)</m:t>
                        </m:r>
                      </m:sub>
                    </m:sSub>
                  </m:den>
                </m:f>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v,sat(i)</m:t>
                        </m:r>
                      </m:sub>
                    </m:sSub>
                    <m: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θ</m:t>
                        </m:r>
                      </m:e>
                      <m:sub>
                        <m:r>
                          <w:rPr>
                            <w:rFonts w:ascii="Cambria Math" w:hAnsi="Cambria Math"/>
                            <w:lang w:val="en-US"/>
                          </w:rPr>
                          <m:t>v(i,t-∆t)</m:t>
                        </m:r>
                      </m:sub>
                    </m:sSub>
                  </m:e>
                </m:d>
              </m:e>
            </m:d>
          </m:e>
        </m:d>
      </m:oMath>
      <w:r w:rsidR="003914FD" w:rsidRPr="00297DE1">
        <w:rPr>
          <w:bCs/>
          <w:lang w:val="en-US"/>
        </w:rPr>
        <w:t xml:space="preserve"> </w:t>
      </w:r>
      <w:r w:rsidR="003914FD" w:rsidRPr="00297DE1">
        <w:rPr>
          <w:bCs/>
          <w:lang w:val="en-US"/>
        </w:rPr>
        <w:tab/>
        <w:t>(1)</w:t>
      </w:r>
    </w:p>
    <w:p w14:paraId="28995BC3" w14:textId="729C4A75" w:rsidR="003764F4" w:rsidRPr="00B56745" w:rsidRDefault="009B27F6">
      <w:pPr>
        <w:pStyle w:val="Default"/>
        <w:spacing w:line="480" w:lineRule="auto"/>
        <w:jc w:val="both"/>
        <w:rPr>
          <w:bCs/>
          <w:lang w:val="en-US"/>
        </w:rPr>
        <w:pPrChange w:id="123" w:author="Quirijn de Jong van Lier" w:date="2017-08-22T15:06:00Z">
          <w:pPr>
            <w:pStyle w:val="Default"/>
            <w:spacing w:line="480" w:lineRule="auto"/>
            <w:ind w:firstLine="720"/>
            <w:jc w:val="both"/>
          </w:pPr>
        </w:pPrChange>
      </w:pPr>
      <w:ins w:id="124" w:author="Quirijn de Jong van Lier" w:date="2017-08-22T15:04:00Z">
        <w:r>
          <w:rPr>
            <w:bCs/>
            <w:lang w:val="en-US"/>
          </w:rPr>
          <w:t>w</w:t>
        </w:r>
      </w:ins>
      <w:del w:id="125" w:author="Quirijn de Jong van Lier" w:date="2017-08-22T15:04:00Z">
        <w:r w:rsidR="00B56745" w:rsidDel="009B27F6">
          <w:rPr>
            <w:bCs/>
            <w:lang w:val="en-US"/>
          </w:rPr>
          <w:delText>W</w:delText>
        </w:r>
      </w:del>
      <w:r w:rsidR="00B56745">
        <w:rPr>
          <w:bCs/>
          <w:lang w:val="en-US"/>
        </w:rPr>
        <w:t xml:space="preserve">here </w:t>
      </w:r>
      <w:proofErr w:type="spellStart"/>
      <w:r w:rsidR="00B56745">
        <w:rPr>
          <w:bCs/>
          <w:lang w:val="en-US"/>
        </w:rPr>
        <w:t>θ</w:t>
      </w:r>
      <w:r w:rsidR="00B56745" w:rsidRPr="00B56745">
        <w:rPr>
          <w:bCs/>
          <w:vertAlign w:val="subscript"/>
          <w:lang w:val="en-US"/>
        </w:rPr>
        <w:t>v</w:t>
      </w:r>
      <w:proofErr w:type="spellEnd"/>
      <w:r w:rsidR="00B56745">
        <w:rPr>
          <w:bCs/>
          <w:vertAlign w:val="subscript"/>
          <w:lang w:val="en-US"/>
        </w:rPr>
        <w:t>(</w:t>
      </w:r>
      <w:proofErr w:type="spellStart"/>
      <w:r w:rsidR="00B56745">
        <w:rPr>
          <w:bCs/>
          <w:vertAlign w:val="subscript"/>
          <w:lang w:val="en-US"/>
        </w:rPr>
        <w:t>i,t</w:t>
      </w:r>
      <w:proofErr w:type="spellEnd"/>
      <w:r w:rsidR="00B56745">
        <w:rPr>
          <w:bCs/>
          <w:vertAlign w:val="subscript"/>
          <w:lang w:val="en-US"/>
        </w:rPr>
        <w:t>)</w:t>
      </w:r>
      <w:r w:rsidR="00B56745">
        <w:rPr>
          <w:bCs/>
          <w:lang w:val="en-US"/>
        </w:rPr>
        <w:t xml:space="preserve"> and </w:t>
      </w:r>
      <w:proofErr w:type="spellStart"/>
      <w:r w:rsidR="00B56745">
        <w:rPr>
          <w:bCs/>
          <w:lang w:val="en-US"/>
        </w:rPr>
        <w:t>θ</w:t>
      </w:r>
      <w:r w:rsidR="00B56745" w:rsidRPr="00B56745">
        <w:rPr>
          <w:bCs/>
          <w:vertAlign w:val="subscript"/>
          <w:lang w:val="en-US"/>
        </w:rPr>
        <w:t>v</w:t>
      </w:r>
      <w:r w:rsidR="00B56745">
        <w:rPr>
          <w:bCs/>
          <w:vertAlign w:val="subscript"/>
          <w:lang w:val="en-US"/>
        </w:rPr>
        <w:t>,sat</w:t>
      </w:r>
      <w:proofErr w:type="spellEnd"/>
      <w:r w:rsidR="00B56745">
        <w:rPr>
          <w:bCs/>
          <w:lang w:val="en-US"/>
        </w:rPr>
        <w:t xml:space="preserve"> are</w:t>
      </w:r>
      <w:r w:rsidR="004245B0">
        <w:rPr>
          <w:bCs/>
          <w:lang w:val="en-US"/>
        </w:rPr>
        <w:t xml:space="preserve">, respectively, </w:t>
      </w:r>
      <w:r w:rsidR="00B56745">
        <w:rPr>
          <w:bCs/>
          <w:lang w:val="en-US"/>
        </w:rPr>
        <w:t xml:space="preserve">the volumetric water content </w:t>
      </w:r>
      <w:r w:rsidR="004245B0">
        <w:rPr>
          <w:bCs/>
          <w:lang w:val="en-US"/>
        </w:rPr>
        <w:t>and saturation point (m</w:t>
      </w:r>
      <w:r w:rsidR="004245B0" w:rsidRPr="00B56745">
        <w:rPr>
          <w:bCs/>
          <w:vertAlign w:val="superscript"/>
          <w:lang w:val="en-US"/>
        </w:rPr>
        <w:t>3</w:t>
      </w:r>
      <w:r w:rsidR="004245B0">
        <w:rPr>
          <w:bCs/>
          <w:lang w:val="en-US"/>
        </w:rPr>
        <w:t xml:space="preserve"> m</w:t>
      </w:r>
      <w:r w:rsidR="004245B0" w:rsidRPr="00B56745">
        <w:rPr>
          <w:bCs/>
          <w:vertAlign w:val="superscript"/>
          <w:lang w:val="en-US"/>
        </w:rPr>
        <w:t>-3</w:t>
      </w:r>
      <w:r w:rsidR="004245B0">
        <w:rPr>
          <w:bCs/>
          <w:lang w:val="en-US"/>
        </w:rPr>
        <w:t>)</w:t>
      </w:r>
      <w:r w:rsidR="00B56745">
        <w:rPr>
          <w:bCs/>
          <w:lang w:val="en-US"/>
        </w:rPr>
        <w:t xml:space="preserve"> for </w:t>
      </w:r>
      <w:del w:id="126" w:author="Quirijn de Jong van Lier" w:date="2017-08-22T15:06:00Z">
        <w:r w:rsidR="00B56745" w:rsidDel="009B27F6">
          <w:rPr>
            <w:bCs/>
            <w:lang w:val="en-US"/>
          </w:rPr>
          <w:delText xml:space="preserve">referred </w:delText>
        </w:r>
      </w:del>
      <w:r w:rsidR="00B56745">
        <w:rPr>
          <w:bCs/>
          <w:lang w:val="en-US"/>
        </w:rPr>
        <w:t>soil layer (</w:t>
      </w:r>
      <w:proofErr w:type="spellStart"/>
      <w:r w:rsidR="00B56745">
        <w:rPr>
          <w:bCs/>
          <w:lang w:val="en-US"/>
        </w:rPr>
        <w:t>i</w:t>
      </w:r>
      <w:proofErr w:type="spellEnd"/>
      <w:r w:rsidR="00B56745">
        <w:rPr>
          <w:bCs/>
          <w:lang w:val="en-US"/>
        </w:rPr>
        <w:t>) and time-step (t); L</w:t>
      </w:r>
      <w:r w:rsidR="00B56745" w:rsidRPr="00B56745">
        <w:rPr>
          <w:bCs/>
          <w:vertAlign w:val="subscript"/>
          <w:lang w:val="en-US"/>
        </w:rPr>
        <w:t>i</w:t>
      </w:r>
      <w:r w:rsidR="00B56745">
        <w:rPr>
          <w:bCs/>
          <w:lang w:val="en-US"/>
        </w:rPr>
        <w:t xml:space="preserve"> is the thickness (m) of soil layer (</w:t>
      </w:r>
      <w:proofErr w:type="spellStart"/>
      <w:r w:rsidR="00B56745">
        <w:rPr>
          <w:bCs/>
          <w:lang w:val="en-US"/>
        </w:rPr>
        <w:t>i</w:t>
      </w:r>
      <w:proofErr w:type="spellEnd"/>
      <w:r w:rsidR="00B56745">
        <w:rPr>
          <w:bCs/>
          <w:lang w:val="en-US"/>
        </w:rPr>
        <w:t>);</w:t>
      </w:r>
      <w:r w:rsidR="00297DE1">
        <w:rPr>
          <w:bCs/>
          <w:lang w:val="en-US"/>
        </w:rPr>
        <w:t xml:space="preserve"> </w:t>
      </w:r>
      <w:proofErr w:type="spellStart"/>
      <w:r w:rsidR="00297DE1">
        <w:rPr>
          <w:bCs/>
          <w:lang w:val="en-US"/>
        </w:rPr>
        <w:t>K</w:t>
      </w:r>
      <w:r w:rsidR="00297DE1" w:rsidRPr="00297DE1">
        <w:rPr>
          <w:bCs/>
          <w:vertAlign w:val="subscript"/>
          <w:lang w:val="en-US"/>
        </w:rPr>
        <w:t>sat</w:t>
      </w:r>
      <w:proofErr w:type="spellEnd"/>
      <w:r w:rsidR="00297DE1" w:rsidRPr="00297DE1">
        <w:rPr>
          <w:bCs/>
          <w:vertAlign w:val="subscript"/>
          <w:lang w:val="en-US"/>
        </w:rPr>
        <w:t>(</w:t>
      </w:r>
      <w:proofErr w:type="spellStart"/>
      <w:r w:rsidR="00297DE1" w:rsidRPr="00297DE1">
        <w:rPr>
          <w:bCs/>
          <w:vertAlign w:val="subscript"/>
          <w:lang w:val="en-US"/>
        </w:rPr>
        <w:t>i</w:t>
      </w:r>
      <w:proofErr w:type="spellEnd"/>
      <w:r w:rsidR="00297DE1" w:rsidRPr="00297DE1">
        <w:rPr>
          <w:bCs/>
          <w:vertAlign w:val="subscript"/>
          <w:lang w:val="en-US"/>
        </w:rPr>
        <w:t>)</w:t>
      </w:r>
      <w:r w:rsidR="00297DE1">
        <w:rPr>
          <w:bCs/>
          <w:lang w:val="en-US"/>
        </w:rPr>
        <w:t xml:space="preserve"> is the saturated hydraulic conductivity in layer (</w:t>
      </w:r>
      <w:proofErr w:type="spellStart"/>
      <w:r w:rsidR="00297DE1">
        <w:rPr>
          <w:bCs/>
          <w:lang w:val="en-US"/>
        </w:rPr>
        <w:t>i</w:t>
      </w:r>
      <w:proofErr w:type="spellEnd"/>
      <w:r w:rsidR="00297DE1">
        <w:rPr>
          <w:bCs/>
          <w:lang w:val="en-US"/>
        </w:rPr>
        <w:t>);</w:t>
      </w:r>
      <w:r w:rsidR="00B56745">
        <w:rPr>
          <w:bCs/>
          <w:lang w:val="en-US"/>
        </w:rPr>
        <w:t xml:space="preserve"> </w:t>
      </w:r>
      <w:proofErr w:type="spellStart"/>
      <w:r w:rsidR="00297DE1">
        <w:rPr>
          <w:bCs/>
          <w:lang w:val="en-US"/>
        </w:rPr>
        <w:t>Δt</w:t>
      </w:r>
      <w:proofErr w:type="spellEnd"/>
      <w:r w:rsidR="00297DE1">
        <w:rPr>
          <w:bCs/>
          <w:lang w:val="en-US"/>
        </w:rPr>
        <w:t xml:space="preserve"> is the time-step set equal to 1 (day); and </w:t>
      </w:r>
      <w:r w:rsidR="004245B0">
        <w:rPr>
          <w:bCs/>
          <w:lang w:val="en-US"/>
        </w:rPr>
        <w:t>α is an empirical parameter (</w:t>
      </w:r>
      <w:ins w:id="127" w:author="Quirijn de Jong van Lier" w:date="2017-08-22T15:07:00Z">
        <w:r>
          <w:rPr>
            <w:bCs/>
            <w:lang w:val="en-US"/>
          </w:rPr>
          <w:t>dimension</w:t>
        </w:r>
      </w:ins>
      <w:del w:id="128" w:author="Quirijn de Jong van Lier" w:date="2017-08-22T15:07:00Z">
        <w:r w:rsidR="004245B0" w:rsidDel="009B27F6">
          <w:rPr>
            <w:bCs/>
            <w:lang w:val="en-US"/>
          </w:rPr>
          <w:delText>unit</w:delText>
        </w:r>
      </w:del>
      <w:r w:rsidR="004245B0">
        <w:rPr>
          <w:bCs/>
          <w:lang w:val="en-US"/>
        </w:rPr>
        <w:t>less)</w:t>
      </w:r>
      <w:ins w:id="129" w:author="Quirijn de Jong van Lier" w:date="2017-08-22T15:07:00Z">
        <w:r>
          <w:rPr>
            <w:bCs/>
            <w:lang w:val="en-US"/>
          </w:rPr>
          <w:t xml:space="preserve">, supposed </w:t>
        </w:r>
      </w:ins>
      <w:del w:id="130" w:author="Quirijn de Jong van Lier" w:date="2017-08-22T15:07:00Z">
        <w:r w:rsidR="004245B0" w:rsidDel="009B27F6">
          <w:rPr>
            <w:bCs/>
            <w:lang w:val="en-US"/>
          </w:rPr>
          <w:delText xml:space="preserve"> </w:delText>
        </w:r>
      </w:del>
      <w:r w:rsidR="004245B0">
        <w:rPr>
          <w:bCs/>
          <w:lang w:val="en-US"/>
        </w:rPr>
        <w:t>equal to 13</w:t>
      </w:r>
      <w:ins w:id="131" w:author="Quirijn de Jong van Lier" w:date="2017-08-22T15:07:00Z">
        <w:r>
          <w:rPr>
            <w:bCs/>
            <w:lang w:val="en-US"/>
          </w:rPr>
          <w:t xml:space="preserve"> in </w:t>
        </w:r>
      </w:ins>
      <w:del w:id="132" w:author="Quirijn de Jong van Lier" w:date="2017-08-22T15:07:00Z">
        <w:r w:rsidR="004245B0" w:rsidDel="009B27F6">
          <w:rPr>
            <w:bCs/>
            <w:lang w:val="en-US"/>
          </w:rPr>
          <w:delText xml:space="preserve">, assuming </w:delText>
        </w:r>
      </w:del>
      <w:r w:rsidR="004245B0">
        <w:rPr>
          <w:bCs/>
          <w:lang w:val="en-US"/>
        </w:rPr>
        <w:t xml:space="preserve">a homogeneous soil </w:t>
      </w:r>
      <w:r w:rsidR="00297DE1">
        <w:rPr>
          <w:bCs/>
          <w:lang w:val="en-US"/>
        </w:rPr>
        <w:fldChar w:fldCharType="begin" w:fldLock="1"/>
      </w:r>
      <w:r w:rsidR="00521BEE">
        <w:rPr>
          <w:bCs/>
          <w:lang w:val="en-US"/>
        </w:rPr>
        <w:instrText>ADDIN CSL_CITATION { "citationItems" : [ { "id" : "ITEM-1", "itemData" : { "author" : [ { "dropping-particle" : "", "family" : "Kendy", "given" : "E.", "non-dropping-particle" : "", "parse-names" : false, "suffix" : "" }, { "dropping-particle" : "", "family" : "Gerard-Marchant", "given" : "P.", "non-dropping-particle" : "", "parse-names" : false, "suffix" : "" }, { "dropping-particle" : "", "family" : "Walter", "given" : "M.T.", "non-dropping-particle" : "", "parse-names" : false, "suffix" : "" }, { "dropping-particle" : "", "family" : "Zhang", "given" : "Y.", "non-dropping-particle" : "", "parse-names" : false, "suffix" : "" }, { "dropping-particle" : "", "family" : "Liu", "given" : "C.", "non-dropping-particle" : "", "parse-names" : false, "suffix" : "" }, { "dropping-particle" : "", "family" : "Steenhuis", "given" : "T.S.", "non-dropping-particle" : "", "parse-names" : false, "suffix" : "" } ], "container-title" : "Hydrological Processes", "id" : "ITEM-1", "issued" : { "date-parts" : [ [ "2003" ] ] }, "page" : "2011-2031", "title" : "A soil-water-balance approach to quantify groundwater recharge from irrigated cropland in the North China Plain", "type" : "article-journal", "volume" : "17" }, "uris" : [ "http://www.mendeley.com/documents/?uuid=bad0a7c1-e2d7-4c75-b08e-995af693d847" ] } ], "mendeley" : { "formattedCitation" : "(Kendy et al. 2003)", "plainTextFormattedCitation" : "(Kendy et al. 2003)", "previouslyFormattedCitation" : "(Kendy &lt;i&gt;et al.&lt;/i&gt;, 2003)" }, "properties" : { "noteIndex" : 0 }, "schema" : "https://github.com/citation-style-language/schema/raw/master/csl-citation.json" }</w:instrText>
      </w:r>
      <w:r w:rsidR="00297DE1">
        <w:rPr>
          <w:bCs/>
          <w:lang w:val="en-US"/>
        </w:rPr>
        <w:fldChar w:fldCharType="separate"/>
      </w:r>
      <w:r w:rsidR="00521BEE" w:rsidRPr="00521BEE">
        <w:rPr>
          <w:bCs/>
          <w:noProof/>
          <w:lang w:val="en-US"/>
        </w:rPr>
        <w:t>(Kendy et al. 2003)</w:t>
      </w:r>
      <w:r w:rsidR="00297DE1">
        <w:rPr>
          <w:bCs/>
          <w:lang w:val="en-US"/>
        </w:rPr>
        <w:fldChar w:fldCharType="end"/>
      </w:r>
      <w:r w:rsidR="00297DE1">
        <w:rPr>
          <w:bCs/>
          <w:lang w:val="en-US"/>
        </w:rPr>
        <w:t>.</w:t>
      </w:r>
    </w:p>
    <w:p w14:paraId="6B1F00EE" w14:textId="77F9CCA2" w:rsidR="007B2C4F" w:rsidRDefault="00427262" w:rsidP="00E85D08">
      <w:pPr>
        <w:pStyle w:val="Default"/>
        <w:spacing w:line="480" w:lineRule="auto"/>
        <w:ind w:firstLine="720"/>
        <w:jc w:val="both"/>
        <w:rPr>
          <w:bCs/>
          <w:lang w:val="en-US"/>
        </w:rPr>
      </w:pPr>
      <w:r>
        <w:rPr>
          <w:bCs/>
          <w:lang w:val="en-US"/>
        </w:rPr>
        <w:t xml:space="preserve">When sugarcane starts growing, </w:t>
      </w:r>
      <w:ins w:id="133" w:author="Quirijn de Jong van Lier" w:date="2017-08-22T15:07:00Z">
        <w:r w:rsidR="00556DBA">
          <w:rPr>
            <w:bCs/>
            <w:lang w:val="en-US"/>
          </w:rPr>
          <w:t xml:space="preserve">the </w:t>
        </w:r>
      </w:ins>
      <w:r>
        <w:rPr>
          <w:bCs/>
          <w:lang w:val="en-US"/>
        </w:rPr>
        <w:t>root system is simulated b</w:t>
      </w:r>
      <w:r w:rsidR="00E57473">
        <w:rPr>
          <w:bCs/>
          <w:lang w:val="en-US"/>
        </w:rPr>
        <w:t>y the amount of allocated carbohydrates</w:t>
      </w:r>
      <w:r w:rsidR="007B2C4F">
        <w:rPr>
          <w:bCs/>
          <w:lang w:val="en-US"/>
        </w:rPr>
        <w:t xml:space="preserve"> to roots which is</w:t>
      </w:r>
      <w:r>
        <w:rPr>
          <w:bCs/>
          <w:lang w:val="en-US"/>
        </w:rPr>
        <w:t xml:space="preserve"> distributed </w:t>
      </w:r>
      <w:r w:rsidR="007B2C4F">
        <w:rPr>
          <w:bCs/>
          <w:lang w:val="en-US"/>
        </w:rPr>
        <w:t>through</w:t>
      </w:r>
      <w:r w:rsidR="00BE5AA5">
        <w:rPr>
          <w:bCs/>
          <w:lang w:val="en-US"/>
        </w:rPr>
        <w:t>out</w:t>
      </w:r>
      <w:r w:rsidR="007B2C4F">
        <w:rPr>
          <w:bCs/>
          <w:lang w:val="en-US"/>
        </w:rPr>
        <w:t xml:space="preserve"> the soil profile </w:t>
      </w:r>
      <w:ins w:id="134" w:author="Quirijn de Jong van Lier" w:date="2017-08-22T15:07:00Z">
        <w:r w:rsidR="00556DBA">
          <w:rPr>
            <w:bCs/>
            <w:lang w:val="en-US"/>
          </w:rPr>
          <w:t xml:space="preserve">and </w:t>
        </w:r>
        <w:r w:rsidR="00556DBA">
          <w:rPr>
            <w:bCs/>
            <w:lang w:val="en-US"/>
          </w:rPr>
          <w:lastRenderedPageBreak/>
          <w:t xml:space="preserve">expressed as </w:t>
        </w:r>
      </w:ins>
      <w:del w:id="135" w:author="Quirijn de Jong van Lier" w:date="2017-08-22T15:08:00Z">
        <w:r w:rsidR="007B2C4F" w:rsidDel="00556DBA">
          <w:rPr>
            <w:bCs/>
            <w:lang w:val="en-US"/>
          </w:rPr>
          <w:delText xml:space="preserve">in the form of </w:delText>
        </w:r>
      </w:del>
      <w:r w:rsidR="007B2C4F">
        <w:rPr>
          <w:bCs/>
          <w:lang w:val="en-US"/>
        </w:rPr>
        <w:t>root length density (RLD, cm cm</w:t>
      </w:r>
      <w:r w:rsidR="007B2C4F" w:rsidRPr="007B2C4F">
        <w:rPr>
          <w:bCs/>
          <w:vertAlign w:val="superscript"/>
          <w:lang w:val="en-US"/>
        </w:rPr>
        <w:t>-3</w:t>
      </w:r>
      <w:r w:rsidR="007B2C4F">
        <w:rPr>
          <w:bCs/>
          <w:lang w:val="en-US"/>
        </w:rPr>
        <w:t>)</w:t>
      </w:r>
      <w:r w:rsidR="00BE5AA5">
        <w:rPr>
          <w:bCs/>
          <w:lang w:val="en-US"/>
        </w:rPr>
        <w:t xml:space="preserve"> </w:t>
      </w:r>
      <w:r w:rsidR="00BE5AA5">
        <w:rPr>
          <w:bCs/>
          <w:lang w:val="en-US"/>
        </w:rPr>
        <w:fldChar w:fldCharType="begin" w:fldLock="1"/>
      </w:r>
      <w:r w:rsidR="00521BEE">
        <w:rPr>
          <w:bCs/>
          <w:lang w:val="en-US"/>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"id" : "ITEM-2", "itemData" : { "DOI" : "10.1016/j.fcr.2009.09.004", "ISBN" : "0378-4290", "ISSN" : "03784290", "abstract" : "Sugarcane crops are managed over 8 million hectares in Brazil and future extensions might occur on less favorable lands where irrigation would be necessary to increase and stabilize yields. Root growth was studied by sequential soil coring under rainfed and irrigated conditions for one cultivar widely planted in Brazil. Root length densities (RLD) were measured 34, 49, 125, 179, 241 and 322 days after planting (DAP) down to a depth of 1 m. At the harvest (332 DAP), root intersects (a proxy for RLD) were counted on two vertical trench walls in each water supply regime, down to a depth of 6.0 m. The highest RLD in deep layers (below a depth of 0.6 m) were observed in the rainfed crop from 125 DAP onwards. By contrast, the highest RLD in the upper layers during dry periods were found in the irrigated crop. The maximum depth reached by roots at the harvest was little affected by irrigation: 4.70 m and 4.25 m in the rainfed and irrigated crop, respectively. About 50% of root intersects were observed below the depth of 1 m in the two water supply regimes. This pattern suggested a strong genetic control of root growth in deep soil layers. The total amount of root intersects 332 DAP was 49% higher in the rainfed crop than in the irrigated crop, and root distribution was more homogeneous. Mean root front velocity was about 0.5 cm day-1 the first 4 months after planting and increased thereafter up to the end of the harvest (1.86 cm day-1 and 1.75 cm day-1 on average in the rainfed and the irrigated crops, respectively). Our study pointed out the necessity to take into account the development of sugarcane roots in deep soil layers to improve our understanding of net primary production control by water availability. ?? 2009 Elsevier B.V. All rights reserved.", "author" : [ { "dropping-particle" : "", "family" : "Laclau", "given" : "Patricia", "non-dropping-particle" : "", "parse-names" : false, "suffix" : "" }, { "dropping-particle" : "", "family" : "Laclau", "given" : "Jean Paul", "non-dropping-particle" : "", "parse-names" : false, "suffix" : "" } ], "container-title" : "Field Crops Research", "id" : "ITEM-2", "issue" : "3", "issued" : { "date-parts" : [ [ "2009" ] ] }, "page" : "351-360", "title" : "Growth of the whole root system for a plant crop of sugarcane under rainfed and irrigated environments in Brazil", "type" : "article-journal", "volume" : "114" }, "uris" : [ "http://www.mendeley.com/documents/?uuid=a4d96391-e349-430d-bee1-afc0a8bd2410" ] } ], "mendeley" : { "formattedCitation" : "(F. R. Marin and Jones 2014; Laclau and Laclau 2009)", "plainTextFormattedCitation" : "(F. R. Marin and Jones 2014; Laclau and Laclau 2009)", "previouslyFormattedCitation" : "(Laclau e Laclau, 2009; Marin e Jones, 2014)" }, "properties" : { "noteIndex" : 0 }, "schema" : "https://github.com/citation-style-language/schema/raw/master/csl-citation.json" }</w:instrText>
      </w:r>
      <w:r w:rsidR="00BE5AA5">
        <w:rPr>
          <w:bCs/>
          <w:lang w:val="en-US"/>
        </w:rPr>
        <w:fldChar w:fldCharType="separate"/>
      </w:r>
      <w:r w:rsidR="00521BEE" w:rsidRPr="00521BEE">
        <w:rPr>
          <w:bCs/>
          <w:noProof/>
          <w:lang w:val="en-US"/>
        </w:rPr>
        <w:t>(F. R. Marin and Jones 2014; Laclau and Laclau 2009)</w:t>
      </w:r>
      <w:r w:rsidR="00BE5AA5">
        <w:rPr>
          <w:bCs/>
          <w:lang w:val="en-US"/>
        </w:rPr>
        <w:fldChar w:fldCharType="end"/>
      </w:r>
      <w:r>
        <w:rPr>
          <w:bCs/>
          <w:lang w:val="en-US"/>
        </w:rPr>
        <w:t xml:space="preserve">. </w:t>
      </w:r>
      <w:r w:rsidR="00A67EAA">
        <w:rPr>
          <w:bCs/>
          <w:lang w:val="en-US"/>
        </w:rPr>
        <w:t>R</w:t>
      </w:r>
      <w:r w:rsidR="00C45639">
        <w:rPr>
          <w:bCs/>
          <w:lang w:val="en-US"/>
        </w:rPr>
        <w:t xml:space="preserve">oot water extraction is derived from the theory of radial flow to a single root and assumes that the hydraulic conductivity of all soils is similar when normalized to the wilting point </w:t>
      </w:r>
      <w:r w:rsidR="00C45639">
        <w:rPr>
          <w:bCs/>
          <w:lang w:val="en-US"/>
        </w:rPr>
        <w:fldChar w:fldCharType="begin" w:fldLock="1"/>
      </w:r>
      <w:r w:rsidR="00521BEE">
        <w:rPr>
          <w:bCs/>
          <w:lang w:val="en-US"/>
        </w:rPr>
        <w:instrText>ADDIN CSL_CITATION { "citationItems" : [ { "id" : "ITEM-1", "itemData" : { "DOI" : "10.1007/978-94-017-3624-4_3", "ISBN" : "978-94-017-3624-4", "author" : [ { "dropping-particle" : "", "family" : "Ritchie", "given" : "J T", "non-dropping-particle" : "", "parse-names" : false, "suffix" : "" } ], "container-title" : "Understanding Options for Agricultural Production", "editor" : [ { "dropping-particle" : "", "family" : "Tsuji", "given" : "Gordon Y", "non-dropping-particle" : "", "parse-names" : false, "suffix" : "" }, { "dropping-particle" : "", "family" : "Hoogenboom", "given" : "Gerrit", "non-dropping-particle" : "", "parse-names" : false, "suffix" : "" }, { "dropping-particle" : "", "family" : "Thornton", "given" : "Philip K", "non-dropping-particle" : "", "parse-names" : false, "suffix" : "" } ], "id" : "ITEM-1", "issued" : { "date-parts" : [ [ "1998" ] ] }, "page" : "41-54", "publisher" : "Springer Netherlands", "publisher-place" : "Dordrecht", "title" : "Soil water balance and plant water stress", "type" : "chapter" }, "uris" : [ "http://www.mendeley.com/documents/?uuid=284f8fe5-ad2f-4bd8-8b48-41fc4d8f3dc3" ] } ], "mendeley" : { "formattedCitation" : "(Ritchie 1998)", "plainTextFormattedCitation" : "(Ritchie 1998)", "previouslyFormattedCitation" : "(Ritchie, 1998)" }, "properties" : { "noteIndex" : 0 }, "schema" : "https://github.com/citation-style-language/schema/raw/master/csl-citation.json" }</w:instrText>
      </w:r>
      <w:r w:rsidR="00C45639">
        <w:rPr>
          <w:bCs/>
          <w:lang w:val="en-US"/>
        </w:rPr>
        <w:fldChar w:fldCharType="separate"/>
      </w:r>
      <w:r w:rsidR="00521BEE" w:rsidRPr="00521BEE">
        <w:rPr>
          <w:bCs/>
          <w:noProof/>
          <w:lang w:val="en-US"/>
        </w:rPr>
        <w:t>(Ritchie 1998)</w:t>
      </w:r>
      <w:r w:rsidR="00C45639">
        <w:rPr>
          <w:bCs/>
          <w:lang w:val="en-US"/>
        </w:rPr>
        <w:fldChar w:fldCharType="end"/>
      </w:r>
      <w:r w:rsidR="00C45639">
        <w:rPr>
          <w:bCs/>
          <w:lang w:val="en-US"/>
        </w:rPr>
        <w:t>. Thus, a daily potential root water uptake (PRWU</w:t>
      </w:r>
      <w:r w:rsidR="00B31319">
        <w:rPr>
          <w:bCs/>
          <w:lang w:val="en-US"/>
        </w:rPr>
        <w:t>, mm d</w:t>
      </w:r>
      <w:r w:rsidR="00B31319" w:rsidRPr="00B31319">
        <w:rPr>
          <w:bCs/>
          <w:vertAlign w:val="superscript"/>
          <w:lang w:val="en-US"/>
        </w:rPr>
        <w:t>-1</w:t>
      </w:r>
      <w:r w:rsidR="00C45639">
        <w:rPr>
          <w:bCs/>
          <w:lang w:val="en-US"/>
        </w:rPr>
        <w:t>)</w:t>
      </w:r>
      <w:r w:rsidR="00E57473">
        <w:rPr>
          <w:bCs/>
          <w:lang w:val="en-US"/>
        </w:rPr>
        <w:t xml:space="preserve"> </w:t>
      </w:r>
      <w:r w:rsidR="00C45639">
        <w:rPr>
          <w:bCs/>
          <w:lang w:val="en-US"/>
        </w:rPr>
        <w:t xml:space="preserve">is </w:t>
      </w:r>
      <w:r w:rsidR="00E5288A">
        <w:rPr>
          <w:bCs/>
          <w:lang w:val="en-US"/>
        </w:rPr>
        <w:t>integrated</w:t>
      </w:r>
      <w:r w:rsidR="00BE5AA5">
        <w:rPr>
          <w:bCs/>
          <w:lang w:val="en-US"/>
        </w:rPr>
        <w:t xml:space="preserve"> </w:t>
      </w:r>
      <w:r w:rsidR="005B0FBF">
        <w:rPr>
          <w:bCs/>
          <w:lang w:val="en-US"/>
        </w:rPr>
        <w:t>as</w:t>
      </w:r>
      <w:r w:rsidR="00BE5AA5">
        <w:rPr>
          <w:bCs/>
          <w:lang w:val="en-US"/>
        </w:rPr>
        <w:t xml:space="preserve"> </w:t>
      </w:r>
      <w:r w:rsidR="005B0FBF">
        <w:rPr>
          <w:bCs/>
          <w:lang w:val="en-US"/>
        </w:rPr>
        <w:t>function of the underlying layer</w:t>
      </w:r>
      <w:r w:rsidR="00E5288A">
        <w:rPr>
          <w:bCs/>
          <w:lang w:val="en-US"/>
        </w:rPr>
        <w:t>’s</w:t>
      </w:r>
      <w:r w:rsidR="005B0FBF">
        <w:rPr>
          <w:bCs/>
          <w:lang w:val="en-US"/>
        </w:rPr>
        <w:t xml:space="preserve"> water content (</w:t>
      </w:r>
      <w:proofErr w:type="spellStart"/>
      <w:r w:rsidR="005B0FBF" w:rsidRPr="00B31319">
        <w:rPr>
          <w:bCs/>
          <w:lang w:val="en-US"/>
        </w:rPr>
        <w:t>θ</w:t>
      </w:r>
      <w:r w:rsidR="005B0FBF" w:rsidRPr="005B0FBF">
        <w:rPr>
          <w:bCs/>
          <w:vertAlign w:val="subscript"/>
          <w:lang w:val="en-US"/>
        </w:rPr>
        <w:t>v</w:t>
      </w:r>
      <w:proofErr w:type="spellEnd"/>
      <w:r w:rsidR="009E16BD">
        <w:rPr>
          <w:bCs/>
          <w:lang w:val="en-US"/>
        </w:rPr>
        <w:t>) and RLD</w:t>
      </w:r>
      <w:r w:rsidR="005B0FBF">
        <w:rPr>
          <w:bCs/>
          <w:lang w:val="en-US"/>
        </w:rPr>
        <w:t xml:space="preserve"> </w:t>
      </w:r>
      <w:r w:rsidR="00C45639">
        <w:rPr>
          <w:bCs/>
          <w:lang w:val="en-US"/>
        </w:rPr>
        <w:fldChar w:fldCharType="begin" w:fldLock="1"/>
      </w:r>
      <w:r w:rsidR="00521BEE">
        <w:rPr>
          <w:bCs/>
          <w:lang w:val="en-US"/>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00C45639">
        <w:rPr>
          <w:bCs/>
          <w:lang w:val="en-US"/>
        </w:rPr>
        <w:fldChar w:fldCharType="separate"/>
      </w:r>
      <w:r w:rsidR="00521BEE" w:rsidRPr="00521BEE">
        <w:rPr>
          <w:bCs/>
          <w:noProof/>
          <w:lang w:val="en-US"/>
        </w:rPr>
        <w:t>(F. R. Marin and Jones 2014)</w:t>
      </w:r>
      <w:r w:rsidR="00C45639">
        <w:rPr>
          <w:bCs/>
          <w:lang w:val="en-US"/>
        </w:rPr>
        <w:fldChar w:fldCharType="end"/>
      </w:r>
      <w:r w:rsidR="00C45639">
        <w:rPr>
          <w:bCs/>
          <w:lang w:val="en-US"/>
        </w:rPr>
        <w:t>.</w:t>
      </w:r>
      <w:r w:rsidR="00B31319">
        <w:rPr>
          <w:bCs/>
          <w:lang w:val="en-US"/>
        </w:rPr>
        <w:t xml:space="preserve"> </w:t>
      </w:r>
      <w:r w:rsidR="00C45639">
        <w:rPr>
          <w:bCs/>
          <w:lang w:val="en-US"/>
        </w:rPr>
        <w:t>A</w:t>
      </w:r>
      <w:r w:rsidR="00A67EAA">
        <w:rPr>
          <w:bCs/>
          <w:lang w:val="en-US"/>
        </w:rPr>
        <w:t>tmospheric</w:t>
      </w:r>
      <w:r w:rsidR="00C45639">
        <w:rPr>
          <w:bCs/>
          <w:lang w:val="en-US"/>
        </w:rPr>
        <w:t xml:space="preserve"> demand</w:t>
      </w:r>
      <w:r w:rsidR="00A67EAA">
        <w:rPr>
          <w:bCs/>
          <w:lang w:val="en-US"/>
        </w:rPr>
        <w:t xml:space="preserve"> for water</w:t>
      </w:r>
      <w:r w:rsidR="00C45639">
        <w:rPr>
          <w:bCs/>
          <w:lang w:val="en-US"/>
        </w:rPr>
        <w:t xml:space="preserve"> is </w:t>
      </w:r>
      <w:r w:rsidR="009E16BD">
        <w:rPr>
          <w:bCs/>
          <w:lang w:val="en-US"/>
        </w:rPr>
        <w:t>derived from</w:t>
      </w:r>
      <w:r w:rsidR="00B31319">
        <w:rPr>
          <w:bCs/>
          <w:lang w:val="en-US"/>
        </w:rPr>
        <w:t xml:space="preserve"> potential evapotranspiration to potential crop transpiration (PTRANS, mm d</w:t>
      </w:r>
      <w:r w:rsidR="00B31319" w:rsidRPr="00B31319">
        <w:rPr>
          <w:bCs/>
          <w:vertAlign w:val="superscript"/>
          <w:lang w:val="en-US"/>
        </w:rPr>
        <w:t>-1</w:t>
      </w:r>
      <w:r w:rsidR="00B31319">
        <w:rPr>
          <w:bCs/>
          <w:lang w:val="en-US"/>
        </w:rPr>
        <w:t>) as function of leaf area index.</w:t>
      </w:r>
      <w:r w:rsidR="007B2C4F">
        <w:rPr>
          <w:bCs/>
          <w:lang w:val="en-US"/>
        </w:rPr>
        <w:t xml:space="preserve"> Actual root water uptake</w:t>
      </w:r>
      <w:r w:rsidR="0082511E">
        <w:rPr>
          <w:bCs/>
          <w:lang w:val="en-US"/>
        </w:rPr>
        <w:t xml:space="preserve"> </w:t>
      </w:r>
      <w:r w:rsidR="007B2C4F">
        <w:rPr>
          <w:bCs/>
          <w:lang w:val="en-US"/>
        </w:rPr>
        <w:t>and crop transpiration are</w:t>
      </w:r>
      <w:r w:rsidR="0082511E">
        <w:rPr>
          <w:bCs/>
          <w:lang w:val="en-US"/>
        </w:rPr>
        <w:t xml:space="preserve"> </w:t>
      </w:r>
      <w:r w:rsidR="007B2C4F">
        <w:rPr>
          <w:bCs/>
          <w:lang w:val="en-US"/>
        </w:rPr>
        <w:t>set as the minimum value between potential supply and demand.</w:t>
      </w:r>
    </w:p>
    <w:p w14:paraId="7607979E" w14:textId="06A42C07" w:rsidR="004C7DF4" w:rsidRDefault="009E16BD" w:rsidP="00E85D08">
      <w:pPr>
        <w:pStyle w:val="Default"/>
        <w:spacing w:line="480" w:lineRule="auto"/>
        <w:ind w:firstLine="720"/>
        <w:jc w:val="both"/>
        <w:rPr>
          <w:bCs/>
          <w:lang w:val="en-US"/>
        </w:rPr>
      </w:pPr>
      <w:r>
        <w:rPr>
          <w:bCs/>
          <w:lang w:val="en-US"/>
        </w:rPr>
        <w:t>Similarly, w</w:t>
      </w:r>
      <w:r w:rsidR="00C34FB1">
        <w:rPr>
          <w:bCs/>
          <w:lang w:val="en-US"/>
        </w:rPr>
        <w:t xml:space="preserve">ater stress </w:t>
      </w:r>
      <w:r w:rsidR="00682C31">
        <w:rPr>
          <w:bCs/>
          <w:lang w:val="en-US"/>
        </w:rPr>
        <w:t>is</w:t>
      </w:r>
      <w:r w:rsidR="005C6F13">
        <w:rPr>
          <w:bCs/>
          <w:lang w:val="en-US"/>
        </w:rPr>
        <w:t xml:space="preserve"> computed </w:t>
      </w:r>
      <w:r w:rsidR="00C34FB1">
        <w:rPr>
          <w:bCs/>
          <w:lang w:val="en-US"/>
        </w:rPr>
        <w:t xml:space="preserve">as </w:t>
      </w:r>
      <w:ins w:id="136" w:author="Quirijn de Jong van Lier" w:date="2017-08-22T15:08:00Z">
        <w:r w:rsidR="00556DBA">
          <w:rPr>
            <w:bCs/>
            <w:lang w:val="en-US"/>
          </w:rPr>
          <w:t>the</w:t>
        </w:r>
      </w:ins>
      <w:del w:id="137" w:author="Quirijn de Jong van Lier" w:date="2017-08-22T15:08:00Z">
        <w:r w:rsidR="00C34FB1" w:rsidDel="00556DBA">
          <w:rPr>
            <w:bCs/>
            <w:lang w:val="en-US"/>
          </w:rPr>
          <w:delText>a</w:delText>
        </w:r>
      </w:del>
      <w:r w:rsidR="00C34FB1">
        <w:rPr>
          <w:bCs/>
          <w:lang w:val="en-US"/>
        </w:rPr>
        <w:t xml:space="preserve"> ratio between </w:t>
      </w:r>
      <w:r w:rsidR="00AB3547">
        <w:rPr>
          <w:bCs/>
          <w:lang w:val="en-US"/>
        </w:rPr>
        <w:t>water supply</w:t>
      </w:r>
      <w:r w:rsidR="00E5288A">
        <w:rPr>
          <w:bCs/>
          <w:lang w:val="en-US"/>
        </w:rPr>
        <w:t xml:space="preserve"> (PRWU)</w:t>
      </w:r>
      <w:r w:rsidR="00AB3547">
        <w:rPr>
          <w:bCs/>
          <w:lang w:val="en-US"/>
        </w:rPr>
        <w:t xml:space="preserve"> and demand</w:t>
      </w:r>
      <w:r w:rsidR="00E5288A">
        <w:rPr>
          <w:bCs/>
          <w:lang w:val="en-US"/>
        </w:rPr>
        <w:t xml:space="preserve"> (PTRANS)</w:t>
      </w:r>
      <w:r w:rsidR="00AB3547">
        <w:rPr>
          <w:bCs/>
          <w:lang w:val="en-US"/>
        </w:rPr>
        <w:t xml:space="preserve"> </w:t>
      </w:r>
      <w:r w:rsidR="00684A90">
        <w:rPr>
          <w:bCs/>
          <w:lang w:val="en-US"/>
        </w:rPr>
        <w:t xml:space="preserve">following </w:t>
      </w:r>
      <w:ins w:id="138" w:author="Quirijn de Jong van Lier" w:date="2017-08-22T15:08:00Z">
        <w:r w:rsidR="00556DBA">
          <w:rPr>
            <w:bCs/>
            <w:lang w:val="en-US"/>
          </w:rPr>
          <w:t xml:space="preserve">the </w:t>
        </w:r>
      </w:ins>
      <w:r w:rsidR="00684A90">
        <w:rPr>
          <w:bCs/>
          <w:lang w:val="en-US"/>
        </w:rPr>
        <w:t xml:space="preserve">CERES-Maize model </w:t>
      </w:r>
      <w:r w:rsidR="00684A90">
        <w:rPr>
          <w:bCs/>
          <w:lang w:val="en-US"/>
        </w:rPr>
        <w:fldChar w:fldCharType="begin" w:fldLock="1"/>
      </w:r>
      <w:r w:rsidR="00521BEE">
        <w:rPr>
          <w:bCs/>
          <w:lang w:val="en-US"/>
        </w:rPr>
        <w:instrText>ADDIN CSL_CITATION { "citationItems" : [ { "id" : "ITEM-1", "itemData" : { "author" : [ { "dropping-particle" : "", "family" : "Jones", "given" : "C Allan", "non-dropping-particle" : "", "parse-names" : false, "suffix" : "" }, { "dropping-particle" : "", "family" : "Kiniry", "given" : "James Robert", "non-dropping-particle" : "", "parse-names" : false, "suffix" : "" }, { "dropping-particle" : "", "family" : "Dyke", "given" : "P T", "non-dropping-particle" : "", "parse-names" : false, "suffix" : "" } ], "id" : "ITEM-1", "issued" : { "date-parts" : [ [ "1986" ] ] }, "publisher" : "Texas A&amp;\u200b M University Press", "title" : "CERES-Maize: A simulation model of maize growth and development", "type" : "book" }, "uris" : [ "http://www.mendeley.com/documents/?uuid=e7ee3543-6349-4082-8092-80aa26f6537d" ] } ], "mendeley" : { "formattedCitation" : "(C. A. Jones, Kiniry, and Dyke 1986)", "plainTextFormattedCitation" : "(C. A. Jones, Kiniry, and Dyke 1986)", "previouslyFormattedCitation" : "(Jones, Kiniry e Dyke, 1986)" }, "properties" : { "noteIndex" : 0 }, "schema" : "https://github.com/citation-style-language/schema/raw/master/csl-citation.json" }</w:instrText>
      </w:r>
      <w:r w:rsidR="00684A90">
        <w:rPr>
          <w:bCs/>
          <w:lang w:val="en-US"/>
        </w:rPr>
        <w:fldChar w:fldCharType="separate"/>
      </w:r>
      <w:r w:rsidR="00521BEE" w:rsidRPr="00521BEE">
        <w:rPr>
          <w:bCs/>
          <w:noProof/>
          <w:lang w:val="en-US"/>
        </w:rPr>
        <w:t>(C. A. Jones, Kiniry, and Dyke 1986)</w:t>
      </w:r>
      <w:r w:rsidR="00684A90">
        <w:rPr>
          <w:bCs/>
          <w:lang w:val="en-US"/>
        </w:rPr>
        <w:fldChar w:fldCharType="end"/>
      </w:r>
      <w:r w:rsidR="00684A90">
        <w:rPr>
          <w:bCs/>
          <w:lang w:val="en-US"/>
        </w:rPr>
        <w:t>.</w:t>
      </w:r>
      <w:r w:rsidR="0042126B">
        <w:rPr>
          <w:bCs/>
          <w:lang w:val="en-US"/>
        </w:rPr>
        <w:t xml:space="preserve"> </w:t>
      </w:r>
      <w:del w:id="139" w:author="Quirijn de Jong van Lier" w:date="2017-08-22T15:08:00Z">
        <w:r w:rsidR="009315B5" w:rsidDel="00556DBA">
          <w:rPr>
            <w:bCs/>
            <w:lang w:val="en-US"/>
          </w:rPr>
          <w:delText xml:space="preserve">As </w:delText>
        </w:r>
        <w:r w:rsidR="000317BB" w:rsidDel="00556DBA">
          <w:rPr>
            <w:bCs/>
            <w:lang w:val="en-US"/>
          </w:rPr>
          <w:delText>long as</w:delText>
        </w:r>
      </w:del>
      <w:ins w:id="140" w:author="Quirijn de Jong van Lier" w:date="2017-08-22T15:08:00Z">
        <w:r w:rsidR="00556DBA">
          <w:rPr>
            <w:bCs/>
            <w:lang w:val="en-US"/>
          </w:rPr>
          <w:t>If</w:t>
        </w:r>
      </w:ins>
      <w:r w:rsidR="000317BB">
        <w:rPr>
          <w:bCs/>
          <w:lang w:val="en-US"/>
        </w:rPr>
        <w:t xml:space="preserve"> </w:t>
      </w:r>
      <w:r w:rsidR="009315B5">
        <w:rPr>
          <w:bCs/>
          <w:lang w:val="en-US"/>
        </w:rPr>
        <w:t xml:space="preserve">the crop allocates carbon to roots, </w:t>
      </w:r>
      <w:r w:rsidR="00D214FD">
        <w:rPr>
          <w:bCs/>
          <w:lang w:val="en-US"/>
        </w:rPr>
        <w:t xml:space="preserve">the PRWU </w:t>
      </w:r>
      <w:r w:rsidR="00DE769F">
        <w:rPr>
          <w:bCs/>
          <w:lang w:val="en-US"/>
        </w:rPr>
        <w:t>capacity increases with RLD (</w:t>
      </w:r>
      <w:r w:rsidR="00DE769F">
        <w:rPr>
          <w:bCs/>
          <w:lang w:val="en-US"/>
        </w:rPr>
        <w:fldChar w:fldCharType="begin"/>
      </w:r>
      <w:r w:rsidR="00DE769F">
        <w:rPr>
          <w:bCs/>
          <w:lang w:val="en-US"/>
        </w:rPr>
        <w:instrText xml:space="preserve"> REF _Ref490145536 \h </w:instrText>
      </w:r>
      <w:r w:rsidR="00DE769F">
        <w:rPr>
          <w:bCs/>
          <w:lang w:val="en-US"/>
        </w:rPr>
      </w:r>
      <w:r w:rsidR="00DE769F">
        <w:rPr>
          <w:bCs/>
          <w:lang w:val="en-US"/>
        </w:rPr>
        <w:fldChar w:fldCharType="separate"/>
      </w:r>
      <w:r w:rsidR="00DE769F" w:rsidRPr="00DE769F">
        <w:rPr>
          <w:lang w:val="en-US"/>
        </w:rPr>
        <w:t xml:space="preserve">Figure </w:t>
      </w:r>
      <w:r w:rsidR="00DE769F" w:rsidRPr="00DE769F">
        <w:rPr>
          <w:noProof/>
          <w:lang w:val="en-US"/>
        </w:rPr>
        <w:t>1</w:t>
      </w:r>
      <w:r w:rsidR="00DE769F">
        <w:rPr>
          <w:bCs/>
          <w:lang w:val="en-US"/>
        </w:rPr>
        <w:fldChar w:fldCharType="end"/>
      </w:r>
      <w:r w:rsidR="00DE769F">
        <w:rPr>
          <w:bCs/>
          <w:lang w:val="en-US"/>
        </w:rPr>
        <w:t xml:space="preserve">a). Two water stress factors are </w:t>
      </w:r>
      <w:r w:rsidR="00E5288A">
        <w:rPr>
          <w:bCs/>
          <w:lang w:val="en-US"/>
        </w:rPr>
        <w:t>used for relative process reduction</w:t>
      </w:r>
      <w:r w:rsidR="00DE769F">
        <w:rPr>
          <w:bCs/>
          <w:lang w:val="en-US"/>
        </w:rPr>
        <w:t xml:space="preserve">, one for photosynthesis rate (SWFACP) </w:t>
      </w:r>
      <w:r w:rsidR="00E5288A">
        <w:rPr>
          <w:bCs/>
          <w:lang w:val="en-US"/>
        </w:rPr>
        <w:t>and</w:t>
      </w:r>
      <w:r w:rsidR="009315B5">
        <w:rPr>
          <w:bCs/>
          <w:lang w:val="en-US"/>
        </w:rPr>
        <w:t xml:space="preserve"> </w:t>
      </w:r>
      <w:r w:rsidR="00E5288A">
        <w:rPr>
          <w:bCs/>
          <w:lang w:val="en-US"/>
        </w:rPr>
        <w:t>the other</w:t>
      </w:r>
      <w:r w:rsidR="00AD7A5F">
        <w:rPr>
          <w:bCs/>
          <w:lang w:val="en-US"/>
        </w:rPr>
        <w:t xml:space="preserve"> for </w:t>
      </w:r>
      <w:ins w:id="141" w:author="Quirijn de Jong van Lier" w:date="2017-08-22T15:09:00Z">
        <w:r w:rsidR="00556DBA">
          <w:rPr>
            <w:bCs/>
            <w:lang w:val="en-US"/>
          </w:rPr>
          <w:t xml:space="preserve">the </w:t>
        </w:r>
      </w:ins>
      <w:r w:rsidR="00AD7A5F">
        <w:rPr>
          <w:bCs/>
          <w:lang w:val="en-US"/>
        </w:rPr>
        <w:t xml:space="preserve">more sensitive physiological process (SWFACE) </w:t>
      </w:r>
      <w:ins w:id="142" w:author="Quirijn de Jong van Lier" w:date="2017-08-22T15:09:00Z">
        <w:r w:rsidR="00556DBA">
          <w:rPr>
            <w:bCs/>
            <w:lang w:val="en-US"/>
          </w:rPr>
          <w:t>like</w:t>
        </w:r>
      </w:ins>
      <w:del w:id="143" w:author="Quirijn de Jong van Lier" w:date="2017-08-22T15:09:00Z">
        <w:r w:rsidR="00AD7A5F" w:rsidDel="00556DBA">
          <w:rPr>
            <w:bCs/>
            <w:lang w:val="en-US"/>
          </w:rPr>
          <w:delText>such as</w:delText>
        </w:r>
      </w:del>
      <w:r w:rsidR="00AD7A5F">
        <w:rPr>
          <w:bCs/>
          <w:lang w:val="en-US"/>
        </w:rPr>
        <w:t xml:space="preserve"> plant expansion and </w:t>
      </w:r>
      <w:proofErr w:type="spellStart"/>
      <w:r w:rsidR="00AD7A5F">
        <w:rPr>
          <w:bCs/>
          <w:lang w:val="en-US"/>
        </w:rPr>
        <w:t>tillering</w:t>
      </w:r>
      <w:proofErr w:type="spellEnd"/>
      <w:r w:rsidR="00AD7A5F">
        <w:rPr>
          <w:bCs/>
          <w:lang w:val="en-US"/>
        </w:rPr>
        <w:t xml:space="preserve"> (</w:t>
      </w:r>
      <w:r w:rsidR="00AD7A5F">
        <w:rPr>
          <w:bCs/>
          <w:lang w:val="en-US"/>
        </w:rPr>
        <w:fldChar w:fldCharType="begin"/>
      </w:r>
      <w:r w:rsidR="00AD7A5F">
        <w:rPr>
          <w:bCs/>
          <w:lang w:val="en-US"/>
        </w:rPr>
        <w:instrText xml:space="preserve"> REF _Ref490145536 \h </w:instrText>
      </w:r>
      <w:r w:rsidR="00AD7A5F">
        <w:rPr>
          <w:bCs/>
          <w:lang w:val="en-US"/>
        </w:rPr>
      </w:r>
      <w:r w:rsidR="00AD7A5F">
        <w:rPr>
          <w:bCs/>
          <w:lang w:val="en-US"/>
        </w:rPr>
        <w:fldChar w:fldCharType="separate"/>
      </w:r>
      <w:r w:rsidR="00AD7A5F" w:rsidRPr="00AD7A5F">
        <w:rPr>
          <w:lang w:val="en-US"/>
        </w:rPr>
        <w:t xml:space="preserve">Figure </w:t>
      </w:r>
      <w:r w:rsidR="00AD7A5F" w:rsidRPr="00AD7A5F">
        <w:rPr>
          <w:noProof/>
          <w:lang w:val="en-US"/>
        </w:rPr>
        <w:t>1</w:t>
      </w:r>
      <w:r w:rsidR="00AD7A5F">
        <w:rPr>
          <w:bCs/>
          <w:lang w:val="en-US"/>
        </w:rPr>
        <w:fldChar w:fldCharType="end"/>
      </w:r>
      <w:r w:rsidR="00AD7A5F">
        <w:rPr>
          <w:bCs/>
          <w:lang w:val="en-US"/>
        </w:rPr>
        <w:t>b).</w:t>
      </w:r>
      <w:r w:rsidR="002C0F02">
        <w:rPr>
          <w:bCs/>
          <w:lang w:val="en-US"/>
        </w:rPr>
        <w:t xml:space="preserve"> Any stress due to nutritional restrictions is not simulated in the standalone version.</w:t>
      </w:r>
    </w:p>
    <w:p w14:paraId="4CFBFB3C" w14:textId="77777777" w:rsidR="005C6F13" w:rsidRPr="005A3BEA" w:rsidRDefault="004C7DF4" w:rsidP="005C6F13">
      <w:pPr>
        <w:pStyle w:val="Default"/>
        <w:keepNext/>
        <w:spacing w:line="480" w:lineRule="auto"/>
        <w:jc w:val="both"/>
        <w:rPr>
          <w:lang w:val="en-US"/>
        </w:rPr>
      </w:pPr>
      <w:r>
        <w:rPr>
          <w:noProof/>
        </w:rPr>
        <w:drawing>
          <wp:inline distT="0" distB="0" distL="0" distR="0" wp14:anchorId="5598A4A0" wp14:editId="58FC7010">
            <wp:extent cx="2587625" cy="2190750"/>
            <wp:effectExtent l="0" t="0" r="3175" b="0"/>
            <wp:docPr id="15" name="Gráfico 15">
              <a:extLst xmlns:a="http://schemas.openxmlformats.org/drawingml/2006/main">
                <a:ext uri="{FF2B5EF4-FFF2-40B4-BE49-F238E27FC236}">
                  <a16:creationId xmlns:a16="http://schemas.microsoft.com/office/drawing/2014/main" id="{AFE743C7-B6BE-4EEC-A54B-A3BC98D1A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5C6F13">
        <w:rPr>
          <w:rFonts w:eastAsia="Times New Roman"/>
          <w:color w:val="000000" w:themeColor="text1"/>
          <w:lang w:val="en-US" w:eastAsia="pt-BR"/>
        </w:rPr>
        <w:t xml:space="preserve"> </w:t>
      </w:r>
      <w:r w:rsidR="00147BA9">
        <w:rPr>
          <w:noProof/>
        </w:rPr>
        <w:drawing>
          <wp:inline distT="0" distB="0" distL="0" distR="0" wp14:anchorId="776D1B86" wp14:editId="2E4A5B3F">
            <wp:extent cx="2708031" cy="2126615"/>
            <wp:effectExtent l="0" t="0" r="0" b="6985"/>
            <wp:docPr id="24" name="Gráfico 24">
              <a:extLst xmlns:a="http://schemas.openxmlformats.org/drawingml/2006/main">
                <a:ext uri="{FF2B5EF4-FFF2-40B4-BE49-F238E27FC236}">
                  <a16:creationId xmlns:a16="http://schemas.microsoft.com/office/drawing/2014/main" id="{4B9B27D7-F62F-4CBE-A025-36E0886432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89CDE4B" w14:textId="3F3A61A6" w:rsidR="004C7DF4" w:rsidRDefault="005C6F13" w:rsidP="005C6F13">
      <w:pPr>
        <w:pStyle w:val="Legenda"/>
        <w:jc w:val="both"/>
        <w:rPr>
          <w:rFonts w:ascii="Times New Roman" w:eastAsia="SimSun" w:hAnsi="Times New Roman" w:cs="Times New Roman"/>
          <w:bCs/>
          <w:i w:val="0"/>
          <w:iCs w:val="0"/>
          <w:color w:val="000000"/>
          <w:sz w:val="22"/>
          <w:szCs w:val="24"/>
          <w:lang w:val="en-US"/>
        </w:rPr>
      </w:pPr>
      <w:bookmarkStart w:id="144" w:name="_Ref490145536"/>
      <w:r w:rsidRPr="00FF1AF3">
        <w:rPr>
          <w:rFonts w:ascii="Times New Roman" w:eastAsia="SimSun" w:hAnsi="Times New Roman" w:cs="Times New Roman"/>
          <w:bCs/>
          <w:i w:val="0"/>
          <w:iCs w:val="0"/>
          <w:color w:val="000000"/>
          <w:sz w:val="22"/>
          <w:szCs w:val="24"/>
          <w:lang w:val="en-US"/>
        </w:rPr>
        <w:t xml:space="preserve">Figure </w:t>
      </w:r>
      <w:r w:rsidRPr="00FF1AF3">
        <w:rPr>
          <w:rFonts w:ascii="Times New Roman" w:eastAsia="SimSun" w:hAnsi="Times New Roman" w:cs="Times New Roman"/>
          <w:bCs/>
          <w:i w:val="0"/>
          <w:iCs w:val="0"/>
          <w:color w:val="000000"/>
          <w:sz w:val="22"/>
          <w:szCs w:val="24"/>
          <w:lang w:val="en-US"/>
        </w:rPr>
        <w:fldChar w:fldCharType="begin"/>
      </w:r>
      <w:r w:rsidRPr="00FF1AF3">
        <w:rPr>
          <w:rFonts w:ascii="Times New Roman" w:eastAsia="SimSun" w:hAnsi="Times New Roman" w:cs="Times New Roman"/>
          <w:bCs/>
          <w:i w:val="0"/>
          <w:iCs w:val="0"/>
          <w:color w:val="000000"/>
          <w:sz w:val="22"/>
          <w:szCs w:val="24"/>
          <w:lang w:val="en-US"/>
        </w:rPr>
        <w:instrText xml:space="preserve"> SEQ Figure \* ARABIC </w:instrText>
      </w:r>
      <w:r w:rsidRPr="00FF1AF3">
        <w:rPr>
          <w:rFonts w:ascii="Times New Roman" w:eastAsia="SimSun" w:hAnsi="Times New Roman" w:cs="Times New Roman"/>
          <w:bCs/>
          <w:i w:val="0"/>
          <w:iCs w:val="0"/>
          <w:color w:val="000000"/>
          <w:sz w:val="22"/>
          <w:szCs w:val="24"/>
          <w:lang w:val="en-US"/>
        </w:rPr>
        <w:fldChar w:fldCharType="separate"/>
      </w:r>
      <w:r w:rsidR="00B559F1">
        <w:rPr>
          <w:rFonts w:ascii="Times New Roman" w:eastAsia="SimSun" w:hAnsi="Times New Roman" w:cs="Times New Roman"/>
          <w:bCs/>
          <w:i w:val="0"/>
          <w:iCs w:val="0"/>
          <w:noProof/>
          <w:color w:val="000000"/>
          <w:sz w:val="22"/>
          <w:szCs w:val="24"/>
          <w:lang w:val="en-US"/>
        </w:rPr>
        <w:t>1</w:t>
      </w:r>
      <w:r w:rsidRPr="00FF1AF3">
        <w:rPr>
          <w:rFonts w:ascii="Times New Roman" w:eastAsia="SimSun" w:hAnsi="Times New Roman" w:cs="Times New Roman"/>
          <w:bCs/>
          <w:i w:val="0"/>
          <w:iCs w:val="0"/>
          <w:color w:val="000000"/>
          <w:sz w:val="22"/>
          <w:szCs w:val="24"/>
          <w:lang w:val="en-US"/>
        </w:rPr>
        <w:fldChar w:fldCharType="end"/>
      </w:r>
      <w:bookmarkEnd w:id="144"/>
      <w:r w:rsidR="00AD7A5F" w:rsidRPr="00FF1AF3">
        <w:rPr>
          <w:rFonts w:ascii="Times New Roman" w:eastAsia="SimSun" w:hAnsi="Times New Roman" w:cs="Times New Roman"/>
          <w:bCs/>
          <w:i w:val="0"/>
          <w:iCs w:val="0"/>
          <w:color w:val="000000"/>
          <w:sz w:val="22"/>
          <w:szCs w:val="24"/>
          <w:lang w:val="en-US"/>
        </w:rPr>
        <w:t xml:space="preserve">. Potential root water uptake </w:t>
      </w:r>
      <w:r w:rsidR="00FF1AF3" w:rsidRPr="00FF1AF3">
        <w:rPr>
          <w:rFonts w:ascii="Times New Roman" w:eastAsia="SimSun" w:hAnsi="Times New Roman" w:cs="Times New Roman"/>
          <w:bCs/>
          <w:i w:val="0"/>
          <w:iCs w:val="0"/>
          <w:color w:val="000000"/>
          <w:sz w:val="22"/>
          <w:szCs w:val="24"/>
          <w:lang w:val="en-US"/>
        </w:rPr>
        <w:t>(PRWU) as function of relative soil water depletion (RSWD), defined as the difference between soil field capacity and wilting point, and averaged root length density (RLD) for a soil profile (a). Relative effect of water stress on photosynthesis process and plant expansion/tillering as function of potential water supply and demand ratio (b).</w:t>
      </w:r>
    </w:p>
    <w:p w14:paraId="6ACE1077" w14:textId="2BBFFEFE" w:rsidR="00FF1AF3" w:rsidRPr="00FF1AF3" w:rsidDel="00CF2E2A" w:rsidRDefault="00FF1AF3" w:rsidP="00FF1AF3">
      <w:pPr>
        <w:rPr>
          <w:del w:id="145" w:author="Quirijn de Jong van Lier" w:date="2017-08-22T15:09:00Z"/>
          <w:lang w:val="en-US"/>
        </w:rPr>
      </w:pPr>
    </w:p>
    <w:p w14:paraId="5E53F273" w14:textId="77777777" w:rsidR="00CF2E2A" w:rsidRDefault="00B9232E" w:rsidP="00322BA5">
      <w:pPr>
        <w:shd w:val="clear" w:color="auto" w:fill="FFFFFF"/>
        <w:spacing w:after="0" w:line="480" w:lineRule="auto"/>
        <w:ind w:firstLine="720"/>
        <w:jc w:val="both"/>
        <w:rPr>
          <w:ins w:id="146" w:author="Quirijn de Jong van Lier" w:date="2017-08-22T15:13:00Z"/>
          <w:rFonts w:ascii="Times New Roman" w:eastAsia="Times New Roman" w:hAnsi="Times New Roman" w:cs="Times New Roman"/>
          <w:bCs/>
          <w:color w:val="000000" w:themeColor="text1"/>
          <w:sz w:val="24"/>
          <w:szCs w:val="24"/>
          <w:lang w:val="en-US" w:eastAsia="pt-BR"/>
        </w:rPr>
      </w:pPr>
      <w:r>
        <w:rPr>
          <w:rFonts w:ascii="Times New Roman" w:eastAsia="Times New Roman" w:hAnsi="Times New Roman" w:cs="Times New Roman"/>
          <w:bCs/>
          <w:color w:val="000000" w:themeColor="text1"/>
          <w:sz w:val="24"/>
          <w:szCs w:val="24"/>
          <w:lang w:val="en-US" w:eastAsia="pt-BR"/>
        </w:rPr>
        <w:t>To</w:t>
      </w:r>
      <w:r w:rsidR="00F36D34">
        <w:rPr>
          <w:rFonts w:ascii="Times New Roman" w:eastAsia="Times New Roman" w:hAnsi="Times New Roman" w:cs="Times New Roman"/>
          <w:bCs/>
          <w:color w:val="000000" w:themeColor="text1"/>
          <w:sz w:val="24"/>
          <w:szCs w:val="24"/>
          <w:lang w:val="en-US" w:eastAsia="pt-BR"/>
        </w:rPr>
        <w:t xml:space="preserve"> comput</w:t>
      </w:r>
      <w:r>
        <w:rPr>
          <w:rFonts w:ascii="Times New Roman" w:eastAsia="Times New Roman" w:hAnsi="Times New Roman" w:cs="Times New Roman"/>
          <w:bCs/>
          <w:color w:val="000000" w:themeColor="text1"/>
          <w:sz w:val="24"/>
          <w:szCs w:val="24"/>
          <w:lang w:val="en-US" w:eastAsia="pt-BR"/>
        </w:rPr>
        <w:t>e soil water movement</w:t>
      </w:r>
      <w:ins w:id="147" w:author="Quirijn de Jong van Lier" w:date="2017-08-22T15:09:00Z">
        <w:r w:rsidR="00CF2E2A">
          <w:rPr>
            <w:rFonts w:ascii="Times New Roman" w:eastAsia="Times New Roman" w:hAnsi="Times New Roman" w:cs="Times New Roman"/>
            <w:bCs/>
            <w:color w:val="000000" w:themeColor="text1"/>
            <w:sz w:val="24"/>
            <w:szCs w:val="24"/>
            <w:lang w:val="en-US" w:eastAsia="pt-BR"/>
          </w:rPr>
          <w:t>, the</w:t>
        </w:r>
      </w:ins>
      <w:r>
        <w:rPr>
          <w:rFonts w:ascii="Times New Roman" w:eastAsia="Times New Roman" w:hAnsi="Times New Roman" w:cs="Times New Roman"/>
          <w:bCs/>
          <w:color w:val="000000" w:themeColor="text1"/>
          <w:sz w:val="24"/>
          <w:szCs w:val="24"/>
          <w:lang w:val="en-US" w:eastAsia="pt-BR"/>
        </w:rPr>
        <w:t xml:space="preserve"> SWAP model solves</w:t>
      </w:r>
      <w:r w:rsidR="00F36D34">
        <w:rPr>
          <w:rFonts w:ascii="Times New Roman" w:eastAsia="Times New Roman" w:hAnsi="Times New Roman" w:cs="Times New Roman"/>
          <w:bCs/>
          <w:color w:val="000000" w:themeColor="text1"/>
          <w:sz w:val="24"/>
          <w:szCs w:val="24"/>
          <w:lang w:val="en-US" w:eastAsia="pt-BR"/>
        </w:rPr>
        <w:t xml:space="preserve"> </w:t>
      </w:r>
      <w:ins w:id="148" w:author="Quirijn de Jong van Lier" w:date="2017-08-22T15:09:00Z">
        <w:r w:rsidR="00CF2E2A">
          <w:rPr>
            <w:rFonts w:ascii="Times New Roman" w:eastAsia="Times New Roman" w:hAnsi="Times New Roman" w:cs="Times New Roman"/>
            <w:bCs/>
            <w:color w:val="000000" w:themeColor="text1"/>
            <w:sz w:val="24"/>
            <w:szCs w:val="24"/>
            <w:lang w:val="en-US" w:eastAsia="pt-BR"/>
          </w:rPr>
          <w:t xml:space="preserve">the </w:t>
        </w:r>
      </w:ins>
      <w:r w:rsidR="00F36D34">
        <w:rPr>
          <w:rFonts w:ascii="Times New Roman" w:eastAsia="Times New Roman" w:hAnsi="Times New Roman" w:cs="Times New Roman"/>
          <w:bCs/>
          <w:color w:val="000000" w:themeColor="text1"/>
          <w:sz w:val="24"/>
          <w:szCs w:val="24"/>
          <w:lang w:val="en-US" w:eastAsia="pt-BR"/>
        </w:rPr>
        <w:t>Richards</w:t>
      </w:r>
      <w:del w:id="149" w:author="Quirijn de Jong van Lier" w:date="2017-08-22T15:09:00Z">
        <w:r w:rsidR="00F36D34" w:rsidDel="00CF2E2A">
          <w:rPr>
            <w:rFonts w:ascii="Times New Roman" w:eastAsia="Times New Roman" w:hAnsi="Times New Roman" w:cs="Times New Roman"/>
            <w:bCs/>
            <w:color w:val="000000" w:themeColor="text1"/>
            <w:sz w:val="24"/>
            <w:szCs w:val="24"/>
            <w:lang w:val="en-US" w:eastAsia="pt-BR"/>
          </w:rPr>
          <w:delText>’</w:delText>
        </w:r>
      </w:del>
      <w:r w:rsidR="00F36D34">
        <w:rPr>
          <w:rFonts w:ascii="Times New Roman" w:eastAsia="Times New Roman" w:hAnsi="Times New Roman" w:cs="Times New Roman"/>
          <w:bCs/>
          <w:color w:val="000000" w:themeColor="text1"/>
          <w:sz w:val="24"/>
          <w:szCs w:val="24"/>
          <w:lang w:val="en-US" w:eastAsia="pt-BR"/>
        </w:rPr>
        <w:t xml:space="preserve"> equation </w:t>
      </w:r>
      <w:r w:rsidR="00AB587E">
        <w:rPr>
          <w:rFonts w:ascii="Times New Roman" w:eastAsia="Times New Roman" w:hAnsi="Times New Roman" w:cs="Times New Roman"/>
          <w:bCs/>
          <w:color w:val="000000" w:themeColor="text1"/>
          <w:sz w:val="24"/>
          <w:szCs w:val="24"/>
          <w:lang w:val="en-US" w:eastAsia="pt-BR"/>
        </w:rPr>
        <w:t xml:space="preserve">with </w:t>
      </w:r>
      <w:commentRangeStart w:id="150"/>
      <w:ins w:id="151" w:author="Quirijn de Jong van Lier" w:date="2017-08-22T15:10:00Z">
        <w:r w:rsidR="00CF2E2A">
          <w:rPr>
            <w:rFonts w:ascii="Times New Roman" w:eastAsia="Times New Roman" w:hAnsi="Times New Roman" w:cs="Times New Roman"/>
            <w:bCs/>
            <w:color w:val="000000" w:themeColor="text1"/>
            <w:sz w:val="24"/>
            <w:szCs w:val="24"/>
            <w:lang w:val="en-US" w:eastAsia="pt-BR"/>
          </w:rPr>
          <w:t xml:space="preserve">respective </w:t>
        </w:r>
      </w:ins>
      <w:r w:rsidR="00AB587E">
        <w:rPr>
          <w:rFonts w:ascii="Times New Roman" w:eastAsia="Times New Roman" w:hAnsi="Times New Roman" w:cs="Times New Roman"/>
          <w:bCs/>
          <w:color w:val="000000" w:themeColor="text1"/>
          <w:sz w:val="24"/>
          <w:szCs w:val="24"/>
          <w:lang w:val="en-US" w:eastAsia="pt-BR"/>
        </w:rPr>
        <w:t>sink terms</w:t>
      </w:r>
      <w:commentRangeEnd w:id="150"/>
      <w:r w:rsidR="00CF2E2A">
        <w:rPr>
          <w:rStyle w:val="Refdecomentrio"/>
        </w:rPr>
        <w:commentReference w:id="150"/>
      </w:r>
      <w:ins w:id="152" w:author="Quirijn de Jong van Lier" w:date="2017-08-22T15:13:00Z">
        <w:r w:rsidR="00CF2E2A">
          <w:rPr>
            <w:rFonts w:ascii="Times New Roman" w:eastAsia="Times New Roman" w:hAnsi="Times New Roman" w:cs="Times New Roman"/>
            <w:bCs/>
            <w:color w:val="000000" w:themeColor="text1"/>
            <w:sz w:val="24"/>
            <w:szCs w:val="24"/>
            <w:lang w:val="en-US" w:eastAsia="pt-BR"/>
          </w:rPr>
          <w:t xml:space="preserve">: </w:t>
        </w:r>
      </w:ins>
      <w:del w:id="153" w:author="Quirijn de Jong van Lier" w:date="2017-08-22T15:10:00Z">
        <w:r w:rsidR="00AB587E" w:rsidDel="00CF2E2A">
          <w:rPr>
            <w:rFonts w:ascii="Times New Roman" w:eastAsia="Times New Roman" w:hAnsi="Times New Roman" w:cs="Times New Roman"/>
            <w:bCs/>
            <w:color w:val="000000" w:themeColor="text1"/>
            <w:sz w:val="24"/>
            <w:szCs w:val="24"/>
            <w:lang w:val="en-US" w:eastAsia="pt-BR"/>
          </w:rPr>
          <w:delText xml:space="preserve"> </w:delText>
        </w:r>
        <w:r w:rsidR="00F36D34" w:rsidDel="00CF2E2A">
          <w:rPr>
            <w:rFonts w:ascii="Times New Roman" w:eastAsia="Times New Roman" w:hAnsi="Times New Roman" w:cs="Times New Roman"/>
            <w:bCs/>
            <w:color w:val="000000" w:themeColor="text1"/>
            <w:sz w:val="24"/>
            <w:szCs w:val="24"/>
            <w:lang w:val="en-US" w:eastAsia="pt-BR"/>
          </w:rPr>
          <w:delText>integrally for soil unsaturated-saturated zone</w:delText>
        </w:r>
        <w:r w:rsidR="00AB587E" w:rsidDel="00CF2E2A">
          <w:rPr>
            <w:rFonts w:ascii="Times New Roman" w:eastAsia="Times New Roman" w:hAnsi="Times New Roman" w:cs="Times New Roman"/>
            <w:bCs/>
            <w:color w:val="000000" w:themeColor="text1"/>
            <w:sz w:val="24"/>
            <w:szCs w:val="24"/>
            <w:lang w:val="en-US" w:eastAsia="pt-BR"/>
          </w:rPr>
          <w:delText xml:space="preserve"> </w:delText>
        </w:r>
      </w:del>
      <w:del w:id="154" w:author="Quirijn de Jong van Lier" w:date="2017-08-22T15:13:00Z">
        <w:r w:rsidR="00AB587E" w:rsidDel="00CF2E2A">
          <w:rPr>
            <w:rFonts w:ascii="Times New Roman" w:eastAsia="Times New Roman" w:hAnsi="Times New Roman" w:cs="Times New Roman"/>
            <w:bCs/>
            <w:color w:val="000000" w:themeColor="text1"/>
            <w:sz w:val="24"/>
            <w:szCs w:val="24"/>
            <w:lang w:val="en-US" w:eastAsia="pt-BR"/>
          </w:rPr>
          <w:delText>(eq. 2)</w:delText>
        </w:r>
      </w:del>
    </w:p>
    <w:moveToRangeStart w:id="155" w:author="Quirijn de Jong van Lier" w:date="2017-08-22T15:13:00Z" w:name="move491178158"/>
    <w:p w14:paraId="0AA3F7EC" w14:textId="77777777" w:rsidR="00CF2E2A" w:rsidRDefault="001B43B9" w:rsidP="00CF2E2A">
      <w:pPr>
        <w:shd w:val="clear" w:color="auto" w:fill="FFFFFF"/>
        <w:spacing w:after="0" w:line="480" w:lineRule="auto"/>
        <w:ind w:firstLine="720"/>
        <w:jc w:val="both"/>
        <w:rPr>
          <w:moveTo w:id="156" w:author="Quirijn de Jong van Lier" w:date="2017-08-22T15:13:00Z"/>
          <w:rFonts w:ascii="Times New Roman" w:eastAsia="Times New Roman" w:hAnsi="Times New Roman" w:cs="Times New Roman"/>
          <w:bCs/>
          <w:color w:val="000000" w:themeColor="text1"/>
          <w:sz w:val="24"/>
          <w:szCs w:val="24"/>
          <w:lang w:val="en-US" w:eastAsia="pt-BR"/>
        </w:rPr>
      </w:pPr>
      <m:oMath>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∂θ</m:t>
            </m:r>
          </m:num>
          <m:den>
            <m:r>
              <w:rPr>
                <w:rFonts w:ascii="Cambria Math" w:eastAsia="Times New Roman" w:hAnsi="Cambria Math" w:cs="Times New Roman"/>
                <w:color w:val="000000" w:themeColor="text1"/>
                <w:sz w:val="24"/>
                <w:szCs w:val="24"/>
                <w:lang w:val="en-US" w:eastAsia="pt-BR"/>
              </w:rPr>
              <m:t>∂t</m:t>
            </m:r>
          </m:den>
        </m:f>
        <m:r>
          <w:rPr>
            <w:rFonts w:ascii="Cambria Math" w:eastAsia="Times New Roman" w:hAnsi="Cambria Math" w:cs="Times New Roman"/>
            <w:color w:val="000000" w:themeColor="text1"/>
            <w:sz w:val="24"/>
            <w:szCs w:val="24"/>
            <w:lang w:val="en-US" w:eastAsia="pt-BR"/>
          </w:rPr>
          <m:t xml:space="preserve">= </m:t>
        </m:r>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m:t>
            </m:r>
          </m:num>
          <m:den>
            <m:r>
              <w:rPr>
                <w:rFonts w:ascii="Cambria Math" w:eastAsia="Times New Roman" w:hAnsi="Cambria Math" w:cs="Times New Roman"/>
                <w:color w:val="000000" w:themeColor="text1"/>
                <w:sz w:val="24"/>
                <w:szCs w:val="24"/>
                <w:lang w:val="en-US" w:eastAsia="pt-BR"/>
              </w:rPr>
              <m:t>∂z</m:t>
            </m:r>
          </m:den>
        </m:f>
        <m:d>
          <m:dPr>
            <m:begChr m:val="["/>
            <m:endChr m:val="]"/>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K</m:t>
            </m:r>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d>
              <m:dPr>
                <m:ctrlPr>
                  <w:rPr>
                    <w:rFonts w:ascii="Cambria Math" w:eastAsia="Times New Roman" w:hAnsi="Cambria Math" w:cs="Times New Roman"/>
                    <w:bCs/>
                    <w:i/>
                    <w:color w:val="000000" w:themeColor="text1"/>
                    <w:sz w:val="24"/>
                    <w:szCs w:val="24"/>
                    <w:lang w:val="en-US" w:eastAsia="pt-BR"/>
                  </w:rPr>
                </m:ctrlPr>
              </m:dPr>
              <m:e>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∂h</m:t>
                    </m:r>
                  </m:num>
                  <m:den>
                    <m:r>
                      <w:rPr>
                        <w:rFonts w:ascii="Cambria Math" w:eastAsia="Times New Roman" w:hAnsi="Cambria Math" w:cs="Times New Roman"/>
                        <w:color w:val="000000" w:themeColor="text1"/>
                        <w:sz w:val="24"/>
                        <w:szCs w:val="24"/>
                        <w:lang w:val="en-US" w:eastAsia="pt-BR"/>
                      </w:rPr>
                      <m:t>∂z</m:t>
                    </m:r>
                  </m:den>
                </m:f>
                <m:r>
                  <w:rPr>
                    <w:rFonts w:ascii="Cambria Math" w:eastAsia="Times New Roman" w:hAnsi="Cambria Math" w:cs="Times New Roman"/>
                    <w:color w:val="000000" w:themeColor="text1"/>
                    <w:sz w:val="24"/>
                    <w:szCs w:val="24"/>
                    <w:lang w:val="en-US" w:eastAsia="pt-BR"/>
                  </w:rPr>
                  <m:t>+1</m:t>
                </m:r>
              </m:e>
            </m:d>
          </m:e>
        </m:d>
        <m:r>
          <w:rPr>
            <w:rFonts w:ascii="Cambria Math" w:eastAsia="Times New Roman" w:hAnsi="Cambria Math" w:cs="Times New Roman"/>
            <w:color w:val="000000" w:themeColor="text1"/>
            <w:sz w:val="24"/>
            <w:szCs w:val="24"/>
            <w:lang w:val="en-US" w:eastAsia="pt-BR"/>
          </w:rPr>
          <m:t>-</m:t>
        </m:r>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a</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r>
          <w:rPr>
            <w:rFonts w:ascii="Cambria Math" w:eastAsia="Times New Roman" w:hAnsi="Cambria Math" w:cs="Times New Roman"/>
            <w:color w:val="000000" w:themeColor="text1"/>
            <w:sz w:val="24"/>
            <w:szCs w:val="24"/>
            <w:lang w:val="en-US" w:eastAsia="pt-BR"/>
          </w:rPr>
          <m:t xml:space="preserve">- </m:t>
        </m:r>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d</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m</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r>
          <w:rPr>
            <w:rFonts w:ascii="Cambria Math" w:eastAsia="Times New Roman" w:hAnsi="Cambria Math" w:cs="Times New Roman"/>
            <w:color w:val="000000" w:themeColor="text1"/>
            <w:sz w:val="24"/>
            <w:szCs w:val="24"/>
            <w:lang w:val="en-US" w:eastAsia="pt-BR"/>
          </w:rPr>
          <m:t xml:space="preserve"> </m:t>
        </m:r>
      </m:oMath>
      <w:moveTo w:id="157" w:author="Quirijn de Jong van Lier" w:date="2017-08-22T15:13:00Z">
        <w:r w:rsidR="00CF2E2A">
          <w:rPr>
            <w:rFonts w:ascii="Times New Roman" w:eastAsia="Times New Roman" w:hAnsi="Times New Roman" w:cs="Times New Roman"/>
            <w:color w:val="000000" w:themeColor="text1"/>
            <w:sz w:val="24"/>
            <w:szCs w:val="24"/>
            <w:lang w:val="en-US" w:eastAsia="pt-BR"/>
          </w:rPr>
          <w:tab/>
          <w:t>(2)</w:t>
        </w:r>
      </w:moveTo>
    </w:p>
    <w:moveToRangeEnd w:id="155"/>
    <w:p w14:paraId="5C55D021" w14:textId="6E9A7A8E" w:rsidR="00CF2E2A" w:rsidRDefault="00CF2E2A">
      <w:pPr>
        <w:shd w:val="clear" w:color="auto" w:fill="FFFFFF"/>
        <w:spacing w:after="0" w:line="480" w:lineRule="auto"/>
        <w:jc w:val="both"/>
        <w:rPr>
          <w:moveTo w:id="158" w:author="Quirijn de Jong van Lier" w:date="2017-08-22T15:14:00Z"/>
          <w:rFonts w:ascii="Times New Roman" w:eastAsia="Times New Roman" w:hAnsi="Times New Roman" w:cs="Times New Roman"/>
          <w:bCs/>
          <w:color w:val="000000" w:themeColor="text1"/>
          <w:sz w:val="24"/>
          <w:szCs w:val="24"/>
          <w:lang w:val="en-US" w:eastAsia="pt-BR"/>
        </w:rPr>
        <w:pPrChange w:id="159" w:author="Quirijn de Jong van Lier" w:date="2017-08-22T15:14:00Z">
          <w:pPr>
            <w:shd w:val="clear" w:color="auto" w:fill="FFFFFF"/>
            <w:spacing w:after="0" w:line="480" w:lineRule="auto"/>
            <w:ind w:firstLine="720"/>
            <w:jc w:val="both"/>
          </w:pPr>
        </w:pPrChange>
      </w:pPr>
      <w:ins w:id="160" w:author="Quirijn de Jong van Lier" w:date="2017-08-22T15:14:00Z">
        <w:r>
          <w:rPr>
            <w:rFonts w:ascii="Times New Roman" w:eastAsia="Times New Roman" w:hAnsi="Times New Roman" w:cs="Times New Roman"/>
            <w:bCs/>
            <w:color w:val="000000" w:themeColor="text1"/>
            <w:sz w:val="24"/>
            <w:szCs w:val="24"/>
            <w:lang w:val="en-US" w:eastAsia="pt-BR"/>
          </w:rPr>
          <w:t>w</w:t>
        </w:r>
      </w:ins>
      <w:moveToRangeStart w:id="161" w:author="Quirijn de Jong van Lier" w:date="2017-08-22T15:14:00Z" w:name="move491178187"/>
      <w:moveTo w:id="162" w:author="Quirijn de Jong van Lier" w:date="2017-08-22T15:14:00Z">
        <w:del w:id="163" w:author="Quirijn de Jong van Lier" w:date="2017-08-22T15:14:00Z">
          <w:r w:rsidDel="00CF2E2A">
            <w:rPr>
              <w:rFonts w:ascii="Times New Roman" w:eastAsia="Times New Roman" w:hAnsi="Times New Roman" w:cs="Times New Roman"/>
              <w:bCs/>
              <w:color w:val="000000" w:themeColor="text1"/>
              <w:sz w:val="24"/>
              <w:szCs w:val="24"/>
              <w:lang w:val="en-US" w:eastAsia="pt-BR"/>
            </w:rPr>
            <w:delText>W</w:delText>
          </w:r>
        </w:del>
        <w:r>
          <w:rPr>
            <w:rFonts w:ascii="Times New Roman" w:eastAsia="Times New Roman" w:hAnsi="Times New Roman" w:cs="Times New Roman"/>
            <w:bCs/>
            <w:color w:val="000000" w:themeColor="text1"/>
            <w:sz w:val="24"/>
            <w:szCs w:val="24"/>
            <w:lang w:val="en-US" w:eastAsia="pt-BR"/>
          </w:rPr>
          <w:t xml:space="preserve">here </w:t>
        </w:r>
        <w:r w:rsidRPr="00CD1B0A">
          <w:rPr>
            <w:rFonts w:ascii="Times New Roman" w:eastAsia="Times New Roman" w:hAnsi="Times New Roman" w:cs="Times New Roman"/>
            <w:bCs/>
            <w:color w:val="000000" w:themeColor="text1"/>
            <w:sz w:val="24"/>
            <w:szCs w:val="24"/>
            <w:lang w:val="en-US" w:eastAsia="pt-BR"/>
          </w:rPr>
          <w:t>θ</w:t>
        </w:r>
        <w:r>
          <w:rPr>
            <w:rFonts w:ascii="Times New Roman" w:eastAsia="Times New Roman" w:hAnsi="Times New Roman" w:cs="Times New Roman"/>
            <w:bCs/>
            <w:color w:val="000000" w:themeColor="text1"/>
            <w:sz w:val="24"/>
            <w:szCs w:val="24"/>
            <w:lang w:val="en-US" w:eastAsia="pt-BR"/>
          </w:rPr>
          <w:t xml:space="preserve"> is the volumetric water content (</w:t>
        </w:r>
        <w:del w:id="164" w:author="Quirijn de Jong van Lier" w:date="2017-08-22T15:14:00Z">
          <w:r w:rsidDel="00CF2E2A">
            <w:rPr>
              <w:rFonts w:ascii="Times New Roman" w:eastAsia="Times New Roman" w:hAnsi="Times New Roman" w:cs="Times New Roman"/>
              <w:bCs/>
              <w:color w:val="000000" w:themeColor="text1"/>
              <w:sz w:val="24"/>
              <w:szCs w:val="24"/>
              <w:lang w:val="en-US" w:eastAsia="pt-BR"/>
            </w:rPr>
            <w:delText>c</w:delText>
          </w:r>
        </w:del>
        <w:r>
          <w:rPr>
            <w:rFonts w:ascii="Times New Roman" w:eastAsia="Times New Roman" w:hAnsi="Times New Roman" w:cs="Times New Roman"/>
            <w:bCs/>
            <w:color w:val="000000" w:themeColor="text1"/>
            <w:sz w:val="24"/>
            <w:szCs w:val="24"/>
            <w:lang w:val="en-US" w:eastAsia="pt-BR"/>
          </w:rPr>
          <w:t>m</w:t>
        </w:r>
        <w:r w:rsidRPr="00CD1B0A">
          <w:rPr>
            <w:rFonts w:ascii="Times New Roman" w:eastAsia="Times New Roman" w:hAnsi="Times New Roman" w:cs="Times New Roman"/>
            <w:bCs/>
            <w:color w:val="000000" w:themeColor="text1"/>
            <w:sz w:val="24"/>
            <w:szCs w:val="24"/>
            <w:vertAlign w:val="superscript"/>
            <w:lang w:val="en-US" w:eastAsia="pt-BR"/>
          </w:rPr>
          <w:t>3</w:t>
        </w:r>
        <w:r>
          <w:rPr>
            <w:rFonts w:ascii="Times New Roman" w:eastAsia="Times New Roman" w:hAnsi="Times New Roman" w:cs="Times New Roman"/>
            <w:bCs/>
            <w:color w:val="000000" w:themeColor="text1"/>
            <w:sz w:val="24"/>
            <w:szCs w:val="24"/>
            <w:lang w:val="en-US" w:eastAsia="pt-BR"/>
          </w:rPr>
          <w:t xml:space="preserve"> </w:t>
        </w:r>
        <w:del w:id="165" w:author="Quirijn de Jong van Lier" w:date="2017-08-22T15:14:00Z">
          <w:r w:rsidDel="00CF2E2A">
            <w:rPr>
              <w:rFonts w:ascii="Times New Roman" w:eastAsia="Times New Roman" w:hAnsi="Times New Roman" w:cs="Times New Roman"/>
              <w:bCs/>
              <w:color w:val="000000" w:themeColor="text1"/>
              <w:sz w:val="24"/>
              <w:szCs w:val="24"/>
              <w:lang w:val="en-US" w:eastAsia="pt-BR"/>
            </w:rPr>
            <w:delText>c</w:delText>
          </w:r>
        </w:del>
        <w:r>
          <w:rPr>
            <w:rFonts w:ascii="Times New Roman" w:eastAsia="Times New Roman" w:hAnsi="Times New Roman" w:cs="Times New Roman"/>
            <w:bCs/>
            <w:color w:val="000000" w:themeColor="text1"/>
            <w:sz w:val="24"/>
            <w:szCs w:val="24"/>
            <w:lang w:val="en-US" w:eastAsia="pt-BR"/>
          </w:rPr>
          <w:t>m</w:t>
        </w:r>
        <w:r w:rsidRPr="00CD1B0A">
          <w:rPr>
            <w:rFonts w:ascii="Times New Roman" w:eastAsia="Times New Roman" w:hAnsi="Times New Roman" w:cs="Times New Roman"/>
            <w:bCs/>
            <w:color w:val="000000" w:themeColor="text1"/>
            <w:sz w:val="24"/>
            <w:szCs w:val="24"/>
            <w:vertAlign w:val="superscript"/>
            <w:lang w:val="en-US" w:eastAsia="pt-BR"/>
          </w:rPr>
          <w:t>-3</w:t>
        </w:r>
        <w:r>
          <w:rPr>
            <w:rFonts w:ascii="Times New Roman" w:eastAsia="Times New Roman" w:hAnsi="Times New Roman" w:cs="Times New Roman"/>
            <w:bCs/>
            <w:color w:val="000000" w:themeColor="text1"/>
            <w:sz w:val="24"/>
            <w:szCs w:val="24"/>
            <w:lang w:val="en-US" w:eastAsia="pt-BR"/>
          </w:rPr>
          <w:t>), t is time (d), h is soil water pressure head (cm), K(h) is hydraulic conductivity (cm d</w:t>
        </w:r>
        <w:r w:rsidRPr="00977454">
          <w:rPr>
            <w:rFonts w:ascii="Times New Roman" w:eastAsia="Times New Roman" w:hAnsi="Times New Roman" w:cs="Times New Roman"/>
            <w:bCs/>
            <w:color w:val="000000" w:themeColor="text1"/>
            <w:sz w:val="24"/>
            <w:szCs w:val="24"/>
            <w:vertAlign w:val="superscript"/>
            <w:lang w:val="en-US" w:eastAsia="pt-BR"/>
          </w:rPr>
          <w:t>-1</w:t>
        </w:r>
        <w:r>
          <w:rPr>
            <w:rFonts w:ascii="Times New Roman" w:eastAsia="Times New Roman" w:hAnsi="Times New Roman" w:cs="Times New Roman"/>
            <w:bCs/>
            <w:color w:val="000000" w:themeColor="text1"/>
            <w:sz w:val="24"/>
            <w:szCs w:val="24"/>
            <w:lang w:val="en-US" w:eastAsia="pt-BR"/>
          </w:rPr>
          <w:t>), z is the vertical coordinate (cm), S</w:t>
        </w:r>
        <w:r w:rsidRPr="00977454">
          <w:rPr>
            <w:rFonts w:ascii="Times New Roman" w:eastAsia="Times New Roman" w:hAnsi="Times New Roman" w:cs="Times New Roman"/>
            <w:bCs/>
            <w:color w:val="000000" w:themeColor="text1"/>
            <w:sz w:val="24"/>
            <w:szCs w:val="24"/>
            <w:vertAlign w:val="subscript"/>
            <w:lang w:val="en-US" w:eastAsia="pt-BR"/>
          </w:rPr>
          <w:t>a</w:t>
        </w:r>
        <w:r>
          <w:rPr>
            <w:rFonts w:ascii="Times New Roman" w:eastAsia="Times New Roman" w:hAnsi="Times New Roman" w:cs="Times New Roman"/>
            <w:bCs/>
            <w:color w:val="000000" w:themeColor="text1"/>
            <w:sz w:val="24"/>
            <w:szCs w:val="24"/>
            <w:lang w:val="en-US" w:eastAsia="pt-BR"/>
          </w:rPr>
          <w:t xml:space="preserve">(h), </w:t>
        </w:r>
        <w:proofErr w:type="spellStart"/>
        <w:r>
          <w:rPr>
            <w:rFonts w:ascii="Times New Roman" w:eastAsia="Times New Roman" w:hAnsi="Times New Roman" w:cs="Times New Roman"/>
            <w:bCs/>
            <w:color w:val="000000" w:themeColor="text1"/>
            <w:sz w:val="24"/>
            <w:szCs w:val="24"/>
            <w:lang w:val="en-US" w:eastAsia="pt-BR"/>
          </w:rPr>
          <w:t>S</w:t>
        </w:r>
        <w:r w:rsidRPr="00977454">
          <w:rPr>
            <w:rFonts w:ascii="Times New Roman" w:eastAsia="Times New Roman" w:hAnsi="Times New Roman" w:cs="Times New Roman"/>
            <w:bCs/>
            <w:color w:val="000000" w:themeColor="text1"/>
            <w:sz w:val="24"/>
            <w:szCs w:val="24"/>
            <w:vertAlign w:val="subscript"/>
            <w:lang w:val="en-US" w:eastAsia="pt-BR"/>
          </w:rPr>
          <w:t>d</w:t>
        </w:r>
        <w:proofErr w:type="spellEnd"/>
        <w:r>
          <w:rPr>
            <w:rFonts w:ascii="Times New Roman" w:eastAsia="Times New Roman" w:hAnsi="Times New Roman" w:cs="Times New Roman"/>
            <w:bCs/>
            <w:color w:val="000000" w:themeColor="text1"/>
            <w:sz w:val="24"/>
            <w:szCs w:val="24"/>
            <w:lang w:val="en-US" w:eastAsia="pt-BR"/>
          </w:rPr>
          <w:t>(h) and S</w:t>
        </w:r>
        <w:r w:rsidRPr="00977454">
          <w:rPr>
            <w:rFonts w:ascii="Times New Roman" w:eastAsia="Times New Roman" w:hAnsi="Times New Roman" w:cs="Times New Roman"/>
            <w:bCs/>
            <w:color w:val="000000" w:themeColor="text1"/>
            <w:sz w:val="24"/>
            <w:szCs w:val="24"/>
            <w:vertAlign w:val="subscript"/>
            <w:lang w:val="en-US" w:eastAsia="pt-BR"/>
          </w:rPr>
          <w:t>m</w:t>
        </w:r>
        <w:r>
          <w:rPr>
            <w:rFonts w:ascii="Times New Roman" w:eastAsia="Times New Roman" w:hAnsi="Times New Roman" w:cs="Times New Roman"/>
            <w:bCs/>
            <w:color w:val="000000" w:themeColor="text1"/>
            <w:sz w:val="24"/>
            <w:szCs w:val="24"/>
            <w:lang w:val="en-US" w:eastAsia="pt-BR"/>
          </w:rPr>
          <w:t xml:space="preserve">(h) are, respectively, the sink terms for root water extraction, drain discharge in saturated zone and exchange rate with macro pores. The </w:t>
        </w:r>
        <w:del w:id="166" w:author="Quirijn de Jong van Lier" w:date="2017-08-22T15:15:00Z">
          <w:r w:rsidDel="00CF2E2A">
            <w:rPr>
              <w:rFonts w:ascii="Times New Roman" w:eastAsia="Times New Roman" w:hAnsi="Times New Roman" w:cs="Times New Roman"/>
              <w:bCs/>
              <w:color w:val="000000" w:themeColor="text1"/>
              <w:sz w:val="24"/>
              <w:szCs w:val="24"/>
              <w:lang w:val="en-US" w:eastAsia="pt-BR"/>
            </w:rPr>
            <w:delText xml:space="preserve">proposed </w:delText>
          </w:r>
        </w:del>
      </w:moveTo>
      <w:ins w:id="167" w:author="Quirijn de Jong van Lier" w:date="2017-08-22T15:15:00Z">
        <w:r>
          <w:rPr>
            <w:rFonts w:ascii="Times New Roman" w:eastAsia="Times New Roman" w:hAnsi="Times New Roman" w:cs="Times New Roman"/>
            <w:bCs/>
            <w:color w:val="000000" w:themeColor="text1"/>
            <w:sz w:val="24"/>
            <w:szCs w:val="24"/>
            <w:lang w:val="en-US" w:eastAsia="pt-BR"/>
          </w:rPr>
          <w:t xml:space="preserve">hydraulic </w:t>
        </w:r>
      </w:ins>
      <w:moveTo w:id="168" w:author="Quirijn de Jong van Lier" w:date="2017-08-22T15:14:00Z">
        <w:r>
          <w:rPr>
            <w:rFonts w:ascii="Times New Roman" w:eastAsia="Times New Roman" w:hAnsi="Times New Roman" w:cs="Times New Roman"/>
            <w:bCs/>
            <w:color w:val="000000" w:themeColor="text1"/>
            <w:sz w:val="24"/>
            <w:szCs w:val="24"/>
            <w:lang w:val="en-US" w:eastAsia="pt-BR"/>
          </w:rPr>
          <w:t xml:space="preserve">relations </w:t>
        </w:r>
      </w:moveTo>
      <w:ins w:id="169" w:author="Quirijn de Jong van Lier" w:date="2017-08-22T15:15:00Z">
        <w:r>
          <w:rPr>
            <w:rFonts w:ascii="Times New Roman" w:eastAsia="Times New Roman" w:hAnsi="Times New Roman" w:cs="Times New Roman"/>
            <w:bCs/>
            <w:color w:val="000000" w:themeColor="text1"/>
            <w:sz w:val="24"/>
            <w:szCs w:val="24"/>
            <w:lang w:val="en-US" w:eastAsia="pt-BR"/>
          </w:rPr>
          <w:t>by</w:t>
        </w:r>
      </w:ins>
      <w:moveTo w:id="170" w:author="Quirijn de Jong van Lier" w:date="2017-08-22T15:14:00Z">
        <w:del w:id="171" w:author="Quirijn de Jong van Lier" w:date="2017-08-22T15:15:00Z">
          <w:r w:rsidDel="00CF2E2A">
            <w:rPr>
              <w:rFonts w:ascii="Times New Roman" w:eastAsia="Times New Roman" w:hAnsi="Times New Roman" w:cs="Times New Roman"/>
              <w:bCs/>
              <w:color w:val="000000" w:themeColor="text1"/>
              <w:sz w:val="24"/>
              <w:szCs w:val="24"/>
              <w:lang w:val="en-US" w:eastAsia="pt-BR"/>
            </w:rPr>
            <w:delText>of</w:delText>
          </w:r>
        </w:del>
        <w:r>
          <w:rPr>
            <w:rFonts w:ascii="Times New Roman" w:eastAsia="Times New Roman" w:hAnsi="Times New Roman" w:cs="Times New Roman"/>
            <w:bCs/>
            <w:color w:val="000000" w:themeColor="text1"/>
            <w:sz w:val="24"/>
            <w:szCs w:val="24"/>
            <w:lang w:val="en-US" w:eastAsia="pt-BR"/>
          </w:rPr>
          <w:t xml:space="preserve"> </w:t>
        </w:r>
        <w:r w:rsidRPr="00B22F7E">
          <w:rPr>
            <w:rFonts w:ascii="Times New Roman" w:eastAsia="Times New Roman" w:hAnsi="Times New Roman" w:cs="Times New Roman"/>
            <w:bCs/>
            <w:color w:val="000000" w:themeColor="text1"/>
            <w:sz w:val="24"/>
            <w:szCs w:val="24"/>
            <w:lang w:val="en-US" w:eastAsia="pt-BR"/>
          </w:rPr>
          <w:t>Mualem–van</w:t>
        </w:r>
        <w:r>
          <w:rPr>
            <w:rFonts w:ascii="Times New Roman" w:eastAsia="Times New Roman" w:hAnsi="Times New Roman" w:cs="Times New Roman"/>
            <w:bCs/>
            <w:color w:val="000000" w:themeColor="text1"/>
            <w:sz w:val="24"/>
            <w:szCs w:val="24"/>
            <w:lang w:val="en-US" w:eastAsia="pt-BR"/>
          </w:rPr>
          <w:t xml:space="preserve"> </w:t>
        </w:r>
        <w:r w:rsidRPr="00B22F7E">
          <w:rPr>
            <w:rFonts w:ascii="Times New Roman" w:eastAsia="Times New Roman" w:hAnsi="Times New Roman" w:cs="Times New Roman"/>
            <w:bCs/>
            <w:color w:val="000000" w:themeColor="text1"/>
            <w:sz w:val="24"/>
            <w:szCs w:val="24"/>
            <w:lang w:val="en-US" w:eastAsia="pt-BR"/>
          </w:rPr>
          <w:t>Genuchten</w:t>
        </w:r>
        <w:r>
          <w:rPr>
            <w:rFonts w:ascii="Times New Roman" w:eastAsia="Times New Roman" w:hAnsi="Times New Roman" w:cs="Times New Roman"/>
            <w:bCs/>
            <w:color w:val="000000" w:themeColor="text1"/>
            <w:sz w:val="24"/>
            <w:szCs w:val="24"/>
            <w:lang w:val="en-US" w:eastAsia="pt-BR"/>
          </w:rPr>
          <w:t xml:space="preserve"> </w:t>
        </w:r>
        <w:r>
          <w:rPr>
            <w:rFonts w:ascii="Times New Roman" w:eastAsia="Times New Roman" w:hAnsi="Times New Roman" w:cs="Times New Roman"/>
            <w:bCs/>
            <w:color w:val="000000" w:themeColor="text1"/>
            <w:sz w:val="24"/>
            <w:szCs w:val="24"/>
            <w:lang w:val="en-US" w:eastAsia="pt-BR"/>
          </w:rPr>
          <w:fldChar w:fldCharType="begin" w:fldLock="1"/>
        </w:r>
        <w:r>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"Genuchten", "given" : "M Th", "non-dropping-particle" : "Van", "parse-names" : false, "suffix" : "" }, { "dropping-particle" : "", "family" : "Nielsen", "given" : "D R", "non-dropping-particle" : "", "parse-names" : false, "suffix" : "" } ], "container-title" : "Annales Geophysicae", "id" : "ITEM-1", "issue" : "5", "issued" : { "date-parts" : [ [ "1985" ] ] }, "page" : "615-628", "title" : "On describing and predicting the hydraulic properties", "type" : "paper-conference", "volume" : "3" }, "suppress-author" : 1, "uris" : [ "http://www.mendeley.com/documents/?uuid=bc7c3634-7800-4e37-8cf4-373edc5fe995" ] } ], "mendeley" : { "formattedCitation" : "(1985)", "plainTextFormattedCitation" : "(1985)", "previouslyFormattedCitation" : "(1985)" }, "properties" : { "noteIndex" : 0 }, "schema" : "https://github.com/citation-style-language/schema/raw/master/csl-citation.json" }</w:instrText>
        </w:r>
        <w:r>
          <w:rPr>
            <w:rFonts w:ascii="Times New Roman" w:eastAsia="Times New Roman" w:hAnsi="Times New Roman" w:cs="Times New Roman"/>
            <w:bCs/>
            <w:color w:val="000000" w:themeColor="text1"/>
            <w:sz w:val="24"/>
            <w:szCs w:val="24"/>
            <w:lang w:val="en-US" w:eastAsia="pt-BR"/>
          </w:rPr>
          <w:fldChar w:fldCharType="separate"/>
        </w:r>
        <w:r w:rsidRPr="00B22F7E">
          <w:rPr>
            <w:rFonts w:ascii="Times New Roman" w:eastAsia="Times New Roman" w:hAnsi="Times New Roman" w:cs="Times New Roman"/>
            <w:bCs/>
            <w:noProof/>
            <w:color w:val="000000" w:themeColor="text1"/>
            <w:sz w:val="24"/>
            <w:szCs w:val="24"/>
            <w:lang w:val="en-US" w:eastAsia="pt-BR"/>
          </w:rPr>
          <w:t>(1985)</w:t>
        </w:r>
        <w:r>
          <w:rPr>
            <w:rFonts w:ascii="Times New Roman" w:eastAsia="Times New Roman" w:hAnsi="Times New Roman" w:cs="Times New Roman"/>
            <w:bCs/>
            <w:color w:val="000000" w:themeColor="text1"/>
            <w:sz w:val="24"/>
            <w:szCs w:val="24"/>
            <w:lang w:val="en-US" w:eastAsia="pt-BR"/>
          </w:rPr>
          <w:fldChar w:fldCharType="end"/>
        </w:r>
        <w:r>
          <w:rPr>
            <w:rFonts w:ascii="Times New Roman" w:eastAsia="Times New Roman" w:hAnsi="Times New Roman" w:cs="Times New Roman"/>
            <w:bCs/>
            <w:color w:val="000000" w:themeColor="text1"/>
            <w:sz w:val="24"/>
            <w:szCs w:val="24"/>
            <w:lang w:val="en-US" w:eastAsia="pt-BR"/>
          </w:rPr>
          <w:t xml:space="preserve"> </w:t>
        </w:r>
      </w:moveTo>
      <w:ins w:id="172" w:author="Quirijn de Jong van Lier" w:date="2017-08-22T15:15:00Z">
        <w:r>
          <w:rPr>
            <w:rFonts w:ascii="Times New Roman" w:eastAsia="Times New Roman" w:hAnsi="Times New Roman" w:cs="Times New Roman"/>
            <w:bCs/>
            <w:color w:val="000000" w:themeColor="text1"/>
            <w:sz w:val="24"/>
            <w:szCs w:val="24"/>
            <w:lang w:val="en-US" w:eastAsia="pt-BR"/>
          </w:rPr>
          <w:t>are</w:t>
        </w:r>
      </w:ins>
      <w:moveTo w:id="173" w:author="Quirijn de Jong van Lier" w:date="2017-08-22T15:14:00Z">
        <w:del w:id="174" w:author="Quirijn de Jong van Lier" w:date="2017-08-22T15:15:00Z">
          <w:r w:rsidDel="00CF2E2A">
            <w:rPr>
              <w:rFonts w:ascii="Times New Roman" w:eastAsia="Times New Roman" w:hAnsi="Times New Roman" w:cs="Times New Roman"/>
              <w:bCs/>
              <w:color w:val="000000" w:themeColor="text1"/>
              <w:sz w:val="24"/>
              <w:szCs w:val="24"/>
              <w:lang w:val="en-US" w:eastAsia="pt-BR"/>
            </w:rPr>
            <w:delText>is</w:delText>
          </w:r>
        </w:del>
        <w:r>
          <w:rPr>
            <w:rFonts w:ascii="Times New Roman" w:eastAsia="Times New Roman" w:hAnsi="Times New Roman" w:cs="Times New Roman"/>
            <w:bCs/>
            <w:color w:val="000000" w:themeColor="text1"/>
            <w:sz w:val="24"/>
            <w:szCs w:val="24"/>
            <w:lang w:val="en-US" w:eastAsia="pt-BR"/>
          </w:rPr>
          <w:t xml:space="preserve"> used to </w:t>
        </w:r>
      </w:moveTo>
      <w:ins w:id="175" w:author="Quirijn de Jong van Lier" w:date="2017-08-22T15:15:00Z">
        <w:r>
          <w:rPr>
            <w:rFonts w:ascii="Times New Roman" w:eastAsia="Times New Roman" w:hAnsi="Times New Roman" w:cs="Times New Roman"/>
            <w:bCs/>
            <w:color w:val="000000" w:themeColor="text1"/>
            <w:sz w:val="24"/>
            <w:szCs w:val="24"/>
            <w:lang w:val="en-US" w:eastAsia="pt-BR"/>
          </w:rPr>
          <w:t>solve equation 2</w:t>
        </w:r>
      </w:ins>
      <w:moveTo w:id="176" w:author="Quirijn de Jong van Lier" w:date="2017-08-22T15:14:00Z">
        <w:del w:id="177" w:author="Quirijn de Jong van Lier" w:date="2017-08-22T15:15:00Z">
          <w:r w:rsidDel="00CF2E2A">
            <w:rPr>
              <w:rFonts w:ascii="Times New Roman" w:eastAsia="Times New Roman" w:hAnsi="Times New Roman" w:cs="Times New Roman"/>
              <w:bCs/>
              <w:color w:val="000000" w:themeColor="text1"/>
              <w:sz w:val="24"/>
              <w:szCs w:val="24"/>
              <w:lang w:val="en-US" w:eastAsia="pt-BR"/>
            </w:rPr>
            <w:delText xml:space="preserve">obtain </w:delText>
          </w:r>
          <w:r w:rsidRPr="00CD1B0A" w:rsidDel="00CF2E2A">
            <w:rPr>
              <w:rFonts w:ascii="Times New Roman" w:eastAsia="Times New Roman" w:hAnsi="Times New Roman" w:cs="Times New Roman"/>
              <w:bCs/>
              <w:color w:val="000000" w:themeColor="text1"/>
              <w:sz w:val="24"/>
              <w:szCs w:val="24"/>
              <w:lang w:val="en-US" w:eastAsia="pt-BR"/>
            </w:rPr>
            <w:delText>θ</w:delText>
          </w:r>
          <w:r w:rsidDel="00CF2E2A">
            <w:rPr>
              <w:rFonts w:ascii="Times New Roman" w:eastAsia="Times New Roman" w:hAnsi="Times New Roman" w:cs="Times New Roman"/>
              <w:bCs/>
              <w:color w:val="000000" w:themeColor="text1"/>
              <w:sz w:val="24"/>
              <w:szCs w:val="24"/>
              <w:lang w:val="en-US" w:eastAsia="pt-BR"/>
            </w:rPr>
            <w:delText xml:space="preserve"> in terms of h and soil parameters</w:delText>
          </w:r>
        </w:del>
        <w:r>
          <w:rPr>
            <w:rFonts w:ascii="Times New Roman" w:eastAsia="Times New Roman" w:hAnsi="Times New Roman" w:cs="Times New Roman"/>
            <w:bCs/>
            <w:color w:val="000000" w:themeColor="text1"/>
            <w:sz w:val="24"/>
            <w:szCs w:val="24"/>
            <w:lang w:val="en-US" w:eastAsia="pt-BR"/>
          </w:rPr>
          <w:t>.</w:t>
        </w:r>
      </w:moveTo>
    </w:p>
    <w:moveToRangeEnd w:id="161"/>
    <w:p w14:paraId="599A7BED" w14:textId="5CBAEA2F" w:rsidR="00A016EB" w:rsidRDefault="00F36D34"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del w:id="178" w:author="Quirijn de Jong van Lier" w:date="2017-08-22T15:13:00Z">
        <w:r w:rsidDel="00CF2E2A">
          <w:rPr>
            <w:rFonts w:ascii="Times New Roman" w:eastAsia="Times New Roman" w:hAnsi="Times New Roman" w:cs="Times New Roman"/>
            <w:bCs/>
            <w:color w:val="000000" w:themeColor="text1"/>
            <w:sz w:val="24"/>
            <w:szCs w:val="24"/>
            <w:lang w:val="en-US" w:eastAsia="pt-BR"/>
          </w:rPr>
          <w:delText xml:space="preserve">. </w:delText>
        </w:r>
      </w:del>
      <w:ins w:id="179" w:author="Quirijn de Jong van Lier" w:date="2017-08-22T15:10:00Z">
        <w:r w:rsidR="00CF2E2A">
          <w:rPr>
            <w:rFonts w:ascii="Times New Roman" w:eastAsia="Times New Roman" w:hAnsi="Times New Roman" w:cs="Times New Roman"/>
            <w:bCs/>
            <w:color w:val="000000" w:themeColor="text1"/>
            <w:sz w:val="24"/>
            <w:szCs w:val="24"/>
            <w:lang w:val="en-US" w:eastAsia="pt-BR"/>
          </w:rPr>
          <w:t>A</w:t>
        </w:r>
      </w:ins>
      <w:del w:id="180" w:author="Quirijn de Jong van Lier" w:date="2017-08-22T15:10:00Z">
        <w:r w:rsidR="00DC2A37" w:rsidDel="00CF2E2A">
          <w:rPr>
            <w:rFonts w:ascii="Times New Roman" w:eastAsia="Times New Roman" w:hAnsi="Times New Roman" w:cs="Times New Roman"/>
            <w:bCs/>
            <w:color w:val="000000" w:themeColor="text1"/>
            <w:sz w:val="24"/>
            <w:szCs w:val="24"/>
            <w:lang w:val="en-US" w:eastAsia="pt-BR"/>
          </w:rPr>
          <w:delText>Despite of</w:delText>
        </w:r>
        <w:r w:rsidR="008311F9" w:rsidDel="00CF2E2A">
          <w:rPr>
            <w:rFonts w:ascii="Times New Roman" w:eastAsia="Times New Roman" w:hAnsi="Times New Roman" w:cs="Times New Roman"/>
            <w:bCs/>
            <w:color w:val="000000" w:themeColor="text1"/>
            <w:sz w:val="24"/>
            <w:szCs w:val="24"/>
            <w:lang w:val="en-US" w:eastAsia="pt-BR"/>
          </w:rPr>
          <w:delText xml:space="preserve"> difficult accurate convergence of Richards’ partial equation,</w:delText>
        </w:r>
        <w:r w:rsidR="005E7854" w:rsidDel="00CF2E2A">
          <w:rPr>
            <w:rFonts w:ascii="Times New Roman" w:eastAsia="Times New Roman" w:hAnsi="Times New Roman" w:cs="Times New Roman"/>
            <w:bCs/>
            <w:color w:val="000000" w:themeColor="text1"/>
            <w:sz w:val="24"/>
            <w:szCs w:val="24"/>
            <w:lang w:val="en-US" w:eastAsia="pt-BR"/>
          </w:rPr>
          <w:delText xml:space="preserve"> </w:delText>
        </w:r>
        <w:r w:rsidDel="00CF2E2A">
          <w:rPr>
            <w:rFonts w:ascii="Times New Roman" w:eastAsia="Times New Roman" w:hAnsi="Times New Roman" w:cs="Times New Roman"/>
            <w:bCs/>
            <w:color w:val="000000" w:themeColor="text1"/>
            <w:sz w:val="24"/>
            <w:szCs w:val="24"/>
            <w:lang w:val="en-US" w:eastAsia="pt-BR"/>
          </w:rPr>
          <w:delText>the</w:delText>
        </w:r>
      </w:del>
      <w:r>
        <w:rPr>
          <w:rFonts w:ascii="Times New Roman" w:eastAsia="Times New Roman" w:hAnsi="Times New Roman" w:cs="Times New Roman"/>
          <w:bCs/>
          <w:color w:val="000000" w:themeColor="text1"/>
          <w:sz w:val="24"/>
          <w:szCs w:val="24"/>
          <w:lang w:val="en-US" w:eastAsia="pt-BR"/>
        </w:rPr>
        <w:t xml:space="preserve"> robust</w:t>
      </w:r>
      <w:r w:rsidR="005E7854">
        <w:rPr>
          <w:rFonts w:ascii="Times New Roman" w:eastAsia="Times New Roman" w:hAnsi="Times New Roman" w:cs="Times New Roman"/>
          <w:bCs/>
          <w:color w:val="000000" w:themeColor="text1"/>
          <w:sz w:val="24"/>
          <w:szCs w:val="24"/>
          <w:lang w:val="en-US" w:eastAsia="pt-BR"/>
        </w:rPr>
        <w:t xml:space="preserve"> </w:t>
      </w:r>
      <w:r w:rsidR="00DC2A37">
        <w:rPr>
          <w:rFonts w:ascii="Times New Roman" w:eastAsia="Times New Roman" w:hAnsi="Times New Roman" w:cs="Times New Roman"/>
          <w:bCs/>
          <w:color w:val="000000" w:themeColor="text1"/>
          <w:sz w:val="24"/>
          <w:szCs w:val="24"/>
          <w:lang w:val="en-US" w:eastAsia="pt-BR"/>
        </w:rPr>
        <w:t>numerical scheme</w:t>
      </w:r>
      <w:r w:rsidR="005E7854">
        <w:rPr>
          <w:rFonts w:ascii="Times New Roman" w:eastAsia="Times New Roman" w:hAnsi="Times New Roman" w:cs="Times New Roman"/>
          <w:bCs/>
          <w:color w:val="000000" w:themeColor="text1"/>
          <w:sz w:val="24"/>
          <w:szCs w:val="24"/>
          <w:lang w:val="en-US" w:eastAsia="pt-BR"/>
        </w:rPr>
        <w:t xml:space="preserve"> combined with an accurate mass balance</w:t>
      </w:r>
      <w:r w:rsidR="00DC2A37">
        <w:rPr>
          <w:rFonts w:ascii="Times New Roman" w:eastAsia="Times New Roman" w:hAnsi="Times New Roman" w:cs="Times New Roman"/>
          <w:bCs/>
          <w:color w:val="000000" w:themeColor="text1"/>
          <w:sz w:val="24"/>
          <w:szCs w:val="24"/>
          <w:lang w:val="en-US" w:eastAsia="pt-BR"/>
        </w:rPr>
        <w:t xml:space="preserve"> closure</w:t>
      </w:r>
      <w:r w:rsidR="005E7854">
        <w:rPr>
          <w:rFonts w:ascii="Times New Roman" w:eastAsia="Times New Roman" w:hAnsi="Times New Roman" w:cs="Times New Roman"/>
          <w:bCs/>
          <w:color w:val="000000" w:themeColor="text1"/>
          <w:sz w:val="24"/>
          <w:szCs w:val="24"/>
          <w:lang w:val="en-US" w:eastAsia="pt-BR"/>
        </w:rPr>
        <w:t xml:space="preserve"> and a dynamic time-step method guarantee accurate results and rapid</w:t>
      </w:r>
      <w:del w:id="181" w:author="Quirijn de Jong van Lier" w:date="2017-08-22T15:10:00Z">
        <w:r w:rsidR="005E7854" w:rsidDel="00CF2E2A">
          <w:rPr>
            <w:rFonts w:ascii="Times New Roman" w:eastAsia="Times New Roman" w:hAnsi="Times New Roman" w:cs="Times New Roman"/>
            <w:bCs/>
            <w:color w:val="000000" w:themeColor="text1"/>
            <w:sz w:val="24"/>
            <w:szCs w:val="24"/>
            <w:lang w:val="en-US" w:eastAsia="pt-BR"/>
          </w:rPr>
          <w:delText>ly</w:delText>
        </w:r>
      </w:del>
      <w:r w:rsidR="005E7854">
        <w:rPr>
          <w:rFonts w:ascii="Times New Roman" w:eastAsia="Times New Roman" w:hAnsi="Times New Roman" w:cs="Times New Roman"/>
          <w:bCs/>
          <w:color w:val="000000" w:themeColor="text1"/>
          <w:sz w:val="24"/>
          <w:szCs w:val="24"/>
          <w:lang w:val="en-US" w:eastAsia="pt-BR"/>
        </w:rPr>
        <w:t xml:space="preserve"> convergence</w:t>
      </w:r>
      <w:r w:rsidR="00AB587E">
        <w:rPr>
          <w:rFonts w:ascii="Times New Roman" w:eastAsia="Times New Roman" w:hAnsi="Times New Roman" w:cs="Times New Roman"/>
          <w:bCs/>
          <w:color w:val="000000" w:themeColor="text1"/>
          <w:sz w:val="24"/>
          <w:szCs w:val="24"/>
          <w:lang w:val="en-US" w:eastAsia="pt-BR"/>
        </w:rPr>
        <w:t xml:space="preserve"> </w:t>
      </w:r>
      <w:r w:rsidR="00AB587E">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"Kroes", "given" : "J G", "non-dropping-particle" : "", "parse-names" : false, "suffix" : "" } ], "container-title" : "Vadose Zone Journal", "id" : "ITEM-1", "issue" : "2", "issued" : { "date-parts" : [ [ "2008" ] ] }, "title" : "Advances of modeling water flow in variably saturated soils with SWAP.", "type" : "article-journal", "volume" : "7" }, "uris" : [ "http://www.mendeley.com/documents/?uuid=4b2e5fbd-ce49-4819-9c31-183003effbd5" ] }, { "id" : "ITEM-2",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"ITEM-2", "issue" : "August", "issued" : { "date-parts" : [ [ "2009" ] ] }, "page" : "284", "title" : "SWAP version 3.2. Theory and user manual", "type" : "article-journal" }, "uris" : [ "http://www.mendeley.com/documents/?uuid=4af22b3b-2101-4358-919a-772de5b9fbc6" ] } ], "mendeley" : { "formattedCitation" : "(van Dam et al. 2008; Kroes et al. 2009)", "plainTextFormattedCitation" : "(van Dam et al. 2008; Kroes et al. 2009)", "previouslyFormattedCitation" : "(Dam, van &lt;i&gt;et al.&lt;/i&gt;, 2008; Kroes &lt;i&gt;et al.&lt;/i&gt;, 2009)" }, "properties" : { "noteIndex" : 0 }, "schema" : "https://github.com/citation-style-language/schema/raw/master/csl-citation.json" }</w:instrText>
      </w:r>
      <w:r w:rsidR="00AB587E">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(van Dam et al. 2008; Kroes et al. 2009)</w:t>
      </w:r>
      <w:r w:rsidR="00AB587E">
        <w:rPr>
          <w:rFonts w:ascii="Times New Roman" w:eastAsia="Times New Roman" w:hAnsi="Times New Roman" w:cs="Times New Roman"/>
          <w:bCs/>
          <w:color w:val="000000" w:themeColor="text1"/>
          <w:sz w:val="24"/>
          <w:szCs w:val="24"/>
          <w:lang w:val="en-US" w:eastAsia="pt-BR"/>
        </w:rPr>
        <w:fldChar w:fldCharType="end"/>
      </w:r>
      <w:r w:rsidR="005E7854">
        <w:rPr>
          <w:rFonts w:ascii="Times New Roman" w:eastAsia="Times New Roman" w:hAnsi="Times New Roman" w:cs="Times New Roman"/>
          <w:bCs/>
          <w:color w:val="000000" w:themeColor="text1"/>
          <w:sz w:val="24"/>
          <w:szCs w:val="24"/>
          <w:lang w:val="en-US" w:eastAsia="pt-BR"/>
        </w:rPr>
        <w:t xml:space="preserve">. </w:t>
      </w:r>
      <w:r w:rsidR="00CC1A45">
        <w:rPr>
          <w:rFonts w:ascii="Times New Roman" w:eastAsia="Times New Roman" w:hAnsi="Times New Roman" w:cs="Times New Roman"/>
          <w:bCs/>
          <w:color w:val="000000" w:themeColor="text1"/>
          <w:sz w:val="24"/>
          <w:szCs w:val="24"/>
          <w:lang w:val="en-US" w:eastAsia="pt-BR"/>
        </w:rPr>
        <w:t xml:space="preserve">A </w:t>
      </w:r>
      <w:r w:rsidR="00AB587E">
        <w:rPr>
          <w:rFonts w:ascii="Times New Roman" w:eastAsia="Times New Roman" w:hAnsi="Times New Roman" w:cs="Times New Roman"/>
          <w:bCs/>
          <w:color w:val="000000" w:themeColor="text1"/>
          <w:sz w:val="24"/>
          <w:szCs w:val="24"/>
          <w:lang w:val="en-US" w:eastAsia="pt-BR"/>
        </w:rPr>
        <w:t xml:space="preserve">Newton-Raphson iteration procedure is </w:t>
      </w:r>
      <w:ins w:id="182" w:author="Quirijn de Jong van Lier" w:date="2017-08-22T15:12:00Z">
        <w:r w:rsidR="00CF2E2A">
          <w:rPr>
            <w:rFonts w:ascii="Times New Roman" w:eastAsia="Times New Roman" w:hAnsi="Times New Roman" w:cs="Times New Roman"/>
            <w:bCs/>
            <w:color w:val="000000" w:themeColor="text1"/>
            <w:sz w:val="24"/>
            <w:szCs w:val="24"/>
            <w:lang w:val="en-US" w:eastAsia="pt-BR"/>
          </w:rPr>
          <w:t>used</w:t>
        </w:r>
      </w:ins>
      <w:del w:id="183" w:author="Quirijn de Jong van Lier" w:date="2017-08-22T15:12:00Z">
        <w:r w:rsidR="00AB587E" w:rsidDel="00CF2E2A">
          <w:rPr>
            <w:rFonts w:ascii="Times New Roman" w:eastAsia="Times New Roman" w:hAnsi="Times New Roman" w:cs="Times New Roman"/>
            <w:bCs/>
            <w:color w:val="000000" w:themeColor="text1"/>
            <w:sz w:val="24"/>
            <w:szCs w:val="24"/>
            <w:lang w:val="en-US" w:eastAsia="pt-BR"/>
          </w:rPr>
          <w:delText>imposed</w:delText>
        </w:r>
      </w:del>
      <w:r w:rsidR="00AB587E">
        <w:rPr>
          <w:rFonts w:ascii="Times New Roman" w:eastAsia="Times New Roman" w:hAnsi="Times New Roman" w:cs="Times New Roman"/>
          <w:bCs/>
          <w:color w:val="000000" w:themeColor="text1"/>
          <w:sz w:val="24"/>
          <w:szCs w:val="24"/>
          <w:lang w:val="en-US" w:eastAsia="pt-BR"/>
        </w:rPr>
        <w:t xml:space="preserve"> to solve a </w:t>
      </w:r>
      <w:r w:rsidR="00CC1A45">
        <w:rPr>
          <w:rFonts w:ascii="Times New Roman" w:eastAsia="Times New Roman" w:hAnsi="Times New Roman" w:cs="Times New Roman"/>
          <w:bCs/>
          <w:color w:val="000000" w:themeColor="text1"/>
          <w:sz w:val="24"/>
          <w:szCs w:val="24"/>
          <w:lang w:val="en-US" w:eastAsia="pt-BR"/>
        </w:rPr>
        <w:t>set of</w:t>
      </w:r>
      <w:r w:rsidR="00A1632D">
        <w:rPr>
          <w:rFonts w:ascii="Times New Roman" w:eastAsia="Times New Roman" w:hAnsi="Times New Roman" w:cs="Times New Roman"/>
          <w:bCs/>
          <w:color w:val="000000" w:themeColor="text1"/>
          <w:sz w:val="24"/>
          <w:szCs w:val="24"/>
          <w:lang w:val="en-US" w:eastAsia="pt-BR"/>
        </w:rPr>
        <w:t xml:space="preserve"> </w:t>
      </w:r>
      <w:r w:rsidR="007A7169">
        <w:rPr>
          <w:rFonts w:ascii="Times New Roman" w:eastAsia="Times New Roman" w:hAnsi="Times New Roman" w:cs="Times New Roman"/>
          <w:bCs/>
          <w:color w:val="000000" w:themeColor="text1"/>
          <w:sz w:val="24"/>
          <w:szCs w:val="24"/>
          <w:lang w:val="en-US" w:eastAsia="pt-BR"/>
        </w:rPr>
        <w:t xml:space="preserve">discrete form of </w:t>
      </w:r>
      <w:ins w:id="184" w:author="Quirijn de Jong van Lier" w:date="2017-08-22T15:12:00Z">
        <w:r w:rsidR="00CF2E2A">
          <w:rPr>
            <w:rFonts w:ascii="Times New Roman" w:eastAsia="Times New Roman" w:hAnsi="Times New Roman" w:cs="Times New Roman"/>
            <w:bCs/>
            <w:color w:val="000000" w:themeColor="text1"/>
            <w:sz w:val="24"/>
            <w:szCs w:val="24"/>
            <w:lang w:val="en-US" w:eastAsia="pt-BR"/>
          </w:rPr>
          <w:t xml:space="preserve">the </w:t>
        </w:r>
      </w:ins>
      <w:r w:rsidR="007A7169">
        <w:rPr>
          <w:rFonts w:ascii="Times New Roman" w:eastAsia="Times New Roman" w:hAnsi="Times New Roman" w:cs="Times New Roman"/>
          <w:bCs/>
          <w:color w:val="000000" w:themeColor="text1"/>
          <w:sz w:val="24"/>
          <w:szCs w:val="24"/>
          <w:lang w:val="en-US" w:eastAsia="pt-BR"/>
        </w:rPr>
        <w:t>Richards</w:t>
      </w:r>
      <w:del w:id="185" w:author="Quirijn de Jong van Lier" w:date="2017-08-22T15:12:00Z">
        <w:r w:rsidR="007A7169" w:rsidDel="00CF2E2A">
          <w:rPr>
            <w:rFonts w:ascii="Times New Roman" w:eastAsia="Times New Roman" w:hAnsi="Times New Roman" w:cs="Times New Roman"/>
            <w:bCs/>
            <w:color w:val="000000" w:themeColor="text1"/>
            <w:sz w:val="24"/>
            <w:szCs w:val="24"/>
            <w:lang w:val="en-US" w:eastAsia="pt-BR"/>
          </w:rPr>
          <w:delText>’</w:delText>
        </w:r>
      </w:del>
      <w:r w:rsidR="007A7169">
        <w:rPr>
          <w:rFonts w:ascii="Times New Roman" w:eastAsia="Times New Roman" w:hAnsi="Times New Roman" w:cs="Times New Roman"/>
          <w:bCs/>
          <w:color w:val="000000" w:themeColor="text1"/>
          <w:sz w:val="24"/>
          <w:szCs w:val="24"/>
          <w:lang w:val="en-US" w:eastAsia="pt-BR"/>
        </w:rPr>
        <w:t xml:space="preserve"> equation</w:t>
      </w:r>
      <w:r w:rsidR="00990B8A">
        <w:rPr>
          <w:rFonts w:ascii="Times New Roman" w:eastAsia="Times New Roman" w:hAnsi="Times New Roman" w:cs="Times New Roman"/>
          <w:bCs/>
          <w:color w:val="000000" w:themeColor="text1"/>
          <w:sz w:val="24"/>
          <w:szCs w:val="24"/>
          <w:lang w:val="en-US" w:eastAsia="pt-BR"/>
        </w:rPr>
        <w:t>s</w:t>
      </w:r>
      <w:r w:rsidR="007A7169">
        <w:rPr>
          <w:rFonts w:ascii="Times New Roman" w:eastAsia="Times New Roman" w:hAnsi="Times New Roman" w:cs="Times New Roman"/>
          <w:bCs/>
          <w:color w:val="000000" w:themeColor="text1"/>
          <w:sz w:val="24"/>
          <w:szCs w:val="24"/>
          <w:lang w:val="en-US" w:eastAsia="pt-BR"/>
        </w:rPr>
        <w:t xml:space="preserve"> as f</w:t>
      </w:r>
      <w:r w:rsidR="00B9232E">
        <w:rPr>
          <w:rFonts w:ascii="Times New Roman" w:eastAsia="Times New Roman" w:hAnsi="Times New Roman" w:cs="Times New Roman"/>
          <w:bCs/>
          <w:color w:val="000000" w:themeColor="text1"/>
          <w:sz w:val="24"/>
          <w:szCs w:val="24"/>
          <w:lang w:val="en-US" w:eastAsia="pt-BR"/>
        </w:rPr>
        <w:t>unction of pressure head (h)</w:t>
      </w:r>
      <w:ins w:id="186" w:author="Quirijn de Jong van Lier" w:date="2017-08-22T15:12:00Z">
        <w:r w:rsidR="00CF2E2A">
          <w:rPr>
            <w:rFonts w:ascii="Times New Roman" w:eastAsia="Times New Roman" w:hAnsi="Times New Roman" w:cs="Times New Roman"/>
            <w:bCs/>
            <w:color w:val="000000" w:themeColor="text1"/>
            <w:sz w:val="24"/>
            <w:szCs w:val="24"/>
            <w:lang w:val="en-US" w:eastAsia="pt-BR"/>
          </w:rPr>
          <w:t>,</w:t>
        </w:r>
      </w:ins>
      <w:r w:rsidR="007A7169">
        <w:rPr>
          <w:rFonts w:ascii="Times New Roman" w:eastAsia="Times New Roman" w:hAnsi="Times New Roman" w:cs="Times New Roman"/>
          <w:bCs/>
          <w:color w:val="000000" w:themeColor="text1"/>
          <w:sz w:val="24"/>
          <w:szCs w:val="24"/>
          <w:lang w:val="en-US" w:eastAsia="pt-BR"/>
        </w:rPr>
        <w:t xml:space="preserve"> </w:t>
      </w:r>
      <w:r w:rsidR="00B9232E">
        <w:rPr>
          <w:rFonts w:ascii="Times New Roman" w:eastAsia="Times New Roman" w:hAnsi="Times New Roman" w:cs="Times New Roman"/>
          <w:bCs/>
          <w:color w:val="000000" w:themeColor="text1"/>
          <w:sz w:val="24"/>
          <w:szCs w:val="24"/>
          <w:lang w:val="en-US" w:eastAsia="pt-BR"/>
        </w:rPr>
        <w:t>converging</w:t>
      </w:r>
      <w:r w:rsidR="007A7169">
        <w:rPr>
          <w:rFonts w:ascii="Times New Roman" w:eastAsia="Times New Roman" w:hAnsi="Times New Roman" w:cs="Times New Roman"/>
          <w:bCs/>
          <w:color w:val="000000" w:themeColor="text1"/>
          <w:sz w:val="24"/>
          <w:szCs w:val="24"/>
          <w:lang w:val="en-US" w:eastAsia="pt-BR"/>
        </w:rPr>
        <w:t xml:space="preserve"> </w:t>
      </w:r>
      <w:r w:rsidR="00B9232E">
        <w:rPr>
          <w:rFonts w:ascii="Times New Roman" w:eastAsia="Times New Roman" w:hAnsi="Times New Roman" w:cs="Times New Roman"/>
          <w:bCs/>
          <w:color w:val="000000" w:themeColor="text1"/>
          <w:sz w:val="24"/>
          <w:szCs w:val="24"/>
          <w:lang w:val="en-US" w:eastAsia="pt-BR"/>
        </w:rPr>
        <w:t xml:space="preserve">to </w:t>
      </w:r>
      <w:ins w:id="187" w:author="Quirijn de Jong van Lier" w:date="2017-08-22T15:12:00Z">
        <w:r w:rsidR="00CF2E2A">
          <w:rPr>
            <w:rFonts w:ascii="Times New Roman" w:eastAsia="Times New Roman" w:hAnsi="Times New Roman" w:cs="Times New Roman"/>
            <w:bCs/>
            <w:color w:val="000000" w:themeColor="text1"/>
            <w:sz w:val="24"/>
            <w:szCs w:val="24"/>
            <w:lang w:val="en-US" w:eastAsia="pt-BR"/>
          </w:rPr>
          <w:t>mass</w:t>
        </w:r>
      </w:ins>
      <w:del w:id="188" w:author="Quirijn de Jong van Lier" w:date="2017-08-22T15:12:00Z">
        <w:r w:rsidR="007A7169" w:rsidDel="00CF2E2A">
          <w:rPr>
            <w:rFonts w:ascii="Times New Roman" w:eastAsia="Times New Roman" w:hAnsi="Times New Roman" w:cs="Times New Roman"/>
            <w:bCs/>
            <w:color w:val="000000" w:themeColor="text1"/>
            <w:sz w:val="24"/>
            <w:szCs w:val="24"/>
            <w:lang w:val="en-US" w:eastAsia="pt-BR"/>
          </w:rPr>
          <w:delText>water</w:delText>
        </w:r>
      </w:del>
      <w:r w:rsidR="007A7169">
        <w:rPr>
          <w:rFonts w:ascii="Times New Roman" w:eastAsia="Times New Roman" w:hAnsi="Times New Roman" w:cs="Times New Roman"/>
          <w:bCs/>
          <w:color w:val="000000" w:themeColor="text1"/>
          <w:sz w:val="24"/>
          <w:szCs w:val="24"/>
          <w:lang w:val="en-US" w:eastAsia="pt-BR"/>
        </w:rPr>
        <w:t xml:space="preserve"> </w:t>
      </w:r>
      <w:ins w:id="189" w:author="Quirijn de Jong van Lier" w:date="2017-08-22T15:12:00Z">
        <w:r w:rsidR="00CF2E2A">
          <w:rPr>
            <w:rFonts w:ascii="Times New Roman" w:eastAsia="Times New Roman" w:hAnsi="Times New Roman" w:cs="Times New Roman"/>
            <w:bCs/>
            <w:color w:val="000000" w:themeColor="text1"/>
            <w:sz w:val="24"/>
            <w:szCs w:val="24"/>
            <w:lang w:val="en-US" w:eastAsia="pt-BR"/>
          </w:rPr>
          <w:t>conservation</w:t>
        </w:r>
      </w:ins>
      <w:del w:id="190" w:author="Quirijn de Jong van Lier" w:date="2017-08-22T15:12:00Z">
        <w:r w:rsidR="007A7169" w:rsidDel="00CF2E2A">
          <w:rPr>
            <w:rFonts w:ascii="Times New Roman" w:eastAsia="Times New Roman" w:hAnsi="Times New Roman" w:cs="Times New Roman"/>
            <w:bCs/>
            <w:color w:val="000000" w:themeColor="text1"/>
            <w:sz w:val="24"/>
            <w:szCs w:val="24"/>
            <w:lang w:val="en-US" w:eastAsia="pt-BR"/>
          </w:rPr>
          <w:delText>balance closure</w:delText>
        </w:r>
      </w:del>
      <w:r w:rsidR="007A7169">
        <w:rPr>
          <w:rFonts w:ascii="Times New Roman" w:eastAsia="Times New Roman" w:hAnsi="Times New Roman" w:cs="Times New Roman"/>
          <w:bCs/>
          <w:color w:val="000000" w:themeColor="text1"/>
          <w:sz w:val="24"/>
          <w:szCs w:val="24"/>
          <w:lang w:val="en-US" w:eastAsia="pt-BR"/>
        </w:rPr>
        <w:t xml:space="preserve"> </w:t>
      </w:r>
      <w:del w:id="191" w:author="Quirijn de Jong van Lier" w:date="2017-08-22T15:11:00Z">
        <w:r w:rsidR="007A7169" w:rsidDel="00CF2E2A">
          <w:rPr>
            <w:rFonts w:ascii="Times New Roman" w:eastAsia="Times New Roman" w:hAnsi="Times New Roman" w:cs="Times New Roman"/>
            <w:bCs/>
            <w:color w:val="000000" w:themeColor="text1"/>
            <w:sz w:val="24"/>
            <w:szCs w:val="24"/>
            <w:lang w:val="en-US" w:eastAsia="pt-BR"/>
          </w:rPr>
          <w:delText>(F)</w:delText>
        </w:r>
        <w:r w:rsidR="00AB587E" w:rsidDel="00CF2E2A">
          <w:rPr>
            <w:rFonts w:ascii="Times New Roman" w:eastAsia="Times New Roman" w:hAnsi="Times New Roman" w:cs="Times New Roman"/>
            <w:bCs/>
            <w:color w:val="000000" w:themeColor="text1"/>
            <w:sz w:val="24"/>
            <w:szCs w:val="24"/>
            <w:lang w:val="en-US" w:eastAsia="pt-BR"/>
          </w:rPr>
          <w:delText xml:space="preserve"> </w:delText>
        </w:r>
      </w:del>
      <w:r w:rsidR="00CC1A45">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CC1A45">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(Kroes et al. 2009)</w:t>
      </w:r>
      <w:r w:rsidR="00CC1A45">
        <w:rPr>
          <w:rFonts w:ascii="Times New Roman" w:eastAsia="Times New Roman" w:hAnsi="Times New Roman" w:cs="Times New Roman"/>
          <w:bCs/>
          <w:color w:val="000000" w:themeColor="text1"/>
          <w:sz w:val="24"/>
          <w:szCs w:val="24"/>
          <w:lang w:val="en-US" w:eastAsia="pt-BR"/>
        </w:rPr>
        <w:fldChar w:fldCharType="end"/>
      </w:r>
      <w:r w:rsidR="00CC1A45">
        <w:rPr>
          <w:rFonts w:ascii="Times New Roman" w:eastAsia="Times New Roman" w:hAnsi="Times New Roman" w:cs="Times New Roman"/>
          <w:bCs/>
          <w:color w:val="000000" w:themeColor="text1"/>
          <w:sz w:val="24"/>
          <w:szCs w:val="24"/>
          <w:lang w:val="en-US" w:eastAsia="pt-BR"/>
        </w:rPr>
        <w:t>.</w:t>
      </w:r>
      <w:r>
        <w:rPr>
          <w:rFonts w:ascii="Times New Roman" w:eastAsia="Times New Roman" w:hAnsi="Times New Roman" w:cs="Times New Roman"/>
          <w:bCs/>
          <w:color w:val="000000" w:themeColor="text1"/>
          <w:sz w:val="24"/>
          <w:szCs w:val="24"/>
          <w:lang w:val="en-US" w:eastAsia="pt-BR"/>
        </w:rPr>
        <w:t xml:space="preserve"> </w:t>
      </w:r>
      <w:commentRangeStart w:id="192"/>
      <w:r w:rsidR="00663D8B">
        <w:rPr>
          <w:rFonts w:ascii="Times New Roman" w:eastAsia="Times New Roman" w:hAnsi="Times New Roman" w:cs="Times New Roman"/>
          <w:bCs/>
          <w:color w:val="000000" w:themeColor="text1"/>
          <w:sz w:val="24"/>
          <w:szCs w:val="24"/>
          <w:lang w:val="en-US" w:eastAsia="pt-BR"/>
        </w:rPr>
        <w:t xml:space="preserve">In addition, a backtrack method on </w:t>
      </w:r>
      <w:r w:rsidR="006625A5">
        <w:rPr>
          <w:rFonts w:ascii="Times New Roman" w:eastAsia="Times New Roman" w:hAnsi="Times New Roman" w:cs="Times New Roman"/>
          <w:bCs/>
          <w:color w:val="000000" w:themeColor="text1"/>
          <w:sz w:val="24"/>
          <w:szCs w:val="24"/>
          <w:lang w:val="en-US" w:eastAsia="pt-BR"/>
        </w:rPr>
        <w:t>Newton</w:t>
      </w:r>
      <w:r w:rsidR="00663D8B">
        <w:rPr>
          <w:rFonts w:ascii="Times New Roman" w:eastAsia="Times New Roman" w:hAnsi="Times New Roman" w:cs="Times New Roman"/>
          <w:bCs/>
          <w:color w:val="000000" w:themeColor="text1"/>
          <w:sz w:val="24"/>
          <w:szCs w:val="24"/>
          <w:lang w:val="en-US" w:eastAsia="pt-BR"/>
        </w:rPr>
        <w:t xml:space="preserve"> step is performed </w:t>
      </w:r>
      <w:del w:id="193" w:author="Quirijn de Jong van Lier" w:date="2017-08-22T15:11:00Z">
        <w:r w:rsidR="00663D8B" w:rsidDel="00CF2E2A">
          <w:rPr>
            <w:rFonts w:ascii="Times New Roman" w:eastAsia="Times New Roman" w:hAnsi="Times New Roman" w:cs="Times New Roman"/>
            <w:bCs/>
            <w:color w:val="000000" w:themeColor="text1"/>
            <w:sz w:val="24"/>
            <w:szCs w:val="24"/>
            <w:lang w:val="en-US" w:eastAsia="pt-BR"/>
          </w:rPr>
          <w:delText>in order to</w:delText>
        </w:r>
      </w:del>
      <w:ins w:id="194" w:author="Quirijn de Jong van Lier" w:date="2017-08-22T15:11:00Z">
        <w:r w:rsidR="00CF2E2A">
          <w:rPr>
            <w:rFonts w:ascii="Times New Roman" w:eastAsia="Times New Roman" w:hAnsi="Times New Roman" w:cs="Times New Roman"/>
            <w:bCs/>
            <w:color w:val="000000" w:themeColor="text1"/>
            <w:sz w:val="24"/>
            <w:szCs w:val="24"/>
            <w:lang w:val="en-US" w:eastAsia="pt-BR"/>
          </w:rPr>
          <w:t>to</w:t>
        </w:r>
      </w:ins>
      <w:r w:rsidR="00663D8B">
        <w:rPr>
          <w:rFonts w:ascii="Times New Roman" w:eastAsia="Times New Roman" w:hAnsi="Times New Roman" w:cs="Times New Roman"/>
          <w:bCs/>
          <w:color w:val="000000" w:themeColor="text1"/>
          <w:sz w:val="24"/>
          <w:szCs w:val="24"/>
          <w:lang w:val="en-US" w:eastAsia="pt-BR"/>
        </w:rPr>
        <w:t xml:space="preserve"> ensure </w:t>
      </w:r>
      <w:r w:rsidR="006625A5">
        <w:rPr>
          <w:rFonts w:ascii="Times New Roman" w:eastAsia="Times New Roman" w:hAnsi="Times New Roman" w:cs="Times New Roman"/>
          <w:bCs/>
          <w:color w:val="000000" w:themeColor="text1"/>
          <w:sz w:val="24"/>
          <w:szCs w:val="24"/>
          <w:lang w:val="en-US" w:eastAsia="pt-BR"/>
        </w:rPr>
        <w:t>the convergence towards water balance closure</w:t>
      </w:r>
      <w:del w:id="195" w:author="Quirijn de Jong van Lier" w:date="2017-08-22T15:11:00Z">
        <w:r w:rsidR="006625A5" w:rsidDel="00CF2E2A">
          <w:rPr>
            <w:rFonts w:ascii="Times New Roman" w:eastAsia="Times New Roman" w:hAnsi="Times New Roman" w:cs="Times New Roman"/>
            <w:bCs/>
            <w:color w:val="000000" w:themeColor="text1"/>
            <w:sz w:val="24"/>
            <w:szCs w:val="24"/>
            <w:lang w:val="en-US" w:eastAsia="pt-BR"/>
          </w:rPr>
          <w:delText xml:space="preserve"> (F)</w:delText>
        </w:r>
      </w:del>
      <w:r w:rsidR="006625A5">
        <w:rPr>
          <w:rFonts w:ascii="Times New Roman" w:eastAsia="Times New Roman" w:hAnsi="Times New Roman" w:cs="Times New Roman"/>
          <w:bCs/>
          <w:color w:val="000000" w:themeColor="text1"/>
          <w:sz w:val="24"/>
          <w:szCs w:val="24"/>
          <w:lang w:val="en-US" w:eastAsia="pt-BR"/>
        </w:rPr>
        <w:t>.</w:t>
      </w:r>
      <w:r w:rsidR="00663D8B">
        <w:rPr>
          <w:rFonts w:ascii="Times New Roman" w:eastAsia="Times New Roman" w:hAnsi="Times New Roman" w:cs="Times New Roman"/>
          <w:bCs/>
          <w:color w:val="000000" w:themeColor="text1"/>
          <w:sz w:val="24"/>
          <w:szCs w:val="24"/>
          <w:lang w:val="en-US" w:eastAsia="pt-BR"/>
        </w:rPr>
        <w:t xml:space="preserve"> </w:t>
      </w:r>
      <w:commentRangeEnd w:id="192"/>
      <w:r w:rsidR="00CF2E2A">
        <w:rPr>
          <w:rStyle w:val="Refdecomentrio"/>
        </w:rPr>
        <w:commentReference w:id="192"/>
      </w:r>
      <w:r w:rsidR="006625A5">
        <w:rPr>
          <w:rFonts w:ascii="Times New Roman" w:eastAsia="Times New Roman" w:hAnsi="Times New Roman" w:cs="Times New Roman"/>
          <w:bCs/>
          <w:color w:val="000000" w:themeColor="text1"/>
          <w:sz w:val="24"/>
          <w:szCs w:val="24"/>
          <w:lang w:val="en-US" w:eastAsia="pt-BR"/>
        </w:rPr>
        <w:t>Various parameters can be defined to configure the numerical scheme such as</w:t>
      </w:r>
      <w:r w:rsidR="00663D8B">
        <w:rPr>
          <w:rFonts w:ascii="Times New Roman" w:eastAsia="Times New Roman" w:hAnsi="Times New Roman" w:cs="Times New Roman"/>
          <w:bCs/>
          <w:color w:val="000000" w:themeColor="text1"/>
          <w:sz w:val="24"/>
          <w:szCs w:val="24"/>
          <w:lang w:val="en-US" w:eastAsia="pt-BR"/>
        </w:rPr>
        <w:t xml:space="preserve"> </w:t>
      </w:r>
      <w:ins w:id="196" w:author="Quirijn de Jong van Lier" w:date="2017-08-22T15:13:00Z">
        <w:r w:rsidR="00CF2E2A">
          <w:rPr>
            <w:rFonts w:ascii="Times New Roman" w:eastAsia="Times New Roman" w:hAnsi="Times New Roman" w:cs="Times New Roman"/>
            <w:bCs/>
            <w:color w:val="000000" w:themeColor="text1"/>
            <w:sz w:val="24"/>
            <w:szCs w:val="24"/>
            <w:lang w:val="en-US" w:eastAsia="pt-BR"/>
          </w:rPr>
          <w:t xml:space="preserve">a </w:t>
        </w:r>
      </w:ins>
      <w:r w:rsidR="00663D8B">
        <w:rPr>
          <w:rFonts w:ascii="Times New Roman" w:eastAsia="Times New Roman" w:hAnsi="Times New Roman" w:cs="Times New Roman"/>
          <w:bCs/>
          <w:color w:val="000000" w:themeColor="text1"/>
          <w:sz w:val="24"/>
          <w:szCs w:val="24"/>
          <w:lang w:val="en-US" w:eastAsia="pt-BR"/>
        </w:rPr>
        <w:t>convergence criterium</w:t>
      </w:r>
      <w:ins w:id="197" w:author="Quirijn de Jong van Lier" w:date="2017-08-22T15:13:00Z">
        <w:r w:rsidR="00CF2E2A">
          <w:rPr>
            <w:rFonts w:ascii="Times New Roman" w:eastAsia="Times New Roman" w:hAnsi="Times New Roman" w:cs="Times New Roman"/>
            <w:bCs/>
            <w:color w:val="000000" w:themeColor="text1"/>
            <w:sz w:val="24"/>
            <w:szCs w:val="24"/>
            <w:lang w:val="en-US" w:eastAsia="pt-BR"/>
          </w:rPr>
          <w:t xml:space="preserve"> and</w:t>
        </w:r>
      </w:ins>
      <w:del w:id="198" w:author="Quirijn de Jong van Lier" w:date="2017-08-22T15:13:00Z">
        <w:r w:rsidR="006625A5" w:rsidDel="00CF2E2A">
          <w:rPr>
            <w:rFonts w:ascii="Times New Roman" w:eastAsia="Times New Roman" w:hAnsi="Times New Roman" w:cs="Times New Roman"/>
            <w:bCs/>
            <w:color w:val="000000" w:themeColor="text1"/>
            <w:sz w:val="24"/>
            <w:szCs w:val="24"/>
            <w:lang w:val="en-US" w:eastAsia="pt-BR"/>
          </w:rPr>
          <w:delText xml:space="preserve"> |F</w:delText>
        </w:r>
        <w:r w:rsidR="006625A5" w:rsidRPr="00663D8B" w:rsidDel="00CF2E2A">
          <w:rPr>
            <w:rFonts w:ascii="Times New Roman" w:eastAsia="Times New Roman" w:hAnsi="Times New Roman" w:cs="Times New Roman"/>
            <w:bCs/>
            <w:color w:val="000000" w:themeColor="text1"/>
            <w:sz w:val="24"/>
            <w:szCs w:val="24"/>
            <w:vertAlign w:val="subscript"/>
            <w:lang w:val="en-US" w:eastAsia="pt-BR"/>
          </w:rPr>
          <w:delText>i</w:delText>
        </w:r>
        <w:r w:rsidR="006625A5" w:rsidDel="00CF2E2A">
          <w:rPr>
            <w:rFonts w:ascii="Times New Roman" w:eastAsia="Times New Roman" w:hAnsi="Times New Roman" w:cs="Times New Roman"/>
            <w:bCs/>
            <w:color w:val="000000" w:themeColor="text1"/>
            <w:sz w:val="24"/>
            <w:szCs w:val="24"/>
            <w:lang w:val="en-US" w:eastAsia="pt-BR"/>
          </w:rPr>
          <w:delText>|,</w:delText>
        </w:r>
      </w:del>
      <w:r w:rsidR="00663D8B">
        <w:rPr>
          <w:rFonts w:ascii="Times New Roman" w:eastAsia="Times New Roman" w:hAnsi="Times New Roman" w:cs="Times New Roman"/>
          <w:bCs/>
          <w:color w:val="000000" w:themeColor="text1"/>
          <w:sz w:val="24"/>
          <w:szCs w:val="24"/>
          <w:lang w:val="en-US" w:eastAsia="pt-BR"/>
        </w:rPr>
        <w:t xml:space="preserve"> maximum and minimum time-step</w:t>
      </w:r>
      <w:del w:id="199" w:author="Quirijn de Jong van Lier" w:date="2017-08-22T15:13:00Z">
        <w:r w:rsidR="006625A5" w:rsidDel="00CF2E2A">
          <w:rPr>
            <w:rFonts w:ascii="Times New Roman" w:eastAsia="Times New Roman" w:hAnsi="Times New Roman" w:cs="Times New Roman"/>
            <w:bCs/>
            <w:color w:val="000000" w:themeColor="text1"/>
            <w:sz w:val="24"/>
            <w:szCs w:val="24"/>
            <w:lang w:val="en-US" w:eastAsia="pt-BR"/>
          </w:rPr>
          <w:delText xml:space="preserve"> (Δt</w:delText>
        </w:r>
        <w:r w:rsidR="006625A5" w:rsidRPr="006625A5" w:rsidDel="00CF2E2A">
          <w:rPr>
            <w:rFonts w:ascii="Times New Roman" w:eastAsia="Times New Roman" w:hAnsi="Times New Roman" w:cs="Times New Roman"/>
            <w:bCs/>
            <w:color w:val="000000" w:themeColor="text1"/>
            <w:sz w:val="24"/>
            <w:szCs w:val="24"/>
            <w:vertAlign w:val="subscript"/>
            <w:lang w:val="en-US" w:eastAsia="pt-BR"/>
          </w:rPr>
          <w:delText>max</w:delText>
        </w:r>
        <w:r w:rsidR="006625A5" w:rsidDel="00CF2E2A">
          <w:rPr>
            <w:rFonts w:ascii="Times New Roman" w:eastAsia="Times New Roman" w:hAnsi="Times New Roman" w:cs="Times New Roman"/>
            <w:bCs/>
            <w:color w:val="000000" w:themeColor="text1"/>
            <w:sz w:val="24"/>
            <w:szCs w:val="24"/>
            <w:lang w:val="en-US" w:eastAsia="pt-BR"/>
          </w:rPr>
          <w:delText xml:space="preserve"> and Δt</w:delText>
        </w:r>
        <w:r w:rsidR="006625A5" w:rsidRPr="006625A5" w:rsidDel="00CF2E2A">
          <w:rPr>
            <w:rFonts w:ascii="Times New Roman" w:eastAsia="Times New Roman" w:hAnsi="Times New Roman" w:cs="Times New Roman"/>
            <w:bCs/>
            <w:color w:val="000000" w:themeColor="text1"/>
            <w:sz w:val="24"/>
            <w:szCs w:val="24"/>
            <w:vertAlign w:val="subscript"/>
            <w:lang w:val="en-US" w:eastAsia="pt-BR"/>
          </w:rPr>
          <w:delText>min</w:delText>
        </w:r>
        <w:r w:rsidR="006625A5" w:rsidDel="00CF2E2A">
          <w:rPr>
            <w:rFonts w:ascii="Times New Roman" w:eastAsia="Times New Roman" w:hAnsi="Times New Roman" w:cs="Times New Roman"/>
            <w:bCs/>
            <w:color w:val="000000" w:themeColor="text1"/>
            <w:sz w:val="24"/>
            <w:szCs w:val="24"/>
            <w:lang w:val="en-US" w:eastAsia="pt-BR"/>
          </w:rPr>
          <w:delText>)</w:delText>
        </w:r>
        <w:r w:rsidR="004116CB" w:rsidDel="00CF2E2A">
          <w:rPr>
            <w:rFonts w:ascii="Times New Roman" w:eastAsia="Times New Roman" w:hAnsi="Times New Roman" w:cs="Times New Roman"/>
            <w:bCs/>
            <w:color w:val="000000" w:themeColor="text1"/>
            <w:sz w:val="24"/>
            <w:szCs w:val="24"/>
            <w:lang w:val="en-US" w:eastAsia="pt-BR"/>
          </w:rPr>
          <w:delText>, however the default values</w:delText>
        </w:r>
        <w:r w:rsidR="00663D8B" w:rsidDel="00CF2E2A">
          <w:rPr>
            <w:rFonts w:ascii="Times New Roman" w:eastAsia="Times New Roman" w:hAnsi="Times New Roman" w:cs="Times New Roman"/>
            <w:bCs/>
            <w:color w:val="000000" w:themeColor="text1"/>
            <w:sz w:val="24"/>
            <w:szCs w:val="24"/>
            <w:lang w:val="en-US" w:eastAsia="pt-BR"/>
          </w:rPr>
          <w:delText xml:space="preserve"> </w:delText>
        </w:r>
        <w:r w:rsidR="004116CB" w:rsidDel="00CF2E2A">
          <w:rPr>
            <w:rFonts w:ascii="Times New Roman" w:eastAsia="Times New Roman" w:hAnsi="Times New Roman" w:cs="Times New Roman"/>
            <w:bCs/>
            <w:color w:val="000000" w:themeColor="text1"/>
            <w:sz w:val="24"/>
            <w:szCs w:val="24"/>
            <w:lang w:val="en-US" w:eastAsia="pt-BR"/>
          </w:rPr>
          <w:delText xml:space="preserve">will guarantee </w:delText>
        </w:r>
        <w:r w:rsidR="00CD1B0A" w:rsidDel="00CF2E2A">
          <w:rPr>
            <w:rFonts w:ascii="Times New Roman" w:eastAsia="Times New Roman" w:hAnsi="Times New Roman" w:cs="Times New Roman"/>
            <w:bCs/>
            <w:color w:val="000000" w:themeColor="text1"/>
            <w:sz w:val="24"/>
            <w:szCs w:val="24"/>
            <w:lang w:val="en-US" w:eastAsia="pt-BR"/>
          </w:rPr>
          <w:delText>accurate results for most conditions</w:delText>
        </w:r>
      </w:del>
      <w:r w:rsidR="004116CB">
        <w:rPr>
          <w:rFonts w:ascii="Times New Roman" w:eastAsia="Times New Roman" w:hAnsi="Times New Roman" w:cs="Times New Roman"/>
          <w:bCs/>
          <w:color w:val="000000" w:themeColor="text1"/>
          <w:sz w:val="24"/>
          <w:szCs w:val="24"/>
          <w:lang w:val="en-US" w:eastAsia="pt-BR"/>
        </w:rPr>
        <w:t xml:space="preserve"> </w:t>
      </w:r>
      <w:r w:rsidR="004116CB">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4116CB">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(Kroes et al. 2009)</w:t>
      </w:r>
      <w:r w:rsidR="004116CB">
        <w:rPr>
          <w:rFonts w:ascii="Times New Roman" w:eastAsia="Times New Roman" w:hAnsi="Times New Roman" w:cs="Times New Roman"/>
          <w:bCs/>
          <w:color w:val="000000" w:themeColor="text1"/>
          <w:sz w:val="24"/>
          <w:szCs w:val="24"/>
          <w:lang w:val="en-US" w:eastAsia="pt-BR"/>
        </w:rPr>
        <w:fldChar w:fldCharType="end"/>
      </w:r>
      <w:r w:rsidR="004116CB">
        <w:rPr>
          <w:rFonts w:ascii="Times New Roman" w:eastAsia="Times New Roman" w:hAnsi="Times New Roman" w:cs="Times New Roman"/>
          <w:bCs/>
          <w:color w:val="000000" w:themeColor="text1"/>
          <w:sz w:val="24"/>
          <w:szCs w:val="24"/>
          <w:lang w:val="en-US" w:eastAsia="pt-BR"/>
        </w:rPr>
        <w:t>.</w:t>
      </w:r>
      <w:r>
        <w:rPr>
          <w:rFonts w:ascii="Times New Roman" w:eastAsia="Times New Roman" w:hAnsi="Times New Roman" w:cs="Times New Roman"/>
          <w:bCs/>
          <w:color w:val="000000" w:themeColor="text1"/>
          <w:sz w:val="24"/>
          <w:szCs w:val="24"/>
          <w:lang w:val="en-US" w:eastAsia="pt-BR"/>
        </w:rPr>
        <w:t xml:space="preserve"> </w:t>
      </w:r>
    </w:p>
    <w:moveFromRangeStart w:id="200" w:author="Quirijn de Jong van Lier" w:date="2017-08-22T15:13:00Z" w:name="move491178158"/>
    <w:p w14:paraId="3F8E9BF3" w14:textId="61D5C9E2" w:rsidR="00214967" w:rsidDel="00CF2E2A" w:rsidRDefault="001B43B9" w:rsidP="00322BA5">
      <w:pPr>
        <w:shd w:val="clear" w:color="auto" w:fill="FFFFFF"/>
        <w:spacing w:after="0" w:line="480" w:lineRule="auto"/>
        <w:ind w:firstLine="720"/>
        <w:jc w:val="both"/>
        <w:rPr>
          <w:moveFrom w:id="201" w:author="Quirijn de Jong van Lier" w:date="2017-08-22T15:13:00Z"/>
          <w:rFonts w:ascii="Times New Roman" w:eastAsia="Times New Roman" w:hAnsi="Times New Roman" w:cs="Times New Roman"/>
          <w:bCs/>
          <w:color w:val="000000" w:themeColor="text1"/>
          <w:sz w:val="24"/>
          <w:szCs w:val="24"/>
          <w:lang w:val="en-US" w:eastAsia="pt-BR"/>
        </w:rPr>
      </w:pPr>
      <m:oMath>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∂θ</m:t>
            </m:r>
          </m:num>
          <m:den>
            <m:r>
              <w:rPr>
                <w:rFonts w:ascii="Cambria Math" w:eastAsia="Times New Roman" w:hAnsi="Cambria Math" w:cs="Times New Roman"/>
                <w:color w:val="000000" w:themeColor="text1"/>
                <w:sz w:val="24"/>
                <w:szCs w:val="24"/>
                <w:lang w:val="en-US" w:eastAsia="pt-BR"/>
              </w:rPr>
              <m:t>∂t</m:t>
            </m:r>
          </m:den>
        </m:f>
        <m:r>
          <w:rPr>
            <w:rFonts w:ascii="Cambria Math" w:eastAsia="Times New Roman" w:hAnsi="Cambria Math" w:cs="Times New Roman"/>
            <w:color w:val="000000" w:themeColor="text1"/>
            <w:sz w:val="24"/>
            <w:szCs w:val="24"/>
            <w:lang w:val="en-US" w:eastAsia="pt-BR"/>
          </w:rPr>
          <m:t xml:space="preserve">= </m:t>
        </m:r>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m:t>
            </m:r>
          </m:num>
          <m:den>
            <m:r>
              <w:rPr>
                <w:rFonts w:ascii="Cambria Math" w:eastAsia="Times New Roman" w:hAnsi="Cambria Math" w:cs="Times New Roman"/>
                <w:color w:val="000000" w:themeColor="text1"/>
                <w:sz w:val="24"/>
                <w:szCs w:val="24"/>
                <w:lang w:val="en-US" w:eastAsia="pt-BR"/>
              </w:rPr>
              <m:t>∂z</m:t>
            </m:r>
          </m:den>
        </m:f>
        <m:d>
          <m:dPr>
            <m:begChr m:val="["/>
            <m:endChr m:val="]"/>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K</m:t>
            </m:r>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d>
              <m:dPr>
                <m:ctrlPr>
                  <w:rPr>
                    <w:rFonts w:ascii="Cambria Math" w:eastAsia="Times New Roman" w:hAnsi="Cambria Math" w:cs="Times New Roman"/>
                    <w:bCs/>
                    <w:i/>
                    <w:color w:val="000000" w:themeColor="text1"/>
                    <w:sz w:val="24"/>
                    <w:szCs w:val="24"/>
                    <w:lang w:val="en-US" w:eastAsia="pt-BR"/>
                  </w:rPr>
                </m:ctrlPr>
              </m:dPr>
              <m:e>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∂h</m:t>
                    </m:r>
                  </m:num>
                  <m:den>
                    <m:r>
                      <w:rPr>
                        <w:rFonts w:ascii="Cambria Math" w:eastAsia="Times New Roman" w:hAnsi="Cambria Math" w:cs="Times New Roman"/>
                        <w:color w:val="000000" w:themeColor="text1"/>
                        <w:sz w:val="24"/>
                        <w:szCs w:val="24"/>
                        <w:lang w:val="en-US" w:eastAsia="pt-BR"/>
                      </w:rPr>
                      <m:t>∂z</m:t>
                    </m:r>
                  </m:den>
                </m:f>
                <m:r>
                  <w:rPr>
                    <w:rFonts w:ascii="Cambria Math" w:eastAsia="Times New Roman" w:hAnsi="Cambria Math" w:cs="Times New Roman"/>
                    <w:color w:val="000000" w:themeColor="text1"/>
                    <w:sz w:val="24"/>
                    <w:szCs w:val="24"/>
                    <w:lang w:val="en-US" w:eastAsia="pt-BR"/>
                  </w:rPr>
                  <m:t>+1</m:t>
                </m:r>
              </m:e>
            </m:d>
          </m:e>
        </m:d>
        <m:r>
          <w:rPr>
            <w:rFonts w:ascii="Cambria Math" w:eastAsia="Times New Roman" w:hAnsi="Cambria Math" w:cs="Times New Roman"/>
            <w:color w:val="000000" w:themeColor="text1"/>
            <w:sz w:val="24"/>
            <w:szCs w:val="24"/>
            <w:lang w:val="en-US" w:eastAsia="pt-BR"/>
          </w:rPr>
          <m:t>-</m:t>
        </m:r>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a</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r>
          <w:rPr>
            <w:rFonts w:ascii="Cambria Math" w:eastAsia="Times New Roman" w:hAnsi="Cambria Math" w:cs="Times New Roman"/>
            <w:color w:val="000000" w:themeColor="text1"/>
            <w:sz w:val="24"/>
            <w:szCs w:val="24"/>
            <w:lang w:val="en-US" w:eastAsia="pt-BR"/>
          </w:rPr>
          <m:t xml:space="preserve">- </m:t>
        </m:r>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d</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m</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h</m:t>
            </m:r>
          </m:e>
        </m:d>
        <m:r>
          <w:rPr>
            <w:rFonts w:ascii="Cambria Math" w:eastAsia="Times New Roman" w:hAnsi="Cambria Math" w:cs="Times New Roman"/>
            <w:color w:val="000000" w:themeColor="text1"/>
            <w:sz w:val="24"/>
            <w:szCs w:val="24"/>
            <w:lang w:val="en-US" w:eastAsia="pt-BR"/>
          </w:rPr>
          <m:t xml:space="preserve"> </m:t>
        </m:r>
      </m:oMath>
      <w:moveFrom w:id="202" w:author="Quirijn de Jong van Lier" w:date="2017-08-22T15:13:00Z">
        <w:r w:rsidR="00B559F1" w:rsidDel="00CF2E2A">
          <w:rPr>
            <w:rFonts w:ascii="Times New Roman" w:eastAsia="Times New Roman" w:hAnsi="Times New Roman" w:cs="Times New Roman"/>
            <w:color w:val="000000" w:themeColor="text1"/>
            <w:sz w:val="24"/>
            <w:szCs w:val="24"/>
            <w:lang w:val="en-US" w:eastAsia="pt-BR"/>
          </w:rPr>
          <w:tab/>
          <w:t>(2)</w:t>
        </w:r>
      </w:moveFrom>
    </w:p>
    <w:p w14:paraId="76DFC92F" w14:textId="5E040C39" w:rsidR="00C23ED6" w:rsidDel="00CF2E2A" w:rsidRDefault="00CD1B0A" w:rsidP="00322BA5">
      <w:pPr>
        <w:shd w:val="clear" w:color="auto" w:fill="FFFFFF"/>
        <w:spacing w:after="0" w:line="480" w:lineRule="auto"/>
        <w:ind w:firstLine="720"/>
        <w:jc w:val="both"/>
        <w:rPr>
          <w:moveFrom w:id="203" w:author="Quirijn de Jong van Lier" w:date="2017-08-22T15:14:00Z"/>
          <w:rFonts w:ascii="Times New Roman" w:eastAsia="Times New Roman" w:hAnsi="Times New Roman" w:cs="Times New Roman"/>
          <w:bCs/>
          <w:color w:val="000000" w:themeColor="text1"/>
          <w:sz w:val="24"/>
          <w:szCs w:val="24"/>
          <w:lang w:val="en-US" w:eastAsia="pt-BR"/>
        </w:rPr>
      </w:pPr>
      <w:moveFromRangeStart w:id="204" w:author="Quirijn de Jong van Lier" w:date="2017-08-22T15:14:00Z" w:name="move491178187"/>
      <w:moveFromRangeEnd w:id="200"/>
      <w:moveFrom w:id="205" w:author="Quirijn de Jong van Lier" w:date="2017-08-22T15:14:00Z">
        <w:r w:rsidDel="00CF2E2A">
          <w:rPr>
            <w:rFonts w:ascii="Times New Roman" w:eastAsia="Times New Roman" w:hAnsi="Times New Roman" w:cs="Times New Roman"/>
            <w:bCs/>
            <w:color w:val="000000" w:themeColor="text1"/>
            <w:sz w:val="24"/>
            <w:szCs w:val="24"/>
            <w:lang w:val="en-US" w:eastAsia="pt-BR"/>
          </w:rPr>
          <w:t xml:space="preserve">Where </w:t>
        </w:r>
        <w:r w:rsidRPr="00CD1B0A" w:rsidDel="00CF2E2A">
          <w:rPr>
            <w:rFonts w:ascii="Times New Roman" w:eastAsia="Times New Roman" w:hAnsi="Times New Roman" w:cs="Times New Roman"/>
            <w:bCs/>
            <w:color w:val="000000" w:themeColor="text1"/>
            <w:sz w:val="24"/>
            <w:szCs w:val="24"/>
            <w:lang w:val="en-US" w:eastAsia="pt-BR"/>
          </w:rPr>
          <w:t>θ</w:t>
        </w:r>
        <w:r w:rsidDel="00CF2E2A">
          <w:rPr>
            <w:rFonts w:ascii="Times New Roman" w:eastAsia="Times New Roman" w:hAnsi="Times New Roman" w:cs="Times New Roman"/>
            <w:bCs/>
            <w:color w:val="000000" w:themeColor="text1"/>
            <w:sz w:val="24"/>
            <w:szCs w:val="24"/>
            <w:lang w:val="en-US" w:eastAsia="pt-BR"/>
          </w:rPr>
          <w:t xml:space="preserve"> is the volumetric water content (cm</w:t>
        </w:r>
        <w:r w:rsidRPr="00CD1B0A" w:rsidDel="00CF2E2A">
          <w:rPr>
            <w:rFonts w:ascii="Times New Roman" w:eastAsia="Times New Roman" w:hAnsi="Times New Roman" w:cs="Times New Roman"/>
            <w:bCs/>
            <w:color w:val="000000" w:themeColor="text1"/>
            <w:sz w:val="24"/>
            <w:szCs w:val="24"/>
            <w:vertAlign w:val="superscript"/>
            <w:lang w:val="en-US" w:eastAsia="pt-BR"/>
          </w:rPr>
          <w:t>3</w:t>
        </w:r>
        <w:r w:rsidDel="00CF2E2A">
          <w:rPr>
            <w:rFonts w:ascii="Times New Roman" w:eastAsia="Times New Roman" w:hAnsi="Times New Roman" w:cs="Times New Roman"/>
            <w:bCs/>
            <w:color w:val="000000" w:themeColor="text1"/>
            <w:sz w:val="24"/>
            <w:szCs w:val="24"/>
            <w:lang w:val="en-US" w:eastAsia="pt-BR"/>
          </w:rPr>
          <w:t xml:space="preserve"> cm</w:t>
        </w:r>
        <w:r w:rsidRPr="00CD1B0A" w:rsidDel="00CF2E2A">
          <w:rPr>
            <w:rFonts w:ascii="Times New Roman" w:eastAsia="Times New Roman" w:hAnsi="Times New Roman" w:cs="Times New Roman"/>
            <w:bCs/>
            <w:color w:val="000000" w:themeColor="text1"/>
            <w:sz w:val="24"/>
            <w:szCs w:val="24"/>
            <w:vertAlign w:val="superscript"/>
            <w:lang w:val="en-US" w:eastAsia="pt-BR"/>
          </w:rPr>
          <w:t>-3</w:t>
        </w:r>
        <w:r w:rsidDel="00CF2E2A">
          <w:rPr>
            <w:rFonts w:ascii="Times New Roman" w:eastAsia="Times New Roman" w:hAnsi="Times New Roman" w:cs="Times New Roman"/>
            <w:bCs/>
            <w:color w:val="000000" w:themeColor="text1"/>
            <w:sz w:val="24"/>
            <w:szCs w:val="24"/>
            <w:lang w:val="en-US" w:eastAsia="pt-BR"/>
          </w:rPr>
          <w:t>), t is time (d), h is soil water pressure head</w:t>
        </w:r>
        <w:r w:rsidR="00977454" w:rsidDel="00CF2E2A">
          <w:rPr>
            <w:rFonts w:ascii="Times New Roman" w:eastAsia="Times New Roman" w:hAnsi="Times New Roman" w:cs="Times New Roman"/>
            <w:bCs/>
            <w:color w:val="000000" w:themeColor="text1"/>
            <w:sz w:val="24"/>
            <w:szCs w:val="24"/>
            <w:lang w:val="en-US" w:eastAsia="pt-BR"/>
          </w:rPr>
          <w:t xml:space="preserve"> (cm), K(h) is hydraulic conductivity (cm d</w:t>
        </w:r>
        <w:r w:rsidR="00977454" w:rsidRPr="00977454" w:rsidDel="00CF2E2A">
          <w:rPr>
            <w:rFonts w:ascii="Times New Roman" w:eastAsia="Times New Roman" w:hAnsi="Times New Roman" w:cs="Times New Roman"/>
            <w:bCs/>
            <w:color w:val="000000" w:themeColor="text1"/>
            <w:sz w:val="24"/>
            <w:szCs w:val="24"/>
            <w:vertAlign w:val="superscript"/>
            <w:lang w:val="en-US" w:eastAsia="pt-BR"/>
          </w:rPr>
          <w:t>-1</w:t>
        </w:r>
        <w:r w:rsidR="00977454" w:rsidDel="00CF2E2A">
          <w:rPr>
            <w:rFonts w:ascii="Times New Roman" w:eastAsia="Times New Roman" w:hAnsi="Times New Roman" w:cs="Times New Roman"/>
            <w:bCs/>
            <w:color w:val="000000" w:themeColor="text1"/>
            <w:sz w:val="24"/>
            <w:szCs w:val="24"/>
            <w:lang w:val="en-US" w:eastAsia="pt-BR"/>
          </w:rPr>
          <w:t>), z is the vertical coordinate (cm), S</w:t>
        </w:r>
        <w:r w:rsidR="00977454" w:rsidRPr="00977454" w:rsidDel="00CF2E2A">
          <w:rPr>
            <w:rFonts w:ascii="Times New Roman" w:eastAsia="Times New Roman" w:hAnsi="Times New Roman" w:cs="Times New Roman"/>
            <w:bCs/>
            <w:color w:val="000000" w:themeColor="text1"/>
            <w:sz w:val="24"/>
            <w:szCs w:val="24"/>
            <w:vertAlign w:val="subscript"/>
            <w:lang w:val="en-US" w:eastAsia="pt-BR"/>
          </w:rPr>
          <w:t>a</w:t>
        </w:r>
        <w:r w:rsidR="00977454" w:rsidDel="00CF2E2A">
          <w:rPr>
            <w:rFonts w:ascii="Times New Roman" w:eastAsia="Times New Roman" w:hAnsi="Times New Roman" w:cs="Times New Roman"/>
            <w:bCs/>
            <w:color w:val="000000" w:themeColor="text1"/>
            <w:sz w:val="24"/>
            <w:szCs w:val="24"/>
            <w:lang w:val="en-US" w:eastAsia="pt-BR"/>
          </w:rPr>
          <w:t>(h), S</w:t>
        </w:r>
        <w:r w:rsidR="00977454" w:rsidRPr="00977454" w:rsidDel="00CF2E2A">
          <w:rPr>
            <w:rFonts w:ascii="Times New Roman" w:eastAsia="Times New Roman" w:hAnsi="Times New Roman" w:cs="Times New Roman"/>
            <w:bCs/>
            <w:color w:val="000000" w:themeColor="text1"/>
            <w:sz w:val="24"/>
            <w:szCs w:val="24"/>
            <w:vertAlign w:val="subscript"/>
            <w:lang w:val="en-US" w:eastAsia="pt-BR"/>
          </w:rPr>
          <w:t>d</w:t>
        </w:r>
        <w:r w:rsidR="00977454" w:rsidDel="00CF2E2A">
          <w:rPr>
            <w:rFonts w:ascii="Times New Roman" w:eastAsia="Times New Roman" w:hAnsi="Times New Roman" w:cs="Times New Roman"/>
            <w:bCs/>
            <w:color w:val="000000" w:themeColor="text1"/>
            <w:sz w:val="24"/>
            <w:szCs w:val="24"/>
            <w:lang w:val="en-US" w:eastAsia="pt-BR"/>
          </w:rPr>
          <w:t>(h) and S</w:t>
        </w:r>
        <w:r w:rsidR="00977454" w:rsidRPr="00977454" w:rsidDel="00CF2E2A">
          <w:rPr>
            <w:rFonts w:ascii="Times New Roman" w:eastAsia="Times New Roman" w:hAnsi="Times New Roman" w:cs="Times New Roman"/>
            <w:bCs/>
            <w:color w:val="000000" w:themeColor="text1"/>
            <w:sz w:val="24"/>
            <w:szCs w:val="24"/>
            <w:vertAlign w:val="subscript"/>
            <w:lang w:val="en-US" w:eastAsia="pt-BR"/>
          </w:rPr>
          <w:t>m</w:t>
        </w:r>
        <w:r w:rsidR="00977454" w:rsidDel="00CF2E2A">
          <w:rPr>
            <w:rFonts w:ascii="Times New Roman" w:eastAsia="Times New Roman" w:hAnsi="Times New Roman" w:cs="Times New Roman"/>
            <w:bCs/>
            <w:color w:val="000000" w:themeColor="text1"/>
            <w:sz w:val="24"/>
            <w:szCs w:val="24"/>
            <w:lang w:val="en-US" w:eastAsia="pt-BR"/>
          </w:rPr>
          <w:t>(h) are, respectively, the sink terms for root water extraction, drain discharge in saturated zone and exchange rate with macro pores.</w:t>
        </w:r>
        <w:r w:rsidR="00CD4F6E" w:rsidDel="00CF2E2A">
          <w:rPr>
            <w:rFonts w:ascii="Times New Roman" w:eastAsia="Times New Roman" w:hAnsi="Times New Roman" w:cs="Times New Roman"/>
            <w:bCs/>
            <w:color w:val="000000" w:themeColor="text1"/>
            <w:sz w:val="24"/>
            <w:szCs w:val="24"/>
            <w:lang w:val="en-US" w:eastAsia="pt-BR"/>
          </w:rPr>
          <w:t xml:space="preserve"> The </w:t>
        </w:r>
        <w:r w:rsidR="00B940C2" w:rsidDel="00CF2E2A">
          <w:rPr>
            <w:rFonts w:ascii="Times New Roman" w:eastAsia="Times New Roman" w:hAnsi="Times New Roman" w:cs="Times New Roman"/>
            <w:bCs/>
            <w:color w:val="000000" w:themeColor="text1"/>
            <w:sz w:val="24"/>
            <w:szCs w:val="24"/>
            <w:lang w:val="en-US" w:eastAsia="pt-BR"/>
          </w:rPr>
          <w:t>proposed relations</w:t>
        </w:r>
        <w:r w:rsidR="00B22F7E" w:rsidDel="00CF2E2A">
          <w:rPr>
            <w:rFonts w:ascii="Times New Roman" w:eastAsia="Times New Roman" w:hAnsi="Times New Roman" w:cs="Times New Roman"/>
            <w:bCs/>
            <w:color w:val="000000" w:themeColor="text1"/>
            <w:sz w:val="24"/>
            <w:szCs w:val="24"/>
            <w:lang w:val="en-US" w:eastAsia="pt-BR"/>
          </w:rPr>
          <w:t xml:space="preserve"> </w:t>
        </w:r>
        <w:r w:rsidR="00B940C2" w:rsidDel="00CF2E2A">
          <w:rPr>
            <w:rFonts w:ascii="Times New Roman" w:eastAsia="Times New Roman" w:hAnsi="Times New Roman" w:cs="Times New Roman"/>
            <w:bCs/>
            <w:color w:val="000000" w:themeColor="text1"/>
            <w:sz w:val="24"/>
            <w:szCs w:val="24"/>
            <w:lang w:val="en-US" w:eastAsia="pt-BR"/>
          </w:rPr>
          <w:t>of</w:t>
        </w:r>
        <w:r w:rsidR="00B22F7E" w:rsidDel="00CF2E2A">
          <w:rPr>
            <w:rFonts w:ascii="Times New Roman" w:eastAsia="Times New Roman" w:hAnsi="Times New Roman" w:cs="Times New Roman"/>
            <w:bCs/>
            <w:color w:val="000000" w:themeColor="text1"/>
            <w:sz w:val="24"/>
            <w:szCs w:val="24"/>
            <w:lang w:val="en-US" w:eastAsia="pt-BR"/>
          </w:rPr>
          <w:t xml:space="preserve"> </w:t>
        </w:r>
        <w:r w:rsidR="00B22F7E" w:rsidRPr="00B22F7E" w:rsidDel="00CF2E2A">
          <w:rPr>
            <w:rFonts w:ascii="Times New Roman" w:eastAsia="Times New Roman" w:hAnsi="Times New Roman" w:cs="Times New Roman"/>
            <w:bCs/>
            <w:color w:val="000000" w:themeColor="text1"/>
            <w:sz w:val="24"/>
            <w:szCs w:val="24"/>
            <w:lang w:val="en-US" w:eastAsia="pt-BR"/>
          </w:rPr>
          <w:t>Mualem–van</w:t>
        </w:r>
        <w:r w:rsidR="00B22F7E" w:rsidDel="00CF2E2A">
          <w:rPr>
            <w:rFonts w:ascii="Times New Roman" w:eastAsia="Times New Roman" w:hAnsi="Times New Roman" w:cs="Times New Roman"/>
            <w:bCs/>
            <w:color w:val="000000" w:themeColor="text1"/>
            <w:sz w:val="24"/>
            <w:szCs w:val="24"/>
            <w:lang w:val="en-US" w:eastAsia="pt-BR"/>
          </w:rPr>
          <w:t xml:space="preserve"> </w:t>
        </w:r>
        <w:r w:rsidR="00B22F7E" w:rsidRPr="00B22F7E" w:rsidDel="00CF2E2A">
          <w:rPr>
            <w:rFonts w:ascii="Times New Roman" w:eastAsia="Times New Roman" w:hAnsi="Times New Roman" w:cs="Times New Roman"/>
            <w:bCs/>
            <w:color w:val="000000" w:themeColor="text1"/>
            <w:sz w:val="24"/>
            <w:szCs w:val="24"/>
            <w:lang w:val="en-US" w:eastAsia="pt-BR"/>
          </w:rPr>
          <w:t>Genuchten</w:t>
        </w:r>
        <w:r w:rsidR="00B940C2" w:rsidDel="00CF2E2A">
          <w:rPr>
            <w:rFonts w:ascii="Times New Roman" w:eastAsia="Times New Roman" w:hAnsi="Times New Roman" w:cs="Times New Roman"/>
            <w:bCs/>
            <w:color w:val="000000" w:themeColor="text1"/>
            <w:sz w:val="24"/>
            <w:szCs w:val="24"/>
            <w:lang w:val="en-US" w:eastAsia="pt-BR"/>
          </w:rPr>
          <w:t xml:space="preserve"> </w:t>
        </w:r>
        <w:r w:rsidR="00B22F7E" w:rsidDel="00CF2E2A">
          <w:rPr>
            <w:rFonts w:ascii="Times New Roman" w:eastAsia="Times New Roman" w:hAnsi="Times New Roman" w:cs="Times New Roman"/>
            <w:bCs/>
            <w:color w:val="000000" w:themeColor="text1"/>
            <w:sz w:val="24"/>
            <w:szCs w:val="24"/>
            <w:lang w:val="en-US" w:eastAsia="pt-BR"/>
          </w:rPr>
          <w:fldChar w:fldCharType="begin" w:fldLock="1"/>
        </w:r>
        <w:r w:rsidR="00985E09" w:rsidDel="00CF2E2A">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"Genuchten", "given" : "M Th", "non-dropping-particle" : "Van", "parse-names" : false, "suffix" : "" }, { "dropping-particle" : "", "family" : "Nielsen", "given" : "D R", "non-dropping-particle" : "", "parse-names" : false, "suffix" : "" } ], "container-title" : "Annales Geophysicae", "id" : "ITEM-1", "issue" : "5", "issued" : { "date-parts" : [ [ "1985" ] ] }, "page" : "615-628", "title" : "On describing and predicting the hydraulic properties", "type" : "paper-conference", "volume" : "3" }, "suppress-author" : 1, "uris" : [ "http://www.mendeley.com/documents/?uuid=bc7c3634-7800-4e37-8cf4-373edc5fe995" ] } ], "mendeley" : { "formattedCitation" : "(1985)", "plainTextFormattedCitation" : "(1985)", "previouslyFormattedCitation" : "(1985)" }, "properties" : { "noteIndex" : 0 }, "schema" : "https://github.com/citation-style-language/schema/raw/master/csl-citation.json" }</w:instrText>
        </w:r>
        <w:r w:rsidR="00B22F7E" w:rsidDel="00CF2E2A">
          <w:rPr>
            <w:rFonts w:ascii="Times New Roman" w:eastAsia="Times New Roman" w:hAnsi="Times New Roman" w:cs="Times New Roman"/>
            <w:bCs/>
            <w:color w:val="000000" w:themeColor="text1"/>
            <w:sz w:val="24"/>
            <w:szCs w:val="24"/>
            <w:lang w:val="en-US" w:eastAsia="pt-BR"/>
          </w:rPr>
          <w:fldChar w:fldCharType="separate"/>
        </w:r>
        <w:r w:rsidR="00B22F7E" w:rsidRPr="00B22F7E" w:rsidDel="00CF2E2A">
          <w:rPr>
            <w:rFonts w:ascii="Times New Roman" w:eastAsia="Times New Roman" w:hAnsi="Times New Roman" w:cs="Times New Roman"/>
            <w:bCs/>
            <w:noProof/>
            <w:color w:val="000000" w:themeColor="text1"/>
            <w:sz w:val="24"/>
            <w:szCs w:val="24"/>
            <w:lang w:val="en-US" w:eastAsia="pt-BR"/>
          </w:rPr>
          <w:t>(1985)</w:t>
        </w:r>
        <w:r w:rsidR="00B22F7E" w:rsidDel="00CF2E2A">
          <w:rPr>
            <w:rFonts w:ascii="Times New Roman" w:eastAsia="Times New Roman" w:hAnsi="Times New Roman" w:cs="Times New Roman"/>
            <w:bCs/>
            <w:color w:val="000000" w:themeColor="text1"/>
            <w:sz w:val="24"/>
            <w:szCs w:val="24"/>
            <w:lang w:val="en-US" w:eastAsia="pt-BR"/>
          </w:rPr>
          <w:fldChar w:fldCharType="end"/>
        </w:r>
        <w:r w:rsidR="00CD4F6E" w:rsidDel="00CF2E2A">
          <w:rPr>
            <w:rFonts w:ascii="Times New Roman" w:eastAsia="Times New Roman" w:hAnsi="Times New Roman" w:cs="Times New Roman"/>
            <w:bCs/>
            <w:color w:val="000000" w:themeColor="text1"/>
            <w:sz w:val="24"/>
            <w:szCs w:val="24"/>
            <w:lang w:val="en-US" w:eastAsia="pt-BR"/>
          </w:rPr>
          <w:t xml:space="preserve"> </w:t>
        </w:r>
        <w:r w:rsidR="00B22F7E" w:rsidDel="00CF2E2A">
          <w:rPr>
            <w:rFonts w:ascii="Times New Roman" w:eastAsia="Times New Roman" w:hAnsi="Times New Roman" w:cs="Times New Roman"/>
            <w:bCs/>
            <w:color w:val="000000" w:themeColor="text1"/>
            <w:sz w:val="24"/>
            <w:szCs w:val="24"/>
            <w:lang w:val="en-US" w:eastAsia="pt-BR"/>
          </w:rPr>
          <w:t>is</w:t>
        </w:r>
        <w:r w:rsidR="00CD4F6E" w:rsidDel="00CF2E2A">
          <w:rPr>
            <w:rFonts w:ascii="Times New Roman" w:eastAsia="Times New Roman" w:hAnsi="Times New Roman" w:cs="Times New Roman"/>
            <w:bCs/>
            <w:color w:val="000000" w:themeColor="text1"/>
            <w:sz w:val="24"/>
            <w:szCs w:val="24"/>
            <w:lang w:val="en-US" w:eastAsia="pt-BR"/>
          </w:rPr>
          <w:t xml:space="preserve"> used</w:t>
        </w:r>
        <w:r w:rsidR="00C23ED6" w:rsidDel="00CF2E2A">
          <w:rPr>
            <w:rFonts w:ascii="Times New Roman" w:eastAsia="Times New Roman" w:hAnsi="Times New Roman" w:cs="Times New Roman"/>
            <w:bCs/>
            <w:color w:val="000000" w:themeColor="text1"/>
            <w:sz w:val="24"/>
            <w:szCs w:val="24"/>
            <w:lang w:val="en-US" w:eastAsia="pt-BR"/>
          </w:rPr>
          <w:t xml:space="preserve"> to obtain</w:t>
        </w:r>
        <w:r w:rsidR="00CD4F6E" w:rsidDel="00CF2E2A">
          <w:rPr>
            <w:rFonts w:ascii="Times New Roman" w:eastAsia="Times New Roman" w:hAnsi="Times New Roman" w:cs="Times New Roman"/>
            <w:bCs/>
            <w:color w:val="000000" w:themeColor="text1"/>
            <w:sz w:val="24"/>
            <w:szCs w:val="24"/>
            <w:lang w:val="en-US" w:eastAsia="pt-BR"/>
          </w:rPr>
          <w:t xml:space="preserve"> </w:t>
        </w:r>
        <w:r w:rsidR="00CD4F6E" w:rsidRPr="00CD1B0A" w:rsidDel="00CF2E2A">
          <w:rPr>
            <w:rFonts w:ascii="Times New Roman" w:eastAsia="Times New Roman" w:hAnsi="Times New Roman" w:cs="Times New Roman"/>
            <w:bCs/>
            <w:color w:val="000000" w:themeColor="text1"/>
            <w:sz w:val="24"/>
            <w:szCs w:val="24"/>
            <w:lang w:val="en-US" w:eastAsia="pt-BR"/>
          </w:rPr>
          <w:t>θ</w:t>
        </w:r>
        <w:r w:rsidR="00CD4F6E" w:rsidDel="00CF2E2A">
          <w:rPr>
            <w:rFonts w:ascii="Times New Roman" w:eastAsia="Times New Roman" w:hAnsi="Times New Roman" w:cs="Times New Roman"/>
            <w:bCs/>
            <w:color w:val="000000" w:themeColor="text1"/>
            <w:sz w:val="24"/>
            <w:szCs w:val="24"/>
            <w:lang w:val="en-US" w:eastAsia="pt-BR"/>
          </w:rPr>
          <w:t xml:space="preserve"> in terms of h and soil parameters.</w:t>
        </w:r>
      </w:moveFrom>
    </w:p>
    <w:moveFromRangeEnd w:id="204"/>
    <w:p w14:paraId="0A14DEE5" w14:textId="32E618EE" w:rsidR="005C7C99" w:rsidRDefault="00B22F7E"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Pr>
          <w:rFonts w:ascii="Times New Roman" w:eastAsia="Times New Roman" w:hAnsi="Times New Roman" w:cs="Times New Roman"/>
          <w:bCs/>
          <w:color w:val="000000" w:themeColor="text1"/>
          <w:sz w:val="24"/>
          <w:szCs w:val="24"/>
          <w:lang w:val="en-US" w:eastAsia="pt-BR"/>
        </w:rPr>
        <w:t>The maximum r</w:t>
      </w:r>
      <w:r w:rsidR="00B940C2">
        <w:rPr>
          <w:rFonts w:ascii="Times New Roman" w:eastAsia="Times New Roman" w:hAnsi="Times New Roman" w:cs="Times New Roman"/>
          <w:bCs/>
          <w:color w:val="000000" w:themeColor="text1"/>
          <w:sz w:val="24"/>
          <w:szCs w:val="24"/>
          <w:lang w:val="en-US" w:eastAsia="pt-BR"/>
        </w:rPr>
        <w:t>oot water extraction (</w:t>
      </w:r>
      <w:proofErr w:type="spellStart"/>
      <w:r w:rsidR="00B940C2">
        <w:rPr>
          <w:rFonts w:ascii="Times New Roman" w:eastAsia="Times New Roman" w:hAnsi="Times New Roman" w:cs="Times New Roman"/>
          <w:bCs/>
          <w:color w:val="000000" w:themeColor="text1"/>
          <w:sz w:val="24"/>
          <w:szCs w:val="24"/>
          <w:lang w:val="en-US" w:eastAsia="pt-BR"/>
        </w:rPr>
        <w:t>S</w:t>
      </w:r>
      <w:r w:rsidR="00985E09" w:rsidRPr="00985E09">
        <w:rPr>
          <w:rFonts w:ascii="Times New Roman" w:eastAsia="Times New Roman" w:hAnsi="Times New Roman" w:cs="Times New Roman"/>
          <w:bCs/>
          <w:color w:val="000000" w:themeColor="text1"/>
          <w:sz w:val="24"/>
          <w:szCs w:val="24"/>
          <w:vertAlign w:val="subscript"/>
          <w:lang w:val="en-US" w:eastAsia="pt-BR"/>
        </w:rPr>
        <w:t>p</w:t>
      </w:r>
      <w:proofErr w:type="spellEnd"/>
      <w:r w:rsidR="00B940C2">
        <w:rPr>
          <w:rFonts w:ascii="Times New Roman" w:eastAsia="Times New Roman" w:hAnsi="Times New Roman" w:cs="Times New Roman"/>
          <w:bCs/>
          <w:color w:val="000000" w:themeColor="text1"/>
          <w:sz w:val="24"/>
          <w:szCs w:val="24"/>
          <w:lang w:val="en-US" w:eastAsia="pt-BR"/>
        </w:rPr>
        <w:t>)</w:t>
      </w:r>
      <w:r>
        <w:rPr>
          <w:rFonts w:ascii="Times New Roman" w:eastAsia="Times New Roman" w:hAnsi="Times New Roman" w:cs="Times New Roman"/>
          <w:bCs/>
          <w:color w:val="000000" w:themeColor="text1"/>
          <w:sz w:val="24"/>
          <w:szCs w:val="24"/>
          <w:lang w:val="en-US" w:eastAsia="pt-BR"/>
        </w:rPr>
        <w:t>, integrated over the rooting depth</w:t>
      </w:r>
      <w:r w:rsidR="00965835">
        <w:rPr>
          <w:rFonts w:ascii="Times New Roman" w:eastAsia="Times New Roman" w:hAnsi="Times New Roman" w:cs="Times New Roman"/>
          <w:bCs/>
          <w:color w:val="000000" w:themeColor="text1"/>
          <w:sz w:val="24"/>
          <w:szCs w:val="24"/>
          <w:lang w:val="en-US" w:eastAsia="pt-BR"/>
        </w:rPr>
        <w:t xml:space="preserve"> (</w:t>
      </w:r>
      <w:proofErr w:type="spellStart"/>
      <w:r w:rsidR="00965835">
        <w:rPr>
          <w:rFonts w:ascii="Times New Roman" w:eastAsia="Times New Roman" w:hAnsi="Times New Roman" w:cs="Times New Roman"/>
          <w:bCs/>
          <w:color w:val="000000" w:themeColor="text1"/>
          <w:sz w:val="24"/>
          <w:szCs w:val="24"/>
          <w:lang w:val="en-US" w:eastAsia="pt-BR"/>
        </w:rPr>
        <w:t>D</w:t>
      </w:r>
      <w:r w:rsidR="00965835" w:rsidRPr="00965835">
        <w:rPr>
          <w:rFonts w:ascii="Times New Roman" w:eastAsia="Times New Roman" w:hAnsi="Times New Roman" w:cs="Times New Roman"/>
          <w:bCs/>
          <w:color w:val="000000" w:themeColor="text1"/>
          <w:sz w:val="24"/>
          <w:szCs w:val="24"/>
          <w:vertAlign w:val="subscript"/>
          <w:lang w:val="en-US" w:eastAsia="pt-BR"/>
        </w:rPr>
        <w:t>root</w:t>
      </w:r>
      <w:proofErr w:type="spellEnd"/>
      <w:r w:rsidR="00965835">
        <w:rPr>
          <w:rFonts w:ascii="Times New Roman" w:eastAsia="Times New Roman" w:hAnsi="Times New Roman" w:cs="Times New Roman"/>
          <w:bCs/>
          <w:color w:val="000000" w:themeColor="text1"/>
          <w:sz w:val="24"/>
          <w:szCs w:val="24"/>
          <w:lang w:val="en-US" w:eastAsia="pt-BR"/>
        </w:rPr>
        <w:t>)</w:t>
      </w:r>
      <w:r>
        <w:rPr>
          <w:rFonts w:ascii="Times New Roman" w:eastAsia="Times New Roman" w:hAnsi="Times New Roman" w:cs="Times New Roman"/>
          <w:bCs/>
          <w:color w:val="000000" w:themeColor="text1"/>
          <w:sz w:val="24"/>
          <w:szCs w:val="24"/>
          <w:lang w:val="en-US" w:eastAsia="pt-BR"/>
        </w:rPr>
        <w:t>,</w:t>
      </w:r>
      <w:r w:rsidR="00B940C2">
        <w:rPr>
          <w:rFonts w:ascii="Times New Roman" w:eastAsia="Times New Roman" w:hAnsi="Times New Roman" w:cs="Times New Roman"/>
          <w:bCs/>
          <w:color w:val="000000" w:themeColor="text1"/>
          <w:sz w:val="24"/>
          <w:szCs w:val="24"/>
          <w:lang w:val="en-US" w:eastAsia="pt-BR"/>
        </w:rPr>
        <w:t xml:space="preserve"> is </w:t>
      </w:r>
      <w:r>
        <w:rPr>
          <w:rFonts w:ascii="Times New Roman" w:eastAsia="Times New Roman" w:hAnsi="Times New Roman" w:cs="Times New Roman"/>
          <w:bCs/>
          <w:color w:val="000000" w:themeColor="text1"/>
          <w:sz w:val="24"/>
          <w:szCs w:val="24"/>
          <w:lang w:val="en-US" w:eastAsia="pt-BR"/>
        </w:rPr>
        <w:t>equal to potential transpiration</w:t>
      </w:r>
      <w:r w:rsidR="00985E09">
        <w:rPr>
          <w:rFonts w:ascii="Times New Roman" w:eastAsia="Times New Roman" w:hAnsi="Times New Roman" w:cs="Times New Roman"/>
          <w:bCs/>
          <w:color w:val="000000" w:themeColor="text1"/>
          <w:sz w:val="24"/>
          <w:szCs w:val="24"/>
          <w:lang w:val="en-US" w:eastAsia="pt-BR"/>
        </w:rPr>
        <w:t xml:space="preserve"> (</w:t>
      </w:r>
      <w:commentRangeStart w:id="206"/>
      <w:r w:rsidR="00985E09">
        <w:rPr>
          <w:rFonts w:ascii="Times New Roman" w:eastAsia="Times New Roman" w:hAnsi="Times New Roman" w:cs="Times New Roman"/>
          <w:bCs/>
          <w:color w:val="000000" w:themeColor="text1"/>
          <w:sz w:val="24"/>
          <w:szCs w:val="24"/>
          <w:lang w:val="en-US" w:eastAsia="pt-BR"/>
        </w:rPr>
        <w:t>PTRANS</w:t>
      </w:r>
      <w:commentRangeEnd w:id="206"/>
      <w:r w:rsidR="0090763B">
        <w:rPr>
          <w:rStyle w:val="Refdecomentrio"/>
        </w:rPr>
        <w:commentReference w:id="206"/>
      </w:r>
      <w:r w:rsidR="00985E09">
        <w:rPr>
          <w:rFonts w:ascii="Times New Roman" w:eastAsia="Times New Roman" w:hAnsi="Times New Roman" w:cs="Times New Roman"/>
          <w:bCs/>
          <w:color w:val="000000" w:themeColor="text1"/>
          <w:sz w:val="24"/>
          <w:szCs w:val="24"/>
          <w:lang w:val="en-US" w:eastAsia="pt-BR"/>
        </w:rPr>
        <w:t>)</w:t>
      </w:r>
      <w:r>
        <w:rPr>
          <w:rFonts w:ascii="Times New Roman" w:eastAsia="Times New Roman" w:hAnsi="Times New Roman" w:cs="Times New Roman"/>
          <w:bCs/>
          <w:color w:val="000000" w:themeColor="text1"/>
          <w:sz w:val="24"/>
          <w:szCs w:val="24"/>
          <w:lang w:val="en-US" w:eastAsia="pt-BR"/>
        </w:rPr>
        <w:t>.</w:t>
      </w:r>
      <w:r w:rsidR="00985E09">
        <w:rPr>
          <w:rFonts w:ascii="Times New Roman" w:eastAsia="Times New Roman" w:hAnsi="Times New Roman" w:cs="Times New Roman"/>
          <w:bCs/>
          <w:color w:val="000000" w:themeColor="text1"/>
          <w:sz w:val="24"/>
          <w:szCs w:val="24"/>
          <w:lang w:val="en-US" w:eastAsia="pt-BR"/>
        </w:rPr>
        <w:t xml:space="preserve"> </w:t>
      </w:r>
      <w:r w:rsidR="00965835">
        <w:rPr>
          <w:rFonts w:ascii="Times New Roman" w:eastAsia="Times New Roman" w:hAnsi="Times New Roman" w:cs="Times New Roman"/>
          <w:bCs/>
          <w:color w:val="000000" w:themeColor="text1"/>
          <w:sz w:val="24"/>
          <w:szCs w:val="24"/>
          <w:lang w:val="en-US" w:eastAsia="pt-BR"/>
        </w:rPr>
        <w:t>Relative r</w:t>
      </w:r>
      <w:r w:rsidR="00985E09">
        <w:rPr>
          <w:rFonts w:ascii="Times New Roman" w:eastAsia="Times New Roman" w:hAnsi="Times New Roman" w:cs="Times New Roman"/>
          <w:bCs/>
          <w:color w:val="000000" w:themeColor="text1"/>
          <w:sz w:val="24"/>
          <w:szCs w:val="24"/>
          <w:lang w:val="en-US" w:eastAsia="pt-BR"/>
        </w:rPr>
        <w:t xml:space="preserve">oot length density </w:t>
      </w:r>
      <w:r w:rsidR="00B9232E">
        <w:rPr>
          <w:rFonts w:ascii="Times New Roman" w:eastAsia="Times New Roman" w:hAnsi="Times New Roman" w:cs="Times New Roman"/>
          <w:bCs/>
          <w:color w:val="000000" w:themeColor="text1"/>
          <w:sz w:val="24"/>
          <w:szCs w:val="24"/>
          <w:lang w:val="en-US" w:eastAsia="pt-BR"/>
        </w:rPr>
        <w:t>(</w:t>
      </w:r>
      <w:commentRangeStart w:id="207"/>
      <w:r w:rsidR="00B9232E">
        <w:rPr>
          <w:rFonts w:ascii="Times New Roman" w:eastAsia="Times New Roman" w:hAnsi="Times New Roman" w:cs="Times New Roman"/>
          <w:bCs/>
          <w:color w:val="000000" w:themeColor="text1"/>
          <w:sz w:val="24"/>
          <w:szCs w:val="24"/>
          <w:lang w:val="en-US" w:eastAsia="pt-BR"/>
        </w:rPr>
        <w:t>RLD</w:t>
      </w:r>
      <w:commentRangeEnd w:id="207"/>
      <w:r w:rsidR="0090763B">
        <w:rPr>
          <w:rStyle w:val="Refdecomentrio"/>
        </w:rPr>
        <w:commentReference w:id="207"/>
      </w:r>
      <w:r w:rsidR="00B9232E">
        <w:rPr>
          <w:rFonts w:ascii="Times New Roman" w:eastAsia="Times New Roman" w:hAnsi="Times New Roman" w:cs="Times New Roman"/>
          <w:bCs/>
          <w:color w:val="000000" w:themeColor="text1"/>
          <w:sz w:val="24"/>
          <w:szCs w:val="24"/>
          <w:lang w:val="en-US" w:eastAsia="pt-BR"/>
        </w:rPr>
        <w:t xml:space="preserve">) </w:t>
      </w:r>
      <w:r w:rsidR="00985E09">
        <w:rPr>
          <w:rFonts w:ascii="Times New Roman" w:eastAsia="Times New Roman" w:hAnsi="Times New Roman" w:cs="Times New Roman"/>
          <w:bCs/>
          <w:color w:val="000000" w:themeColor="text1"/>
          <w:sz w:val="24"/>
          <w:szCs w:val="24"/>
          <w:lang w:val="en-US" w:eastAsia="pt-BR"/>
        </w:rPr>
        <w:t xml:space="preserve">distribution over soil compartments is used to compute the </w:t>
      </w:r>
      <w:r w:rsidR="00985E09" w:rsidRPr="00B9232E">
        <w:rPr>
          <w:rFonts w:ascii="Times New Roman" w:eastAsia="Times New Roman" w:hAnsi="Times New Roman" w:cs="Times New Roman"/>
          <w:bCs/>
          <w:color w:val="000000" w:themeColor="text1"/>
          <w:sz w:val="24"/>
          <w:szCs w:val="24"/>
          <w:lang w:val="en-US" w:eastAsia="pt-BR"/>
        </w:rPr>
        <w:t xml:space="preserve">potential </w:t>
      </w:r>
      <w:r w:rsidR="005C7C99">
        <w:rPr>
          <w:rFonts w:ascii="Times New Roman" w:eastAsia="Times New Roman" w:hAnsi="Times New Roman" w:cs="Times New Roman"/>
          <w:bCs/>
          <w:color w:val="000000" w:themeColor="text1"/>
          <w:sz w:val="24"/>
          <w:szCs w:val="24"/>
          <w:lang w:val="en-US" w:eastAsia="pt-BR"/>
        </w:rPr>
        <w:t xml:space="preserve">water </w:t>
      </w:r>
      <w:r w:rsidR="00985E09" w:rsidRPr="00B9232E">
        <w:rPr>
          <w:rFonts w:ascii="Times New Roman" w:eastAsia="Times New Roman" w:hAnsi="Times New Roman" w:cs="Times New Roman"/>
          <w:bCs/>
          <w:color w:val="000000" w:themeColor="text1"/>
          <w:sz w:val="24"/>
          <w:szCs w:val="24"/>
          <w:lang w:val="en-US" w:eastAsia="pt-BR"/>
        </w:rPr>
        <w:t>extracti</w:t>
      </w:r>
      <w:r w:rsidR="005C7C99">
        <w:rPr>
          <w:rFonts w:ascii="Times New Roman" w:eastAsia="Times New Roman" w:hAnsi="Times New Roman" w:cs="Times New Roman"/>
          <w:bCs/>
          <w:color w:val="000000" w:themeColor="text1"/>
          <w:sz w:val="24"/>
          <w:szCs w:val="24"/>
          <w:lang w:val="en-US" w:eastAsia="pt-BR"/>
        </w:rPr>
        <w:t xml:space="preserve">on </w:t>
      </w:r>
      <w:r w:rsidR="00965835">
        <w:rPr>
          <w:rFonts w:ascii="Times New Roman" w:eastAsia="Times New Roman" w:hAnsi="Times New Roman" w:cs="Times New Roman"/>
          <w:bCs/>
          <w:color w:val="000000" w:themeColor="text1"/>
          <w:sz w:val="24"/>
          <w:szCs w:val="24"/>
          <w:lang w:val="en-US" w:eastAsia="pt-BR"/>
        </w:rPr>
        <w:t xml:space="preserve">at a certain depth, </w:t>
      </w:r>
      <w:proofErr w:type="spellStart"/>
      <w:r w:rsidR="00965835">
        <w:rPr>
          <w:rFonts w:ascii="Times New Roman" w:eastAsia="Times New Roman" w:hAnsi="Times New Roman" w:cs="Times New Roman"/>
          <w:bCs/>
          <w:color w:val="000000" w:themeColor="text1"/>
          <w:sz w:val="24"/>
          <w:szCs w:val="24"/>
          <w:lang w:val="en-US" w:eastAsia="pt-BR"/>
        </w:rPr>
        <w:t>S</w:t>
      </w:r>
      <w:r w:rsidR="00965835" w:rsidRPr="00965835">
        <w:rPr>
          <w:rFonts w:ascii="Times New Roman" w:eastAsia="Times New Roman" w:hAnsi="Times New Roman" w:cs="Times New Roman"/>
          <w:bCs/>
          <w:color w:val="000000" w:themeColor="text1"/>
          <w:sz w:val="24"/>
          <w:szCs w:val="24"/>
          <w:vertAlign w:val="subscript"/>
          <w:lang w:val="en-US" w:eastAsia="pt-BR"/>
        </w:rPr>
        <w:t>p</w:t>
      </w:r>
      <w:proofErr w:type="spellEnd"/>
      <w:r w:rsidR="00965835">
        <w:rPr>
          <w:rFonts w:ascii="Times New Roman" w:eastAsia="Times New Roman" w:hAnsi="Times New Roman" w:cs="Times New Roman"/>
          <w:bCs/>
          <w:color w:val="000000" w:themeColor="text1"/>
          <w:sz w:val="24"/>
          <w:szCs w:val="24"/>
          <w:lang w:val="en-US" w:eastAsia="pt-BR"/>
        </w:rPr>
        <w:t>(z), as follows:</w:t>
      </w:r>
      <w:r w:rsidR="005C7C99">
        <w:rPr>
          <w:rFonts w:ascii="Times New Roman" w:eastAsia="Times New Roman" w:hAnsi="Times New Roman" w:cs="Times New Roman"/>
          <w:bCs/>
          <w:color w:val="000000" w:themeColor="text1"/>
          <w:sz w:val="24"/>
          <w:szCs w:val="24"/>
          <w:lang w:val="en-US" w:eastAsia="pt-BR"/>
        </w:rPr>
        <w:t xml:space="preserve"> </w:t>
      </w:r>
    </w:p>
    <w:p w14:paraId="48316702" w14:textId="77777777" w:rsidR="005C7C99" w:rsidRDefault="005C7C99" w:rsidP="005C7C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2A498C8C" w14:textId="77777777" w:rsidR="005C7C99" w:rsidRDefault="001B43B9" w:rsidP="005C7C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m:oMath>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S</m:t>
            </m:r>
          </m:e>
          <m:sub>
            <m:r>
              <w:rPr>
                <w:rFonts w:ascii="Cambria Math" w:eastAsia="Times New Roman" w:hAnsi="Cambria Math" w:cs="Times New Roman"/>
                <w:color w:val="000000" w:themeColor="text1"/>
                <w:sz w:val="24"/>
                <w:szCs w:val="24"/>
                <w:lang w:val="en-US" w:eastAsia="pt-BR"/>
              </w:rPr>
              <m:t>p</m:t>
            </m:r>
          </m:sub>
        </m:sSub>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z</m:t>
            </m:r>
          </m:e>
        </m:d>
        <m:r>
          <w:rPr>
            <w:rFonts w:ascii="Cambria Math" w:eastAsia="Times New Roman" w:hAnsi="Cambria Math" w:cs="Times New Roman"/>
            <w:color w:val="000000" w:themeColor="text1"/>
            <w:sz w:val="24"/>
            <w:szCs w:val="24"/>
            <w:lang w:val="en-US" w:eastAsia="pt-BR"/>
          </w:rPr>
          <m:t xml:space="preserve">= </m:t>
        </m:r>
        <m:f>
          <m:fPr>
            <m:ctrlPr>
              <w:rPr>
                <w:rFonts w:ascii="Cambria Math" w:eastAsia="Times New Roman" w:hAnsi="Cambria Math" w:cs="Times New Roman"/>
                <w:bCs/>
                <w:i/>
                <w:color w:val="000000" w:themeColor="text1"/>
                <w:sz w:val="24"/>
                <w:szCs w:val="24"/>
                <w:lang w:val="en-US" w:eastAsia="pt-BR"/>
              </w:rPr>
            </m:ctrlPr>
          </m:fPr>
          <m:num>
            <m:r>
              <w:rPr>
                <w:rFonts w:ascii="Cambria Math" w:eastAsia="Times New Roman" w:hAnsi="Cambria Math" w:cs="Times New Roman"/>
                <w:color w:val="000000" w:themeColor="text1"/>
                <w:sz w:val="24"/>
                <w:szCs w:val="24"/>
                <w:lang w:val="en-US" w:eastAsia="pt-BR"/>
              </w:rPr>
              <m:t>RLD(z)</m:t>
            </m:r>
          </m:num>
          <m:den>
            <m:nary>
              <m:naryPr>
                <m:limLoc m:val="subSup"/>
                <m:ctrlPr>
                  <w:rPr>
                    <w:rFonts w:ascii="Cambria Math" w:eastAsia="Times New Roman" w:hAnsi="Cambria Math" w:cs="Times New Roman"/>
                    <w:bCs/>
                    <w:i/>
                    <w:color w:val="000000" w:themeColor="text1"/>
                    <w:sz w:val="24"/>
                    <w:szCs w:val="24"/>
                    <w:lang w:val="en-US" w:eastAsia="pt-BR"/>
                  </w:rPr>
                </m:ctrlPr>
              </m:naryPr>
              <m:sub>
                <m:sSub>
                  <m:sSubPr>
                    <m:ctrlPr>
                      <w:rPr>
                        <w:rFonts w:ascii="Cambria Math" w:eastAsia="Times New Roman" w:hAnsi="Cambria Math" w:cs="Times New Roman"/>
                        <w:bCs/>
                        <w:i/>
                        <w:color w:val="000000" w:themeColor="text1"/>
                        <w:sz w:val="24"/>
                        <w:szCs w:val="24"/>
                        <w:lang w:val="en-US" w:eastAsia="pt-BR"/>
                      </w:rPr>
                    </m:ctrlPr>
                  </m:sSubPr>
                  <m:e>
                    <m:r>
                      <w:rPr>
                        <w:rFonts w:ascii="Cambria Math" w:eastAsia="Times New Roman" w:hAnsi="Cambria Math" w:cs="Times New Roman"/>
                        <w:color w:val="000000" w:themeColor="text1"/>
                        <w:sz w:val="24"/>
                        <w:szCs w:val="24"/>
                        <w:lang w:val="en-US" w:eastAsia="pt-BR"/>
                      </w:rPr>
                      <m:t>-D</m:t>
                    </m:r>
                  </m:e>
                  <m:sub>
                    <m:r>
                      <w:rPr>
                        <w:rFonts w:ascii="Cambria Math" w:eastAsia="Times New Roman" w:hAnsi="Cambria Math" w:cs="Times New Roman"/>
                        <w:color w:val="000000" w:themeColor="text1"/>
                        <w:sz w:val="24"/>
                        <w:szCs w:val="24"/>
                        <w:lang w:val="en-US" w:eastAsia="pt-BR"/>
                      </w:rPr>
                      <m:t>root</m:t>
                    </m:r>
                  </m:sub>
                </m:sSub>
              </m:sub>
              <m:sup>
                <m:r>
                  <w:rPr>
                    <w:rFonts w:ascii="Cambria Math" w:eastAsia="Times New Roman" w:hAnsi="Cambria Math" w:cs="Times New Roman"/>
                    <w:color w:val="000000" w:themeColor="text1"/>
                    <w:sz w:val="24"/>
                    <w:szCs w:val="24"/>
                    <w:lang w:val="en-US" w:eastAsia="pt-BR"/>
                  </w:rPr>
                  <m:t>0</m:t>
                </m:r>
              </m:sup>
              <m:e>
                <m:r>
                  <w:rPr>
                    <w:rFonts w:ascii="Cambria Math" w:eastAsia="Times New Roman" w:hAnsi="Cambria Math" w:cs="Times New Roman"/>
                    <w:color w:val="000000" w:themeColor="text1"/>
                    <w:sz w:val="24"/>
                    <w:szCs w:val="24"/>
                    <w:lang w:val="en-US" w:eastAsia="pt-BR"/>
                  </w:rPr>
                  <m:t>RLD</m:t>
                </m:r>
                <m:d>
                  <m:dPr>
                    <m:ctrlPr>
                      <w:rPr>
                        <w:rFonts w:ascii="Cambria Math" w:eastAsia="Times New Roman" w:hAnsi="Cambria Math" w:cs="Times New Roman"/>
                        <w:bCs/>
                        <w:i/>
                        <w:color w:val="000000" w:themeColor="text1"/>
                        <w:sz w:val="24"/>
                        <w:szCs w:val="24"/>
                        <w:lang w:val="en-US" w:eastAsia="pt-BR"/>
                      </w:rPr>
                    </m:ctrlPr>
                  </m:dPr>
                  <m:e>
                    <m:r>
                      <w:rPr>
                        <w:rFonts w:ascii="Cambria Math" w:eastAsia="Times New Roman" w:hAnsi="Cambria Math" w:cs="Times New Roman"/>
                        <w:color w:val="000000" w:themeColor="text1"/>
                        <w:sz w:val="24"/>
                        <w:szCs w:val="24"/>
                        <w:lang w:val="en-US" w:eastAsia="pt-BR"/>
                      </w:rPr>
                      <m:t>z</m:t>
                    </m:r>
                  </m:e>
                </m:d>
                <m:r>
                  <w:rPr>
                    <w:rFonts w:ascii="Cambria Math" w:eastAsia="Times New Roman" w:hAnsi="Cambria Math" w:cs="Times New Roman"/>
                    <w:color w:val="000000" w:themeColor="text1"/>
                    <w:sz w:val="24"/>
                    <w:szCs w:val="24"/>
                    <w:lang w:val="en-US" w:eastAsia="pt-BR"/>
                  </w:rPr>
                  <m:t>dz</m:t>
                </m:r>
              </m:e>
            </m:nary>
          </m:den>
        </m:f>
        <m:r>
          <w:rPr>
            <w:rFonts w:ascii="Cambria Math" w:eastAsia="Times New Roman" w:hAnsi="Cambria Math" w:cs="Times New Roman"/>
            <w:color w:val="000000" w:themeColor="text1"/>
            <w:sz w:val="24"/>
            <w:szCs w:val="24"/>
            <w:lang w:val="en-US" w:eastAsia="pt-BR"/>
          </w:rPr>
          <m:t xml:space="preserve"> PTRANS</m:t>
        </m:r>
      </m:oMath>
      <w:r w:rsidR="005C7C99">
        <w:rPr>
          <w:rFonts w:ascii="Times New Roman" w:eastAsia="Times New Roman" w:hAnsi="Times New Roman" w:cs="Times New Roman"/>
          <w:bCs/>
          <w:color w:val="000000" w:themeColor="text1"/>
          <w:sz w:val="24"/>
          <w:szCs w:val="24"/>
          <w:lang w:val="en-US" w:eastAsia="pt-BR"/>
        </w:rPr>
        <w:tab/>
      </w:r>
      <w:r w:rsidR="005C7C99">
        <w:rPr>
          <w:rFonts w:ascii="Times New Roman" w:eastAsia="Times New Roman" w:hAnsi="Times New Roman" w:cs="Times New Roman"/>
          <w:bCs/>
          <w:color w:val="000000" w:themeColor="text1"/>
          <w:sz w:val="24"/>
          <w:szCs w:val="24"/>
          <w:lang w:val="en-US" w:eastAsia="pt-BR"/>
        </w:rPr>
        <w:tab/>
        <w:t>(3)</w:t>
      </w:r>
    </w:p>
    <w:p w14:paraId="4431E540" w14:textId="77777777" w:rsidR="005C7C99" w:rsidRDefault="005C7C99"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30172A1D" w14:textId="7DEBBEEB" w:rsidR="00B015F7" w:rsidRDefault="00985E09"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sidRPr="00B9232E">
        <w:rPr>
          <w:rFonts w:ascii="Times New Roman" w:eastAsia="Times New Roman" w:hAnsi="Times New Roman" w:cs="Times New Roman"/>
          <w:bCs/>
          <w:color w:val="000000" w:themeColor="text1"/>
          <w:sz w:val="24"/>
          <w:szCs w:val="24"/>
          <w:lang w:val="en-US" w:eastAsia="pt-BR"/>
        </w:rPr>
        <w:lastRenderedPageBreak/>
        <w:t>Stress</w:t>
      </w:r>
      <w:del w:id="208" w:author="Quirijn de Jong van Lier" w:date="2017-08-22T15:25:00Z">
        <w:r w:rsidRPr="00B9232E" w:rsidDel="0090763B">
          <w:rPr>
            <w:rFonts w:ascii="Times New Roman" w:eastAsia="Times New Roman" w:hAnsi="Times New Roman" w:cs="Times New Roman"/>
            <w:bCs/>
            <w:color w:val="000000" w:themeColor="text1"/>
            <w:sz w:val="24"/>
            <w:szCs w:val="24"/>
            <w:lang w:val="en-US" w:eastAsia="pt-BR"/>
          </w:rPr>
          <w:delText>es</w:delText>
        </w:r>
      </w:del>
      <w:r w:rsidRPr="00B9232E">
        <w:rPr>
          <w:rFonts w:ascii="Times New Roman" w:eastAsia="Times New Roman" w:hAnsi="Times New Roman" w:cs="Times New Roman"/>
          <w:bCs/>
          <w:color w:val="000000" w:themeColor="text1"/>
          <w:sz w:val="24"/>
          <w:szCs w:val="24"/>
          <w:lang w:val="en-US" w:eastAsia="pt-BR"/>
        </w:rPr>
        <w:t xml:space="preserve"> due to dry or wet conditions may reduce </w:t>
      </w:r>
      <w:proofErr w:type="spellStart"/>
      <w:r w:rsidRPr="00B9232E">
        <w:rPr>
          <w:rFonts w:ascii="Times New Roman" w:eastAsia="Times New Roman" w:hAnsi="Times New Roman" w:cs="Times New Roman"/>
          <w:bCs/>
          <w:color w:val="000000" w:themeColor="text1"/>
          <w:sz w:val="24"/>
          <w:szCs w:val="24"/>
          <w:lang w:val="en-US" w:eastAsia="pt-BR"/>
        </w:rPr>
        <w:t>S</w:t>
      </w:r>
      <w:r w:rsidRPr="00B9232E">
        <w:rPr>
          <w:rFonts w:ascii="Times New Roman" w:eastAsia="Times New Roman" w:hAnsi="Times New Roman" w:cs="Times New Roman"/>
          <w:bCs/>
          <w:color w:val="000000" w:themeColor="text1"/>
          <w:sz w:val="24"/>
          <w:szCs w:val="24"/>
          <w:vertAlign w:val="subscript"/>
          <w:lang w:val="en-US" w:eastAsia="pt-BR"/>
        </w:rPr>
        <w:t>p</w:t>
      </w:r>
      <w:proofErr w:type="spellEnd"/>
      <w:r w:rsidRPr="00B9232E">
        <w:rPr>
          <w:rFonts w:ascii="Times New Roman" w:eastAsia="Times New Roman" w:hAnsi="Times New Roman" w:cs="Times New Roman"/>
          <w:bCs/>
          <w:color w:val="000000" w:themeColor="text1"/>
          <w:sz w:val="24"/>
          <w:szCs w:val="24"/>
          <w:lang w:val="en-US" w:eastAsia="pt-BR"/>
        </w:rPr>
        <w:t xml:space="preserve"> by the function proposed by </w:t>
      </w:r>
      <w:proofErr w:type="spellStart"/>
      <w:r w:rsidRPr="00B9232E">
        <w:rPr>
          <w:rFonts w:ascii="Times New Roman" w:eastAsia="Times New Roman" w:hAnsi="Times New Roman" w:cs="Times New Roman"/>
          <w:bCs/>
          <w:color w:val="000000" w:themeColor="text1"/>
          <w:sz w:val="24"/>
          <w:szCs w:val="24"/>
          <w:lang w:val="en-US" w:eastAsia="pt-BR"/>
        </w:rPr>
        <w:t>Feddes</w:t>
      </w:r>
      <w:proofErr w:type="spellEnd"/>
      <w:r w:rsidRPr="00B9232E">
        <w:rPr>
          <w:rFonts w:ascii="Times New Roman" w:eastAsia="Times New Roman" w:hAnsi="Times New Roman" w:cs="Times New Roman"/>
          <w:bCs/>
          <w:color w:val="000000" w:themeColor="text1"/>
          <w:sz w:val="24"/>
          <w:szCs w:val="24"/>
          <w:lang w:val="en-US" w:eastAsia="pt-BR"/>
        </w:rPr>
        <w:t xml:space="preserve"> et al. </w:t>
      </w:r>
      <w:r w:rsidRPr="00B9232E">
        <w:rPr>
          <w:rFonts w:ascii="Times New Roman" w:eastAsia="Times New Roman" w:hAnsi="Times New Roman" w:cs="Times New Roman"/>
          <w:bCs/>
          <w:color w:val="000000" w:themeColor="text1"/>
          <w:sz w:val="24"/>
          <w:szCs w:val="24"/>
          <w:lang w:val="en-US" w:eastAsia="pt-BR"/>
        </w:rPr>
        <w:fldChar w:fldCharType="begin" w:fldLock="1"/>
      </w:r>
      <w:r w:rsidR="00660873" w:rsidRPr="00B9232E">
        <w:rPr>
          <w:rFonts w:ascii="Times New Roman" w:eastAsia="Times New Roman" w:hAnsi="Times New Roman" w:cs="Times New Roman"/>
          <w:bCs/>
          <w:color w:val="000000" w:themeColor="text1"/>
          <w:sz w:val="24"/>
          <w:szCs w:val="24"/>
          <w:lang w:val="en-US" w:eastAsia="pt-BR"/>
        </w:rPr>
        <w:instrText>ADDIN CSL_CITATION { "citationItems" : [ { "id" : "ITEM-1", "itemData" : { "ISBN" : "9780470264638", "author" : [ { "dropping-particle" : "", "family" : "Feddes", "given" : "Reinder A.", "non-dropping-particle" : "", "parse-names" : false, "suffix" : "" }, { "dropping-particle" : "", "family" : "Kowalik", "given" : "P.J.", "non-dropping-particle" : "", "parse-names" : false, "suffix" : "" }, { "dropping-particle" : "", "family" : "Zaradny", "given" : "H.", "non-dropping-particle" : "", "parse-names" : false, "suffix" : "" } ], "container-title" : "Simulation Monographs", "id" : "ITEM-1", "issue" : "Wageningen", "issued" : { "date-parts" : [ [ "1978" ] ] }, "page" : "194-209", "title" : "Simulation of field water use and crop yield", "type" : "article-journal", "volume" : "Pudoc" }, "suppress-author" : 1, "uris" : [ "http://www.mendeley.com/documents/?uuid=dbb83dcb-dfab-4732-8c67-019cabac0489" ] } ], "mendeley" : { "formattedCitation" : "(1978)", "plainTextFormattedCitation" : "(1978)", "previouslyFormattedCitation" : "(1978)" }, "properties" : { "noteIndex" : 0 }, "schema" : "https://github.com/citation-style-language/schema/raw/master/csl-citation.json" }</w:instrText>
      </w:r>
      <w:r w:rsidRPr="00B9232E">
        <w:rPr>
          <w:rFonts w:ascii="Times New Roman" w:eastAsia="Times New Roman" w:hAnsi="Times New Roman" w:cs="Times New Roman"/>
          <w:bCs/>
          <w:color w:val="000000" w:themeColor="text1"/>
          <w:sz w:val="24"/>
          <w:szCs w:val="24"/>
          <w:lang w:val="en-US" w:eastAsia="pt-BR"/>
        </w:rPr>
        <w:fldChar w:fldCharType="separate"/>
      </w:r>
      <w:r w:rsidRPr="00B9232E">
        <w:rPr>
          <w:rFonts w:ascii="Times New Roman" w:eastAsia="Times New Roman" w:hAnsi="Times New Roman" w:cs="Times New Roman"/>
          <w:bCs/>
          <w:noProof/>
          <w:color w:val="000000" w:themeColor="text1"/>
          <w:sz w:val="24"/>
          <w:szCs w:val="24"/>
          <w:lang w:val="en-US" w:eastAsia="pt-BR"/>
        </w:rPr>
        <w:t>(1978)</w:t>
      </w:r>
      <w:r w:rsidRPr="00B9232E">
        <w:rPr>
          <w:rFonts w:ascii="Times New Roman" w:eastAsia="Times New Roman" w:hAnsi="Times New Roman" w:cs="Times New Roman"/>
          <w:bCs/>
          <w:color w:val="000000" w:themeColor="text1"/>
          <w:sz w:val="24"/>
          <w:szCs w:val="24"/>
          <w:lang w:val="en-US" w:eastAsia="pt-BR"/>
        </w:rPr>
        <w:fldChar w:fldCharType="end"/>
      </w:r>
      <w:r w:rsidRPr="00B9232E">
        <w:rPr>
          <w:rFonts w:ascii="Times New Roman" w:eastAsia="Times New Roman" w:hAnsi="Times New Roman" w:cs="Times New Roman"/>
          <w:bCs/>
          <w:color w:val="000000" w:themeColor="text1"/>
          <w:sz w:val="24"/>
          <w:szCs w:val="24"/>
          <w:lang w:val="en-US" w:eastAsia="pt-BR"/>
        </w:rPr>
        <w:t xml:space="preserve">. Pressure head (h) thresholds </w:t>
      </w:r>
      <w:r w:rsidR="00E4153E" w:rsidRPr="00B9232E">
        <w:rPr>
          <w:rFonts w:ascii="Times New Roman" w:eastAsia="Times New Roman" w:hAnsi="Times New Roman" w:cs="Times New Roman"/>
          <w:bCs/>
          <w:color w:val="000000" w:themeColor="text1"/>
          <w:sz w:val="24"/>
          <w:szCs w:val="24"/>
          <w:lang w:val="en-US" w:eastAsia="pt-BR"/>
        </w:rPr>
        <w:t xml:space="preserve">parameters </w:t>
      </w:r>
      <w:r w:rsidR="00C254AD" w:rsidRPr="00B9232E">
        <w:rPr>
          <w:rFonts w:ascii="Times New Roman" w:eastAsia="Times New Roman" w:hAnsi="Times New Roman" w:cs="Times New Roman"/>
          <w:bCs/>
          <w:color w:val="000000" w:themeColor="text1"/>
          <w:sz w:val="24"/>
          <w:szCs w:val="24"/>
          <w:lang w:val="en-US" w:eastAsia="pt-BR"/>
        </w:rPr>
        <w:t>(h</w:t>
      </w:r>
      <w:r w:rsidR="00C254AD" w:rsidRPr="00B9232E">
        <w:rPr>
          <w:rFonts w:ascii="Times New Roman" w:eastAsia="Times New Roman" w:hAnsi="Times New Roman" w:cs="Times New Roman"/>
          <w:bCs/>
          <w:color w:val="000000" w:themeColor="text1"/>
          <w:sz w:val="24"/>
          <w:szCs w:val="24"/>
          <w:vertAlign w:val="subscript"/>
          <w:lang w:val="en-US" w:eastAsia="pt-BR"/>
        </w:rPr>
        <w:t>1</w:t>
      </w:r>
      <w:r w:rsidR="00C254AD" w:rsidRPr="00B9232E">
        <w:rPr>
          <w:rFonts w:ascii="Times New Roman" w:eastAsia="Times New Roman" w:hAnsi="Times New Roman" w:cs="Times New Roman"/>
          <w:bCs/>
          <w:color w:val="000000" w:themeColor="text1"/>
          <w:sz w:val="24"/>
          <w:szCs w:val="24"/>
          <w:lang w:val="en-US" w:eastAsia="pt-BR"/>
        </w:rPr>
        <w:t xml:space="preserve"> to h</w:t>
      </w:r>
      <w:r w:rsidR="00C254AD" w:rsidRPr="00B9232E">
        <w:rPr>
          <w:rFonts w:ascii="Times New Roman" w:eastAsia="Times New Roman" w:hAnsi="Times New Roman" w:cs="Times New Roman"/>
          <w:bCs/>
          <w:color w:val="000000" w:themeColor="text1"/>
          <w:sz w:val="24"/>
          <w:szCs w:val="24"/>
          <w:vertAlign w:val="subscript"/>
          <w:lang w:val="en-US" w:eastAsia="pt-BR"/>
        </w:rPr>
        <w:t>4</w:t>
      </w:r>
      <w:r w:rsidR="00C254AD" w:rsidRPr="00B9232E">
        <w:rPr>
          <w:rFonts w:ascii="Times New Roman" w:eastAsia="Times New Roman" w:hAnsi="Times New Roman" w:cs="Times New Roman"/>
          <w:bCs/>
          <w:color w:val="000000" w:themeColor="text1"/>
          <w:sz w:val="24"/>
          <w:szCs w:val="24"/>
          <w:lang w:val="en-US" w:eastAsia="pt-BR"/>
        </w:rPr>
        <w:t>)</w:t>
      </w:r>
      <w:r w:rsidR="00B559F1" w:rsidRPr="00B9232E">
        <w:rPr>
          <w:rFonts w:ascii="Times New Roman" w:eastAsia="Times New Roman" w:hAnsi="Times New Roman" w:cs="Times New Roman"/>
          <w:bCs/>
          <w:color w:val="000000" w:themeColor="text1"/>
          <w:sz w:val="24"/>
          <w:szCs w:val="24"/>
          <w:lang w:val="en-US" w:eastAsia="pt-BR"/>
        </w:rPr>
        <w:t xml:space="preserve"> </w:t>
      </w:r>
      <w:ins w:id="209" w:author="Quirijn de Jong van Lier" w:date="2017-08-22T15:25:00Z">
        <w:r w:rsidR="0090763B">
          <w:rPr>
            <w:rFonts w:ascii="Times New Roman" w:eastAsia="Times New Roman" w:hAnsi="Times New Roman" w:cs="Times New Roman"/>
            <w:bCs/>
            <w:color w:val="000000" w:themeColor="text1"/>
            <w:sz w:val="24"/>
            <w:szCs w:val="24"/>
            <w:lang w:val="en-US" w:eastAsia="pt-BR"/>
          </w:rPr>
          <w:t xml:space="preserve">define five zones of </w:t>
        </w:r>
      </w:ins>
      <w:del w:id="210" w:author="Quirijn de Jong van Lier" w:date="2017-08-22T15:25:00Z">
        <w:r w:rsidR="00B559F1" w:rsidRPr="00B9232E" w:rsidDel="0090763B">
          <w:rPr>
            <w:rFonts w:ascii="Times New Roman" w:eastAsia="Times New Roman" w:hAnsi="Times New Roman" w:cs="Times New Roman"/>
            <w:bCs/>
            <w:color w:val="000000" w:themeColor="text1"/>
            <w:sz w:val="24"/>
            <w:szCs w:val="24"/>
            <w:lang w:val="en-US" w:eastAsia="pt-BR"/>
          </w:rPr>
          <w:delText>are used</w:delText>
        </w:r>
        <w:r w:rsidR="00C254AD" w:rsidRPr="00B9232E" w:rsidDel="0090763B">
          <w:rPr>
            <w:rFonts w:ascii="Times New Roman" w:eastAsia="Times New Roman" w:hAnsi="Times New Roman" w:cs="Times New Roman"/>
            <w:bCs/>
            <w:color w:val="000000" w:themeColor="text1"/>
            <w:sz w:val="24"/>
            <w:szCs w:val="24"/>
            <w:lang w:val="en-US" w:eastAsia="pt-BR"/>
          </w:rPr>
          <w:delText xml:space="preserve"> </w:delText>
        </w:r>
        <w:r w:rsidRPr="00B9232E" w:rsidDel="0090763B">
          <w:rPr>
            <w:rFonts w:ascii="Times New Roman" w:eastAsia="Times New Roman" w:hAnsi="Times New Roman" w:cs="Times New Roman"/>
            <w:bCs/>
            <w:color w:val="000000" w:themeColor="text1"/>
            <w:sz w:val="24"/>
            <w:szCs w:val="24"/>
            <w:lang w:val="en-US" w:eastAsia="pt-BR"/>
          </w:rPr>
          <w:delText xml:space="preserve">to reduce </w:delText>
        </w:r>
      </w:del>
      <w:r w:rsidR="00B015F7" w:rsidRPr="00B9232E">
        <w:rPr>
          <w:rFonts w:ascii="Times New Roman" w:eastAsia="Times New Roman" w:hAnsi="Times New Roman" w:cs="Times New Roman"/>
          <w:bCs/>
          <w:color w:val="000000" w:themeColor="text1"/>
          <w:sz w:val="24"/>
          <w:szCs w:val="24"/>
          <w:lang w:val="en-US" w:eastAsia="pt-BR"/>
        </w:rPr>
        <w:t xml:space="preserve">potential root water extraction </w:t>
      </w:r>
      <w:ins w:id="211" w:author="Quirijn de Jong van Lier" w:date="2017-08-22T15:26:00Z">
        <w:r w:rsidR="0090763B">
          <w:rPr>
            <w:rFonts w:ascii="Times New Roman" w:eastAsia="Times New Roman" w:hAnsi="Times New Roman" w:cs="Times New Roman"/>
            <w:bCs/>
            <w:color w:val="000000" w:themeColor="text1"/>
            <w:sz w:val="24"/>
            <w:szCs w:val="24"/>
            <w:lang w:val="en-US" w:eastAsia="pt-BR"/>
          </w:rPr>
          <w:t>reduction</w:t>
        </w:r>
      </w:ins>
      <w:del w:id="212" w:author="Quirijn de Jong van Lier" w:date="2017-08-22T15:26:00Z">
        <w:r w:rsidR="00B015F7" w:rsidRPr="00B9232E" w:rsidDel="0090763B">
          <w:rPr>
            <w:rFonts w:ascii="Times New Roman" w:eastAsia="Times New Roman" w:hAnsi="Times New Roman" w:cs="Times New Roman"/>
            <w:bCs/>
            <w:color w:val="000000" w:themeColor="text1"/>
            <w:sz w:val="24"/>
            <w:szCs w:val="24"/>
            <w:lang w:val="en-US" w:eastAsia="pt-BR"/>
          </w:rPr>
          <w:delText>over the soil depth</w:delText>
        </w:r>
      </w:del>
      <w:r w:rsidR="00B015F7" w:rsidRPr="00B9232E">
        <w:rPr>
          <w:rFonts w:ascii="Times New Roman" w:eastAsia="Times New Roman" w:hAnsi="Times New Roman" w:cs="Times New Roman"/>
          <w:bCs/>
          <w:color w:val="000000" w:themeColor="text1"/>
          <w:sz w:val="24"/>
          <w:szCs w:val="24"/>
          <w:lang w:val="en-US" w:eastAsia="pt-BR"/>
        </w:rPr>
        <w:t xml:space="preserve"> (</w:t>
      </w:r>
      <w:r w:rsidR="00B9232E" w:rsidRPr="00B9232E">
        <w:rPr>
          <w:rFonts w:ascii="Times New Roman" w:eastAsia="Times New Roman" w:hAnsi="Times New Roman" w:cs="Times New Roman"/>
          <w:bCs/>
          <w:color w:val="000000" w:themeColor="text1"/>
          <w:sz w:val="24"/>
          <w:szCs w:val="24"/>
          <w:lang w:val="en-US" w:eastAsia="pt-BR"/>
        </w:rPr>
        <w:fldChar w:fldCharType="begin"/>
      </w:r>
      <w:r w:rsidR="00B9232E" w:rsidRPr="00B9232E">
        <w:rPr>
          <w:rFonts w:ascii="Times New Roman" w:eastAsia="Times New Roman" w:hAnsi="Times New Roman" w:cs="Times New Roman"/>
          <w:bCs/>
          <w:color w:val="000000" w:themeColor="text1"/>
          <w:sz w:val="24"/>
          <w:szCs w:val="24"/>
          <w:lang w:val="en-US" w:eastAsia="pt-BR"/>
        </w:rPr>
        <w:instrText xml:space="preserve"> REF _Ref490822054 \h </w:instrText>
      </w:r>
      <w:r w:rsidR="00B9232E">
        <w:rPr>
          <w:rFonts w:ascii="Times New Roman" w:eastAsia="Times New Roman" w:hAnsi="Times New Roman" w:cs="Times New Roman"/>
          <w:bCs/>
          <w:color w:val="000000" w:themeColor="text1"/>
          <w:sz w:val="24"/>
          <w:szCs w:val="24"/>
          <w:lang w:val="en-US" w:eastAsia="pt-BR"/>
        </w:rPr>
        <w:instrText xml:space="preserve"> \* MERGEFORMAT </w:instrText>
      </w:r>
      <w:r w:rsidR="00B9232E" w:rsidRPr="00B9232E">
        <w:rPr>
          <w:rFonts w:ascii="Times New Roman" w:eastAsia="Times New Roman" w:hAnsi="Times New Roman" w:cs="Times New Roman"/>
          <w:bCs/>
          <w:color w:val="000000" w:themeColor="text1"/>
          <w:sz w:val="24"/>
          <w:szCs w:val="24"/>
          <w:lang w:val="en-US" w:eastAsia="pt-BR"/>
        </w:rPr>
      </w:r>
      <w:r w:rsidR="00B9232E" w:rsidRPr="00B9232E">
        <w:rPr>
          <w:rFonts w:ascii="Times New Roman" w:eastAsia="Times New Roman" w:hAnsi="Times New Roman" w:cs="Times New Roman"/>
          <w:bCs/>
          <w:color w:val="000000" w:themeColor="text1"/>
          <w:sz w:val="24"/>
          <w:szCs w:val="24"/>
          <w:lang w:val="en-US" w:eastAsia="pt-BR"/>
        </w:rPr>
        <w:fldChar w:fldCharType="separate"/>
      </w:r>
      <w:r w:rsidR="00B9232E" w:rsidRPr="00B9232E">
        <w:rPr>
          <w:rFonts w:ascii="Times New Roman" w:hAnsi="Times New Roman" w:cs="Times New Roman"/>
          <w:lang w:val="en-US"/>
        </w:rPr>
        <w:t xml:space="preserve">Figure </w:t>
      </w:r>
      <w:r w:rsidR="00B9232E" w:rsidRPr="00B9232E">
        <w:rPr>
          <w:rFonts w:ascii="Times New Roman" w:hAnsi="Times New Roman" w:cs="Times New Roman"/>
          <w:noProof/>
          <w:lang w:val="en-US"/>
        </w:rPr>
        <w:t>2</w:t>
      </w:r>
      <w:r w:rsidR="00B9232E" w:rsidRPr="00B9232E">
        <w:rPr>
          <w:rFonts w:ascii="Times New Roman" w:eastAsia="Times New Roman" w:hAnsi="Times New Roman" w:cs="Times New Roman"/>
          <w:bCs/>
          <w:color w:val="000000" w:themeColor="text1"/>
          <w:sz w:val="24"/>
          <w:szCs w:val="24"/>
          <w:lang w:val="en-US" w:eastAsia="pt-BR"/>
        </w:rPr>
        <w:fldChar w:fldCharType="end"/>
      </w:r>
      <w:r w:rsidR="00B015F7" w:rsidRPr="00B9232E">
        <w:rPr>
          <w:rFonts w:ascii="Times New Roman" w:eastAsia="Times New Roman" w:hAnsi="Times New Roman" w:cs="Times New Roman"/>
          <w:bCs/>
          <w:color w:val="000000" w:themeColor="text1"/>
          <w:sz w:val="24"/>
          <w:szCs w:val="24"/>
          <w:lang w:val="en-US" w:eastAsia="pt-BR"/>
        </w:rPr>
        <w:t xml:space="preserve">). </w:t>
      </w:r>
      <w:r w:rsidR="009C1B35" w:rsidRPr="00B9232E">
        <w:rPr>
          <w:rFonts w:ascii="Times New Roman" w:eastAsia="Times New Roman" w:hAnsi="Times New Roman" w:cs="Times New Roman"/>
          <w:bCs/>
          <w:color w:val="000000" w:themeColor="text1"/>
          <w:sz w:val="24"/>
          <w:szCs w:val="24"/>
          <w:lang w:val="en-US" w:eastAsia="pt-BR"/>
        </w:rPr>
        <w:t>In the ra</w:t>
      </w:r>
      <w:r w:rsidR="007D59DB" w:rsidRPr="00B9232E">
        <w:rPr>
          <w:rFonts w:ascii="Times New Roman" w:eastAsia="Times New Roman" w:hAnsi="Times New Roman" w:cs="Times New Roman"/>
          <w:bCs/>
          <w:color w:val="000000" w:themeColor="text1"/>
          <w:sz w:val="24"/>
          <w:szCs w:val="24"/>
          <w:lang w:val="en-US" w:eastAsia="pt-BR"/>
        </w:rPr>
        <w:t>n</w:t>
      </w:r>
      <w:r w:rsidR="009C1B35" w:rsidRPr="00B9232E">
        <w:rPr>
          <w:rFonts w:ascii="Times New Roman" w:eastAsia="Times New Roman" w:hAnsi="Times New Roman" w:cs="Times New Roman"/>
          <w:bCs/>
          <w:color w:val="000000" w:themeColor="text1"/>
          <w:sz w:val="24"/>
          <w:szCs w:val="24"/>
          <w:lang w:val="en-US" w:eastAsia="pt-BR"/>
        </w:rPr>
        <w:t>ge</w:t>
      </w:r>
      <w:r w:rsidR="009C1B35">
        <w:rPr>
          <w:rFonts w:ascii="Times New Roman" w:eastAsia="Times New Roman" w:hAnsi="Times New Roman" w:cs="Times New Roman"/>
          <w:bCs/>
          <w:color w:val="000000" w:themeColor="text1"/>
          <w:sz w:val="24"/>
          <w:szCs w:val="24"/>
          <w:lang w:val="en-US" w:eastAsia="pt-BR"/>
        </w:rPr>
        <w:t xml:space="preserve"> of h</w:t>
      </w:r>
      <w:r w:rsidR="009C1B35" w:rsidRPr="009C1B35">
        <w:rPr>
          <w:rFonts w:ascii="Times New Roman" w:eastAsia="Times New Roman" w:hAnsi="Times New Roman" w:cs="Times New Roman"/>
          <w:bCs/>
          <w:color w:val="000000" w:themeColor="text1"/>
          <w:sz w:val="24"/>
          <w:szCs w:val="24"/>
          <w:vertAlign w:val="subscript"/>
          <w:lang w:val="en-US" w:eastAsia="pt-BR"/>
        </w:rPr>
        <w:t>2</w:t>
      </w:r>
      <w:r w:rsidR="009C1B35">
        <w:rPr>
          <w:rFonts w:ascii="Times New Roman" w:eastAsia="Times New Roman" w:hAnsi="Times New Roman" w:cs="Times New Roman"/>
          <w:bCs/>
          <w:color w:val="000000" w:themeColor="text1"/>
          <w:sz w:val="24"/>
          <w:szCs w:val="24"/>
          <w:lang w:val="en-US" w:eastAsia="pt-BR"/>
        </w:rPr>
        <w:t xml:space="preserve"> to h</w:t>
      </w:r>
      <w:r w:rsidR="009C1B35" w:rsidRPr="009C1B35">
        <w:rPr>
          <w:rFonts w:ascii="Times New Roman" w:eastAsia="Times New Roman" w:hAnsi="Times New Roman" w:cs="Times New Roman"/>
          <w:bCs/>
          <w:color w:val="000000" w:themeColor="text1"/>
          <w:sz w:val="24"/>
          <w:szCs w:val="24"/>
          <w:vertAlign w:val="subscript"/>
          <w:lang w:val="en-US" w:eastAsia="pt-BR"/>
        </w:rPr>
        <w:t>3</w:t>
      </w:r>
      <w:r w:rsidR="007D59DB">
        <w:rPr>
          <w:rFonts w:ascii="Times New Roman" w:eastAsia="Times New Roman" w:hAnsi="Times New Roman" w:cs="Times New Roman"/>
          <w:bCs/>
          <w:color w:val="000000" w:themeColor="text1"/>
          <w:sz w:val="24"/>
          <w:szCs w:val="24"/>
          <w:lang w:val="en-US" w:eastAsia="pt-BR"/>
        </w:rPr>
        <w:t xml:space="preserve"> </w:t>
      </w:r>
      <w:ins w:id="213" w:author="Quirijn de Jong van Lier" w:date="2017-08-22T15:26:00Z">
        <w:r w:rsidR="0090763B">
          <w:rPr>
            <w:rFonts w:ascii="Times New Roman" w:eastAsia="Times New Roman" w:hAnsi="Times New Roman" w:cs="Times New Roman"/>
            <w:bCs/>
            <w:color w:val="000000" w:themeColor="text1"/>
            <w:sz w:val="24"/>
            <w:szCs w:val="24"/>
            <w:lang w:val="en-US" w:eastAsia="pt-BR"/>
          </w:rPr>
          <w:t xml:space="preserve">no reduction is simulated and </w:t>
        </w:r>
      </w:ins>
      <w:r w:rsidR="007D59DB">
        <w:rPr>
          <w:rFonts w:ascii="Times New Roman" w:eastAsia="Times New Roman" w:hAnsi="Times New Roman" w:cs="Times New Roman"/>
          <w:bCs/>
          <w:color w:val="000000" w:themeColor="text1"/>
          <w:sz w:val="24"/>
          <w:szCs w:val="24"/>
          <w:lang w:val="en-US" w:eastAsia="pt-BR"/>
        </w:rPr>
        <w:t xml:space="preserve">root water extraction is </w:t>
      </w:r>
      <w:ins w:id="214" w:author="Quirijn de Jong van Lier" w:date="2017-08-22T15:26:00Z">
        <w:r w:rsidR="0090763B">
          <w:rPr>
            <w:rFonts w:ascii="Times New Roman" w:eastAsia="Times New Roman" w:hAnsi="Times New Roman" w:cs="Times New Roman"/>
            <w:bCs/>
            <w:color w:val="000000" w:themeColor="text1"/>
            <w:sz w:val="24"/>
            <w:szCs w:val="24"/>
            <w:lang w:val="en-US" w:eastAsia="pt-BR"/>
          </w:rPr>
          <w:t>at its potential level</w:t>
        </w:r>
      </w:ins>
      <w:del w:id="215" w:author="Quirijn de Jong van Lier" w:date="2017-08-22T15:26:00Z">
        <w:r w:rsidR="007D59DB" w:rsidDel="0090763B">
          <w:rPr>
            <w:rFonts w:ascii="Times New Roman" w:eastAsia="Times New Roman" w:hAnsi="Times New Roman" w:cs="Times New Roman"/>
            <w:bCs/>
            <w:color w:val="000000" w:themeColor="text1"/>
            <w:sz w:val="24"/>
            <w:szCs w:val="24"/>
            <w:lang w:val="en-US" w:eastAsia="pt-BR"/>
          </w:rPr>
          <w:delText>optimal</w:delText>
        </w:r>
      </w:del>
      <w:ins w:id="216" w:author="Quirijn de Jong van Lier" w:date="2017-08-22T15:26:00Z">
        <w:r w:rsidR="0090763B">
          <w:rPr>
            <w:rFonts w:ascii="Times New Roman" w:eastAsia="Times New Roman" w:hAnsi="Times New Roman" w:cs="Times New Roman"/>
            <w:bCs/>
            <w:color w:val="000000" w:themeColor="text1"/>
            <w:sz w:val="24"/>
            <w:szCs w:val="24"/>
            <w:lang w:val="en-US" w:eastAsia="pt-BR"/>
          </w:rPr>
          <w:t>. W</w:t>
        </w:r>
      </w:ins>
      <w:del w:id="217" w:author="Quirijn de Jong van Lier" w:date="2017-08-22T15:26:00Z">
        <w:r w:rsidR="007D59DB" w:rsidDel="0090763B">
          <w:rPr>
            <w:rFonts w:ascii="Times New Roman" w:eastAsia="Times New Roman" w:hAnsi="Times New Roman" w:cs="Times New Roman"/>
            <w:bCs/>
            <w:color w:val="000000" w:themeColor="text1"/>
            <w:sz w:val="24"/>
            <w:szCs w:val="24"/>
            <w:lang w:val="en-US" w:eastAsia="pt-BR"/>
          </w:rPr>
          <w:delText>, w</w:delText>
        </w:r>
      </w:del>
      <w:r w:rsidR="007D59DB">
        <w:rPr>
          <w:rFonts w:ascii="Times New Roman" w:eastAsia="Times New Roman" w:hAnsi="Times New Roman" w:cs="Times New Roman"/>
          <w:bCs/>
          <w:color w:val="000000" w:themeColor="text1"/>
          <w:sz w:val="24"/>
          <w:szCs w:val="24"/>
          <w:lang w:val="en-US" w:eastAsia="pt-BR"/>
        </w:rPr>
        <w:t xml:space="preserve">hen h </w:t>
      </w:r>
      <w:ins w:id="218" w:author="Quirijn de Jong van Lier" w:date="2017-08-22T15:27:00Z">
        <w:r w:rsidR="0090763B">
          <w:rPr>
            <w:rFonts w:ascii="Times New Roman" w:eastAsia="Times New Roman" w:hAnsi="Times New Roman" w:cs="Times New Roman"/>
            <w:bCs/>
            <w:color w:val="000000" w:themeColor="text1"/>
            <w:sz w:val="24"/>
            <w:szCs w:val="24"/>
            <w:lang w:val="en-US" w:eastAsia="pt-BR"/>
          </w:rPr>
          <w:t xml:space="preserve">is in the falling rate phase </w:t>
        </w:r>
      </w:ins>
      <w:del w:id="219"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 xml:space="preserve">drops </w:delText>
        </w:r>
      </w:del>
      <w:r w:rsidR="007D59DB">
        <w:rPr>
          <w:rFonts w:ascii="Times New Roman" w:eastAsia="Times New Roman" w:hAnsi="Times New Roman" w:cs="Times New Roman"/>
          <w:bCs/>
          <w:color w:val="000000" w:themeColor="text1"/>
          <w:sz w:val="24"/>
          <w:szCs w:val="24"/>
          <w:lang w:val="en-US" w:eastAsia="pt-BR"/>
        </w:rPr>
        <w:t>below h3</w:t>
      </w:r>
      <w:del w:id="220" w:author="Quirijn de Jong van Lier" w:date="2017-08-22T15:26:00Z">
        <w:r w:rsidR="007D59DB" w:rsidDel="0090763B">
          <w:rPr>
            <w:rFonts w:ascii="Times New Roman" w:eastAsia="Times New Roman" w:hAnsi="Times New Roman" w:cs="Times New Roman"/>
            <w:bCs/>
            <w:color w:val="000000" w:themeColor="text1"/>
            <w:sz w:val="24"/>
            <w:szCs w:val="24"/>
            <w:lang w:val="en-US" w:eastAsia="pt-BR"/>
          </w:rPr>
          <w:delText xml:space="preserve"> threshold</w:delText>
        </w:r>
      </w:del>
      <w:r w:rsidR="007D59DB">
        <w:rPr>
          <w:rFonts w:ascii="Times New Roman" w:eastAsia="Times New Roman" w:hAnsi="Times New Roman" w:cs="Times New Roman"/>
          <w:bCs/>
          <w:color w:val="000000" w:themeColor="text1"/>
          <w:sz w:val="24"/>
          <w:szCs w:val="24"/>
          <w:lang w:val="en-US" w:eastAsia="pt-BR"/>
        </w:rPr>
        <w:t xml:space="preserve">, root water extraction is linearly reduced </w:t>
      </w:r>
      <w:del w:id="221"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 xml:space="preserve">due to water drought </w:delText>
        </w:r>
      </w:del>
      <w:r w:rsidR="007D59DB">
        <w:rPr>
          <w:rFonts w:ascii="Times New Roman" w:eastAsia="Times New Roman" w:hAnsi="Times New Roman" w:cs="Times New Roman"/>
          <w:bCs/>
          <w:color w:val="000000" w:themeColor="text1"/>
          <w:sz w:val="24"/>
          <w:szCs w:val="24"/>
          <w:lang w:val="en-US" w:eastAsia="pt-BR"/>
        </w:rPr>
        <w:t xml:space="preserve">until zero </w:t>
      </w:r>
      <w:ins w:id="222" w:author="Quirijn de Jong van Lier" w:date="2017-08-22T15:27:00Z">
        <w:r w:rsidR="0090763B">
          <w:rPr>
            <w:rFonts w:ascii="Times New Roman" w:eastAsia="Times New Roman" w:hAnsi="Times New Roman" w:cs="Times New Roman"/>
            <w:bCs/>
            <w:color w:val="000000" w:themeColor="text1"/>
            <w:sz w:val="24"/>
            <w:szCs w:val="24"/>
            <w:lang w:val="en-US" w:eastAsia="pt-BR"/>
          </w:rPr>
          <w:t xml:space="preserve">at and below </w:t>
        </w:r>
      </w:ins>
      <w:del w:id="223"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w:delText>
        </w:r>
      </w:del>
      <w:r w:rsidR="007D59DB">
        <w:rPr>
          <w:rFonts w:ascii="Times New Roman" w:eastAsia="Times New Roman" w:hAnsi="Times New Roman" w:cs="Times New Roman"/>
          <w:bCs/>
          <w:color w:val="000000" w:themeColor="text1"/>
          <w:sz w:val="24"/>
          <w:szCs w:val="24"/>
          <w:lang w:val="en-US" w:eastAsia="pt-BR"/>
        </w:rPr>
        <w:t>h</w:t>
      </w:r>
      <w:r w:rsidR="007D59DB" w:rsidRPr="007D59DB">
        <w:rPr>
          <w:rFonts w:ascii="Times New Roman" w:eastAsia="Times New Roman" w:hAnsi="Times New Roman" w:cs="Times New Roman"/>
          <w:bCs/>
          <w:color w:val="000000" w:themeColor="text1"/>
          <w:sz w:val="24"/>
          <w:szCs w:val="24"/>
          <w:vertAlign w:val="subscript"/>
          <w:lang w:val="en-US" w:eastAsia="pt-BR"/>
        </w:rPr>
        <w:t>4</w:t>
      </w:r>
      <w:del w:id="224"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w:delText>
        </w:r>
      </w:del>
      <w:r w:rsidR="007D59DB">
        <w:rPr>
          <w:rFonts w:ascii="Times New Roman" w:eastAsia="Times New Roman" w:hAnsi="Times New Roman" w:cs="Times New Roman"/>
          <w:bCs/>
          <w:color w:val="000000" w:themeColor="text1"/>
          <w:sz w:val="24"/>
          <w:szCs w:val="24"/>
          <w:lang w:val="en-US" w:eastAsia="pt-BR"/>
        </w:rPr>
        <w:t>. Similarly, above h</w:t>
      </w:r>
      <w:r w:rsidR="007D59DB" w:rsidRPr="007D59DB">
        <w:rPr>
          <w:rFonts w:ascii="Times New Roman" w:eastAsia="Times New Roman" w:hAnsi="Times New Roman" w:cs="Times New Roman"/>
          <w:bCs/>
          <w:color w:val="000000" w:themeColor="text1"/>
          <w:sz w:val="24"/>
          <w:szCs w:val="24"/>
          <w:vertAlign w:val="subscript"/>
          <w:lang w:val="en-US" w:eastAsia="pt-BR"/>
        </w:rPr>
        <w:t>2</w:t>
      </w:r>
      <w:r w:rsidR="007D59DB">
        <w:rPr>
          <w:rFonts w:ascii="Times New Roman" w:eastAsia="Times New Roman" w:hAnsi="Times New Roman" w:cs="Times New Roman"/>
          <w:bCs/>
          <w:color w:val="000000" w:themeColor="text1"/>
          <w:sz w:val="24"/>
          <w:szCs w:val="24"/>
          <w:lang w:val="en-US" w:eastAsia="pt-BR"/>
        </w:rPr>
        <w:t xml:space="preserve"> a</w:t>
      </w:r>
      <w:r w:rsidR="00B015F7">
        <w:rPr>
          <w:rFonts w:ascii="Times New Roman" w:eastAsia="Times New Roman" w:hAnsi="Times New Roman" w:cs="Times New Roman"/>
          <w:bCs/>
          <w:color w:val="000000" w:themeColor="text1"/>
          <w:sz w:val="24"/>
          <w:szCs w:val="24"/>
          <w:lang w:val="en-US" w:eastAsia="pt-BR"/>
        </w:rPr>
        <w:t xml:space="preserve">ctual root water uptake </w:t>
      </w:r>
      <w:r w:rsidR="007D59DB">
        <w:rPr>
          <w:rFonts w:ascii="Times New Roman" w:eastAsia="Times New Roman" w:hAnsi="Times New Roman" w:cs="Times New Roman"/>
          <w:bCs/>
          <w:color w:val="000000" w:themeColor="text1"/>
          <w:sz w:val="24"/>
          <w:szCs w:val="24"/>
          <w:lang w:val="en-US" w:eastAsia="pt-BR"/>
        </w:rPr>
        <w:t xml:space="preserve">is </w:t>
      </w:r>
      <w:r w:rsidR="00E4153E">
        <w:rPr>
          <w:rFonts w:ascii="Times New Roman" w:eastAsia="Times New Roman" w:hAnsi="Times New Roman" w:cs="Times New Roman"/>
          <w:bCs/>
          <w:color w:val="000000" w:themeColor="text1"/>
          <w:sz w:val="24"/>
          <w:szCs w:val="24"/>
          <w:lang w:val="en-US" w:eastAsia="pt-BR"/>
        </w:rPr>
        <w:t>linearly</w:t>
      </w:r>
      <w:r w:rsidR="007D59DB">
        <w:rPr>
          <w:rFonts w:ascii="Times New Roman" w:eastAsia="Times New Roman" w:hAnsi="Times New Roman" w:cs="Times New Roman"/>
          <w:bCs/>
          <w:color w:val="000000" w:themeColor="text1"/>
          <w:sz w:val="24"/>
          <w:szCs w:val="24"/>
          <w:lang w:val="en-US" w:eastAsia="pt-BR"/>
        </w:rPr>
        <w:t xml:space="preserve"> reduced due to </w:t>
      </w:r>
      <w:ins w:id="225" w:author="Quirijn de Jong van Lier" w:date="2017-08-22T15:27:00Z">
        <w:r w:rsidR="0090763B">
          <w:rPr>
            <w:rFonts w:ascii="Times New Roman" w:eastAsia="Times New Roman" w:hAnsi="Times New Roman" w:cs="Times New Roman"/>
            <w:bCs/>
            <w:color w:val="000000" w:themeColor="text1"/>
            <w:sz w:val="24"/>
            <w:szCs w:val="24"/>
            <w:lang w:val="en-US" w:eastAsia="pt-BR"/>
          </w:rPr>
          <w:t xml:space="preserve">anoxia </w:t>
        </w:r>
      </w:ins>
      <w:del w:id="226"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exceeding water content the soil until</w:delText>
        </w:r>
      </w:del>
      <w:ins w:id="227" w:author="Quirijn de Jong van Lier" w:date="2017-08-22T15:27:00Z">
        <w:r w:rsidR="0090763B">
          <w:rPr>
            <w:rFonts w:ascii="Times New Roman" w:eastAsia="Times New Roman" w:hAnsi="Times New Roman" w:cs="Times New Roman"/>
            <w:bCs/>
            <w:color w:val="000000" w:themeColor="text1"/>
            <w:sz w:val="24"/>
            <w:szCs w:val="24"/>
            <w:lang w:val="en-US" w:eastAsia="pt-BR"/>
          </w:rPr>
          <w:t>down to</w:t>
        </w:r>
        <w:del w:id="228" w:author="Fabio Marin" w:date="2017-08-22T22:35:00Z">
          <w:r w:rsidR="0090763B" w:rsidDel="001B43B9">
            <w:rPr>
              <w:rFonts w:ascii="Times New Roman" w:eastAsia="Times New Roman" w:hAnsi="Times New Roman" w:cs="Times New Roman"/>
              <w:bCs/>
              <w:color w:val="000000" w:themeColor="text1"/>
              <w:sz w:val="24"/>
              <w:szCs w:val="24"/>
              <w:lang w:val="en-US" w:eastAsia="pt-BR"/>
            </w:rPr>
            <w:delText xml:space="preserve"> </w:delText>
          </w:r>
        </w:del>
      </w:ins>
      <w:r w:rsidR="007D59DB">
        <w:rPr>
          <w:rFonts w:ascii="Times New Roman" w:eastAsia="Times New Roman" w:hAnsi="Times New Roman" w:cs="Times New Roman"/>
          <w:bCs/>
          <w:color w:val="000000" w:themeColor="text1"/>
          <w:sz w:val="24"/>
          <w:szCs w:val="24"/>
          <w:lang w:val="en-US" w:eastAsia="pt-BR"/>
        </w:rPr>
        <w:t xml:space="preserve"> zero</w:t>
      </w:r>
      <w:ins w:id="229" w:author="Quirijn de Jong van Lier" w:date="2017-08-22T15:27:00Z">
        <w:r w:rsidR="0090763B">
          <w:rPr>
            <w:rFonts w:ascii="Times New Roman" w:eastAsia="Times New Roman" w:hAnsi="Times New Roman" w:cs="Times New Roman"/>
            <w:bCs/>
            <w:color w:val="000000" w:themeColor="text1"/>
            <w:sz w:val="24"/>
            <w:szCs w:val="24"/>
            <w:lang w:val="en-US" w:eastAsia="pt-BR"/>
          </w:rPr>
          <w:t xml:space="preserve"> at</w:t>
        </w:r>
      </w:ins>
      <w:ins w:id="230" w:author="Quirijn de Jong van Lier" w:date="2017-08-22T15:28:00Z">
        <w:r w:rsidR="0090763B">
          <w:rPr>
            <w:rFonts w:ascii="Times New Roman" w:eastAsia="Times New Roman" w:hAnsi="Times New Roman" w:cs="Times New Roman"/>
            <w:bCs/>
            <w:color w:val="000000" w:themeColor="text1"/>
            <w:sz w:val="24"/>
            <w:szCs w:val="24"/>
            <w:lang w:val="en-US" w:eastAsia="pt-BR"/>
          </w:rPr>
          <w:t xml:space="preserve"> and above</w:t>
        </w:r>
      </w:ins>
      <w:r w:rsidR="007D59DB">
        <w:rPr>
          <w:rFonts w:ascii="Times New Roman" w:eastAsia="Times New Roman" w:hAnsi="Times New Roman" w:cs="Times New Roman"/>
          <w:bCs/>
          <w:color w:val="000000" w:themeColor="text1"/>
          <w:sz w:val="24"/>
          <w:szCs w:val="24"/>
          <w:lang w:val="en-US" w:eastAsia="pt-BR"/>
        </w:rPr>
        <w:t xml:space="preserve"> </w:t>
      </w:r>
      <w:del w:id="231"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w:delText>
        </w:r>
      </w:del>
      <w:r w:rsidR="007D59DB">
        <w:rPr>
          <w:rFonts w:ascii="Times New Roman" w:eastAsia="Times New Roman" w:hAnsi="Times New Roman" w:cs="Times New Roman"/>
          <w:bCs/>
          <w:color w:val="000000" w:themeColor="text1"/>
          <w:sz w:val="24"/>
          <w:szCs w:val="24"/>
          <w:lang w:val="en-US" w:eastAsia="pt-BR"/>
        </w:rPr>
        <w:t>h</w:t>
      </w:r>
      <w:r w:rsidR="007D59DB" w:rsidRPr="007D59DB">
        <w:rPr>
          <w:rFonts w:ascii="Times New Roman" w:eastAsia="Times New Roman" w:hAnsi="Times New Roman" w:cs="Times New Roman"/>
          <w:bCs/>
          <w:color w:val="000000" w:themeColor="text1"/>
          <w:sz w:val="24"/>
          <w:szCs w:val="24"/>
          <w:vertAlign w:val="subscript"/>
          <w:lang w:val="en-US" w:eastAsia="pt-BR"/>
        </w:rPr>
        <w:t>1</w:t>
      </w:r>
      <w:del w:id="232" w:author="Quirijn de Jong van Lier" w:date="2017-08-22T15:27:00Z">
        <w:r w:rsidR="007D59DB" w:rsidDel="0090763B">
          <w:rPr>
            <w:rFonts w:ascii="Times New Roman" w:eastAsia="Times New Roman" w:hAnsi="Times New Roman" w:cs="Times New Roman"/>
            <w:bCs/>
            <w:color w:val="000000" w:themeColor="text1"/>
            <w:sz w:val="24"/>
            <w:szCs w:val="24"/>
            <w:lang w:val="en-US" w:eastAsia="pt-BR"/>
          </w:rPr>
          <w:delText>)</w:delText>
        </w:r>
      </w:del>
      <w:r w:rsidR="007D59DB">
        <w:rPr>
          <w:rFonts w:ascii="Times New Roman" w:eastAsia="Times New Roman" w:hAnsi="Times New Roman" w:cs="Times New Roman"/>
          <w:bCs/>
          <w:color w:val="000000" w:themeColor="text1"/>
          <w:sz w:val="24"/>
          <w:szCs w:val="24"/>
          <w:lang w:val="en-US" w:eastAsia="pt-BR"/>
        </w:rPr>
        <w:t xml:space="preserve">. </w:t>
      </w:r>
      <w:del w:id="233" w:author="Quirijn de Jong van Lier" w:date="2017-08-22T15:28:00Z">
        <w:r w:rsidR="007D59DB" w:rsidDel="0090763B">
          <w:rPr>
            <w:rFonts w:ascii="Times New Roman" w:eastAsia="Times New Roman" w:hAnsi="Times New Roman" w:cs="Times New Roman"/>
            <w:bCs/>
            <w:color w:val="000000" w:themeColor="text1"/>
            <w:sz w:val="24"/>
            <w:szCs w:val="24"/>
            <w:lang w:val="en-US" w:eastAsia="pt-BR"/>
          </w:rPr>
          <w:delText>In additi</w:delText>
        </w:r>
      </w:del>
      <w:ins w:id="234" w:author="Quirijn de Jong van Lier" w:date="2017-08-22T15:28:00Z">
        <w:r w:rsidR="0090763B">
          <w:rPr>
            <w:rFonts w:ascii="Times New Roman" w:eastAsia="Times New Roman" w:hAnsi="Times New Roman" w:cs="Times New Roman"/>
            <w:bCs/>
            <w:color w:val="000000" w:themeColor="text1"/>
            <w:sz w:val="24"/>
            <w:szCs w:val="24"/>
            <w:lang w:val="en-US" w:eastAsia="pt-BR"/>
          </w:rPr>
          <w:t xml:space="preserve">The model allows to specify a the value of </w:t>
        </w:r>
      </w:ins>
      <w:del w:id="235" w:author="Quirijn de Jong van Lier" w:date="2017-08-22T15:28:00Z">
        <w:r w:rsidR="007D59DB" w:rsidDel="0090763B">
          <w:rPr>
            <w:rFonts w:ascii="Times New Roman" w:eastAsia="Times New Roman" w:hAnsi="Times New Roman" w:cs="Times New Roman"/>
            <w:bCs/>
            <w:color w:val="000000" w:themeColor="text1"/>
            <w:sz w:val="24"/>
            <w:szCs w:val="24"/>
            <w:lang w:val="en-US" w:eastAsia="pt-BR"/>
          </w:rPr>
          <w:delText>on, critical pressure head (</w:delText>
        </w:r>
      </w:del>
      <w:r w:rsidR="007D59DB">
        <w:rPr>
          <w:rFonts w:ascii="Times New Roman" w:eastAsia="Times New Roman" w:hAnsi="Times New Roman" w:cs="Times New Roman"/>
          <w:bCs/>
          <w:color w:val="000000" w:themeColor="text1"/>
          <w:sz w:val="24"/>
          <w:szCs w:val="24"/>
          <w:lang w:val="en-US" w:eastAsia="pt-BR"/>
        </w:rPr>
        <w:t>h</w:t>
      </w:r>
      <w:r w:rsidR="007D59DB" w:rsidRPr="007D59DB">
        <w:rPr>
          <w:rFonts w:ascii="Times New Roman" w:eastAsia="Times New Roman" w:hAnsi="Times New Roman" w:cs="Times New Roman"/>
          <w:bCs/>
          <w:color w:val="000000" w:themeColor="text1"/>
          <w:sz w:val="24"/>
          <w:szCs w:val="24"/>
          <w:vertAlign w:val="subscript"/>
          <w:lang w:val="en-US" w:eastAsia="pt-BR"/>
        </w:rPr>
        <w:t>3</w:t>
      </w:r>
      <w:del w:id="236" w:author="Quirijn de Jong van Lier" w:date="2017-08-22T15:28:00Z">
        <w:r w:rsidR="007D59DB" w:rsidRPr="007D59DB" w:rsidDel="0090763B">
          <w:rPr>
            <w:rFonts w:ascii="Times New Roman" w:eastAsia="Times New Roman" w:hAnsi="Times New Roman" w:cs="Times New Roman"/>
            <w:bCs/>
            <w:color w:val="000000" w:themeColor="text1"/>
            <w:sz w:val="24"/>
            <w:szCs w:val="24"/>
            <w:lang w:val="en-US" w:eastAsia="pt-BR"/>
          </w:rPr>
          <w:delText>)</w:delText>
        </w:r>
      </w:del>
      <w:r w:rsidR="007D59DB">
        <w:rPr>
          <w:rFonts w:ascii="Times New Roman" w:eastAsia="Times New Roman" w:hAnsi="Times New Roman" w:cs="Times New Roman"/>
          <w:bCs/>
          <w:color w:val="000000" w:themeColor="text1"/>
          <w:sz w:val="24"/>
          <w:szCs w:val="24"/>
          <w:lang w:val="en-US" w:eastAsia="pt-BR"/>
        </w:rPr>
        <w:t xml:space="preserve"> </w:t>
      </w:r>
      <w:ins w:id="237" w:author="Quirijn de Jong van Lier" w:date="2017-08-22T15:28:00Z">
        <w:r w:rsidR="0090763B">
          <w:rPr>
            <w:rFonts w:ascii="Times New Roman" w:eastAsia="Times New Roman" w:hAnsi="Times New Roman" w:cs="Times New Roman"/>
            <w:bCs/>
            <w:color w:val="000000" w:themeColor="text1"/>
            <w:sz w:val="24"/>
            <w:szCs w:val="24"/>
            <w:lang w:val="en-US" w:eastAsia="pt-BR"/>
          </w:rPr>
          <w:t>for a high and low atmospheric demand (</w:t>
        </w:r>
      </w:ins>
      <w:del w:id="238" w:author="Quirijn de Jong van Lier" w:date="2017-08-22T15:28:00Z">
        <w:r w:rsidR="00B9232E" w:rsidDel="0090763B">
          <w:rPr>
            <w:rFonts w:ascii="Times New Roman" w:eastAsia="Times New Roman" w:hAnsi="Times New Roman" w:cs="Times New Roman"/>
            <w:bCs/>
            <w:color w:val="000000" w:themeColor="text1"/>
            <w:sz w:val="24"/>
            <w:szCs w:val="24"/>
            <w:lang w:val="en-US" w:eastAsia="pt-BR"/>
          </w:rPr>
          <w:delText>is split</w:delText>
        </w:r>
        <w:r w:rsidR="00E4153E" w:rsidDel="0090763B">
          <w:rPr>
            <w:rFonts w:ascii="Times New Roman" w:eastAsia="Times New Roman" w:hAnsi="Times New Roman" w:cs="Times New Roman"/>
            <w:bCs/>
            <w:color w:val="000000" w:themeColor="text1"/>
            <w:sz w:val="24"/>
            <w:szCs w:val="24"/>
            <w:lang w:val="en-US" w:eastAsia="pt-BR"/>
          </w:rPr>
          <w:delText xml:space="preserve"> into </w:delText>
        </w:r>
      </w:del>
      <w:r w:rsidR="00E4153E">
        <w:rPr>
          <w:rFonts w:ascii="Times New Roman" w:eastAsia="Times New Roman" w:hAnsi="Times New Roman" w:cs="Times New Roman"/>
          <w:bCs/>
          <w:color w:val="000000" w:themeColor="text1"/>
          <w:sz w:val="24"/>
          <w:szCs w:val="24"/>
          <w:lang w:val="en-US" w:eastAsia="pt-BR"/>
        </w:rPr>
        <w:t>h</w:t>
      </w:r>
      <w:r w:rsidR="00E4153E" w:rsidRPr="00E4153E">
        <w:rPr>
          <w:rFonts w:ascii="Times New Roman" w:eastAsia="Times New Roman" w:hAnsi="Times New Roman" w:cs="Times New Roman"/>
          <w:bCs/>
          <w:color w:val="000000" w:themeColor="text1"/>
          <w:sz w:val="24"/>
          <w:szCs w:val="24"/>
          <w:vertAlign w:val="subscript"/>
          <w:lang w:val="en-US" w:eastAsia="pt-BR"/>
        </w:rPr>
        <w:t>3</w:t>
      </w:r>
      <w:r w:rsidR="00E4153E">
        <w:rPr>
          <w:rFonts w:ascii="Times New Roman" w:eastAsia="Times New Roman" w:hAnsi="Times New Roman" w:cs="Times New Roman"/>
          <w:bCs/>
          <w:color w:val="000000" w:themeColor="text1"/>
          <w:sz w:val="24"/>
          <w:szCs w:val="24"/>
          <w:vertAlign w:val="subscript"/>
          <w:lang w:val="en-US" w:eastAsia="pt-BR"/>
        </w:rPr>
        <w:t xml:space="preserve">h </w:t>
      </w:r>
      <w:ins w:id="239" w:author="Quirijn de Jong van Lier" w:date="2017-08-22T15:28:00Z">
        <w:r w:rsidR="0090763B">
          <w:rPr>
            <w:rFonts w:ascii="Times New Roman" w:eastAsia="Times New Roman" w:hAnsi="Times New Roman" w:cs="Times New Roman"/>
            <w:bCs/>
            <w:color w:val="000000" w:themeColor="text1"/>
            <w:sz w:val="24"/>
            <w:szCs w:val="24"/>
            <w:lang w:val="en-US" w:eastAsia="pt-BR"/>
          </w:rPr>
          <w:t xml:space="preserve">and </w:t>
        </w:r>
      </w:ins>
      <w:del w:id="240" w:author="Quirijn de Jong van Lier" w:date="2017-08-22T15:28:00Z">
        <w:r w:rsidR="00E4153E" w:rsidDel="0090763B">
          <w:rPr>
            <w:rFonts w:ascii="Times New Roman" w:eastAsia="Times New Roman" w:hAnsi="Times New Roman" w:cs="Times New Roman"/>
            <w:bCs/>
            <w:color w:val="000000" w:themeColor="text1"/>
            <w:sz w:val="24"/>
            <w:szCs w:val="24"/>
            <w:lang w:val="en-US" w:eastAsia="pt-BR"/>
          </w:rPr>
          <w:delText xml:space="preserve">for increased atmospheric demand and </w:delText>
        </w:r>
      </w:del>
      <w:r w:rsidR="00E4153E">
        <w:rPr>
          <w:rFonts w:ascii="Times New Roman" w:eastAsia="Times New Roman" w:hAnsi="Times New Roman" w:cs="Times New Roman"/>
          <w:bCs/>
          <w:color w:val="000000" w:themeColor="text1"/>
          <w:sz w:val="24"/>
          <w:szCs w:val="24"/>
          <w:lang w:val="en-US" w:eastAsia="pt-BR"/>
        </w:rPr>
        <w:t>h</w:t>
      </w:r>
      <w:r w:rsidR="00E4153E" w:rsidRPr="00E4153E">
        <w:rPr>
          <w:rFonts w:ascii="Times New Roman" w:eastAsia="Times New Roman" w:hAnsi="Times New Roman" w:cs="Times New Roman"/>
          <w:bCs/>
          <w:color w:val="000000" w:themeColor="text1"/>
          <w:sz w:val="24"/>
          <w:szCs w:val="24"/>
          <w:vertAlign w:val="subscript"/>
          <w:lang w:val="en-US" w:eastAsia="pt-BR"/>
        </w:rPr>
        <w:t>3</w:t>
      </w:r>
      <w:r w:rsidR="00E4153E">
        <w:rPr>
          <w:rFonts w:ascii="Times New Roman" w:eastAsia="Times New Roman" w:hAnsi="Times New Roman" w:cs="Times New Roman"/>
          <w:bCs/>
          <w:color w:val="000000" w:themeColor="text1"/>
          <w:sz w:val="24"/>
          <w:szCs w:val="24"/>
          <w:vertAlign w:val="subscript"/>
          <w:lang w:val="en-US" w:eastAsia="pt-BR"/>
        </w:rPr>
        <w:t>l</w:t>
      </w:r>
      <w:del w:id="241" w:author="Quirijn de Jong van Lier" w:date="2017-08-22T15:29:00Z">
        <w:r w:rsidR="00E4153E" w:rsidDel="0090763B">
          <w:rPr>
            <w:rFonts w:ascii="Times New Roman" w:eastAsia="Times New Roman" w:hAnsi="Times New Roman" w:cs="Times New Roman"/>
            <w:bCs/>
            <w:color w:val="000000" w:themeColor="text1"/>
            <w:sz w:val="24"/>
            <w:szCs w:val="24"/>
            <w:lang w:val="en-US" w:eastAsia="pt-BR"/>
          </w:rPr>
          <w:delText xml:space="preserve"> </w:delText>
        </w:r>
      </w:del>
      <w:ins w:id="242" w:author="Quirijn de Jong van Lier" w:date="2017-08-22T15:28:00Z">
        <w:r w:rsidR="0090763B">
          <w:rPr>
            <w:rFonts w:ascii="Times New Roman" w:eastAsia="Times New Roman" w:hAnsi="Times New Roman" w:cs="Times New Roman"/>
            <w:bCs/>
            <w:color w:val="000000" w:themeColor="text1"/>
            <w:sz w:val="24"/>
            <w:szCs w:val="24"/>
            <w:lang w:val="en-US" w:eastAsia="pt-BR"/>
          </w:rPr>
          <w:t>, respectively)</w:t>
        </w:r>
      </w:ins>
      <w:del w:id="243" w:author="Quirijn de Jong van Lier" w:date="2017-08-22T15:29:00Z">
        <w:r w:rsidR="00E4153E" w:rsidDel="0090763B">
          <w:rPr>
            <w:rFonts w:ascii="Times New Roman" w:eastAsia="Times New Roman" w:hAnsi="Times New Roman" w:cs="Times New Roman"/>
            <w:bCs/>
            <w:color w:val="000000" w:themeColor="text1"/>
            <w:sz w:val="24"/>
            <w:szCs w:val="24"/>
            <w:lang w:val="en-US" w:eastAsia="pt-BR"/>
          </w:rPr>
          <w:delText>for low demand</w:delText>
        </w:r>
      </w:del>
      <w:r w:rsidR="0014545B">
        <w:rPr>
          <w:rFonts w:ascii="Times New Roman" w:eastAsia="Times New Roman" w:hAnsi="Times New Roman" w:cs="Times New Roman"/>
          <w:bCs/>
          <w:color w:val="000000" w:themeColor="text1"/>
          <w:sz w:val="24"/>
          <w:szCs w:val="24"/>
          <w:lang w:val="en-US" w:eastAsia="pt-BR"/>
        </w:rPr>
        <w:t xml:space="preserve"> </w:t>
      </w:r>
      <w:r w:rsidR="0014545B">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14545B">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(Kroes et al. 2009)</w:t>
      </w:r>
      <w:r w:rsidR="0014545B">
        <w:rPr>
          <w:rFonts w:ascii="Times New Roman" w:eastAsia="Times New Roman" w:hAnsi="Times New Roman" w:cs="Times New Roman"/>
          <w:bCs/>
          <w:color w:val="000000" w:themeColor="text1"/>
          <w:sz w:val="24"/>
          <w:szCs w:val="24"/>
          <w:lang w:val="en-US" w:eastAsia="pt-BR"/>
        </w:rPr>
        <w:fldChar w:fldCharType="end"/>
      </w:r>
      <w:r w:rsidR="00EF622E">
        <w:rPr>
          <w:rFonts w:ascii="Times New Roman" w:eastAsia="Times New Roman" w:hAnsi="Times New Roman" w:cs="Times New Roman"/>
          <w:bCs/>
          <w:color w:val="000000" w:themeColor="text1"/>
          <w:sz w:val="24"/>
          <w:szCs w:val="24"/>
          <w:lang w:val="en-US" w:eastAsia="pt-BR"/>
        </w:rPr>
        <w:t>.</w:t>
      </w:r>
      <w:r w:rsidR="007D59DB">
        <w:rPr>
          <w:rFonts w:ascii="Times New Roman" w:eastAsia="Times New Roman" w:hAnsi="Times New Roman" w:cs="Times New Roman"/>
          <w:bCs/>
          <w:color w:val="000000" w:themeColor="text1"/>
          <w:sz w:val="24"/>
          <w:szCs w:val="24"/>
          <w:lang w:val="en-US" w:eastAsia="pt-BR"/>
        </w:rPr>
        <w:t xml:space="preserve"> </w:t>
      </w:r>
      <w:r w:rsidR="0014545B">
        <w:rPr>
          <w:rFonts w:ascii="Times New Roman" w:eastAsia="Times New Roman" w:hAnsi="Times New Roman" w:cs="Times New Roman"/>
          <w:bCs/>
          <w:color w:val="000000" w:themeColor="text1"/>
          <w:sz w:val="24"/>
          <w:szCs w:val="24"/>
          <w:lang w:val="en-US" w:eastAsia="pt-BR"/>
        </w:rPr>
        <w:t xml:space="preserve">Actual root water extraction </w:t>
      </w:r>
      <w:r w:rsidR="00B015F7">
        <w:rPr>
          <w:rFonts w:ascii="Times New Roman" w:eastAsia="Times New Roman" w:hAnsi="Times New Roman" w:cs="Times New Roman"/>
          <w:bCs/>
          <w:color w:val="000000" w:themeColor="text1"/>
          <w:sz w:val="24"/>
          <w:szCs w:val="24"/>
          <w:lang w:val="en-US" w:eastAsia="pt-BR"/>
        </w:rPr>
        <w:t>(S</w:t>
      </w:r>
      <w:r w:rsidR="00B015F7" w:rsidRPr="00B015F7">
        <w:rPr>
          <w:rFonts w:ascii="Times New Roman" w:eastAsia="Times New Roman" w:hAnsi="Times New Roman" w:cs="Times New Roman"/>
          <w:bCs/>
          <w:color w:val="000000" w:themeColor="text1"/>
          <w:sz w:val="24"/>
          <w:szCs w:val="24"/>
          <w:vertAlign w:val="subscript"/>
          <w:lang w:val="en-US" w:eastAsia="pt-BR"/>
        </w:rPr>
        <w:t>a</w:t>
      </w:r>
      <w:r w:rsidR="00B015F7">
        <w:rPr>
          <w:rFonts w:ascii="Times New Roman" w:eastAsia="Times New Roman" w:hAnsi="Times New Roman" w:cs="Times New Roman"/>
          <w:bCs/>
          <w:color w:val="000000" w:themeColor="text1"/>
          <w:sz w:val="24"/>
          <w:szCs w:val="24"/>
          <w:lang w:val="en-US" w:eastAsia="pt-BR"/>
        </w:rPr>
        <w:t xml:space="preserve">) is then integrated over the soil compartments and actual transpiration </w:t>
      </w:r>
      <w:r w:rsidR="0014545B">
        <w:rPr>
          <w:rFonts w:ascii="Times New Roman" w:eastAsia="Times New Roman" w:hAnsi="Times New Roman" w:cs="Times New Roman"/>
          <w:bCs/>
          <w:color w:val="000000" w:themeColor="text1"/>
          <w:sz w:val="24"/>
          <w:szCs w:val="24"/>
          <w:lang w:val="en-US" w:eastAsia="pt-BR"/>
        </w:rPr>
        <w:t xml:space="preserve">rate is </w:t>
      </w:r>
      <w:r w:rsidR="00B015F7">
        <w:rPr>
          <w:rFonts w:ascii="Times New Roman" w:eastAsia="Times New Roman" w:hAnsi="Times New Roman" w:cs="Times New Roman"/>
          <w:bCs/>
          <w:color w:val="000000" w:themeColor="text1"/>
          <w:sz w:val="24"/>
          <w:szCs w:val="24"/>
          <w:lang w:val="en-US" w:eastAsia="pt-BR"/>
        </w:rPr>
        <w:t>updated.</w:t>
      </w:r>
    </w:p>
    <w:p w14:paraId="7FA6E06B" w14:textId="77777777" w:rsidR="00D237BD" w:rsidRDefault="00D237BD"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768D548D" w14:textId="77777777" w:rsidR="00B559F1" w:rsidRDefault="00B559F1" w:rsidP="00B559F1">
      <w:pPr>
        <w:keepNext/>
        <w:shd w:val="clear" w:color="auto" w:fill="FFFFFF"/>
        <w:spacing w:after="0" w:line="480" w:lineRule="auto"/>
        <w:ind w:firstLine="720"/>
        <w:jc w:val="center"/>
      </w:pPr>
      <w:r w:rsidRPr="00B559F1">
        <w:rPr>
          <w:rFonts w:ascii="Times New Roman" w:eastAsia="Times New Roman" w:hAnsi="Times New Roman" w:cs="Times New Roman"/>
          <w:bCs/>
          <w:noProof/>
          <w:color w:val="000000" w:themeColor="text1"/>
          <w:sz w:val="24"/>
          <w:szCs w:val="24"/>
          <w:lang w:eastAsia="pt-BR"/>
        </w:rPr>
        <w:drawing>
          <wp:inline distT="0" distB="0" distL="0" distR="0" wp14:anchorId="6351863D" wp14:editId="29049F7F">
            <wp:extent cx="3321963" cy="1809750"/>
            <wp:effectExtent l="0" t="0" r="0" b="0"/>
            <wp:docPr id="102" name="Imagem 56">
              <a:extLst xmlns:a="http://schemas.openxmlformats.org/drawingml/2006/main">
                <a:ext uri="{FF2B5EF4-FFF2-40B4-BE49-F238E27FC236}">
                  <a16:creationId xmlns:a16="http://schemas.microsoft.com/office/drawing/2014/main" id="{47E507E5-36E8-4906-A0D9-52205D705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a:extLst>
                        <a:ext uri="{FF2B5EF4-FFF2-40B4-BE49-F238E27FC236}">
                          <a16:creationId xmlns:a16="http://schemas.microsoft.com/office/drawing/2014/main" id="{47E507E5-36E8-4906-A0D9-52205D705CEF}"/>
                        </a:ext>
                      </a:extLst>
                    </pic:cNvPr>
                    <pic:cNvPicPr>
                      <a:picLocks noChangeAspect="1"/>
                    </pic:cNvPicPr>
                  </pic:nvPicPr>
                  <pic:blipFill>
                    <a:blip r:embed="rId13"/>
                    <a:stretch>
                      <a:fillRect/>
                    </a:stretch>
                  </pic:blipFill>
                  <pic:spPr>
                    <a:xfrm>
                      <a:off x="0" y="0"/>
                      <a:ext cx="3342999" cy="1821210"/>
                    </a:xfrm>
                    <a:prstGeom prst="rect">
                      <a:avLst/>
                    </a:prstGeom>
                  </pic:spPr>
                </pic:pic>
              </a:graphicData>
            </a:graphic>
          </wp:inline>
        </w:drawing>
      </w:r>
    </w:p>
    <w:p w14:paraId="3BF58F29" w14:textId="66986CE5" w:rsidR="00FC09FC" w:rsidRPr="00B7641C" w:rsidRDefault="00B559F1" w:rsidP="00B559F1">
      <w:pPr>
        <w:pStyle w:val="Legenda"/>
        <w:jc w:val="both"/>
        <w:rPr>
          <w:rFonts w:ascii="Times New Roman" w:eastAsia="Times New Roman" w:hAnsi="Times New Roman" w:cs="Times New Roman"/>
          <w:bCs/>
          <w:i w:val="0"/>
          <w:iCs w:val="0"/>
          <w:color w:val="000000" w:themeColor="text1"/>
          <w:sz w:val="24"/>
          <w:szCs w:val="24"/>
          <w:lang w:val="en-US" w:eastAsia="pt-BR"/>
        </w:rPr>
      </w:pPr>
      <w:bookmarkStart w:id="244" w:name="_Ref490822054"/>
      <w:r w:rsidRPr="00B7641C">
        <w:rPr>
          <w:rFonts w:ascii="Times New Roman" w:eastAsia="Times New Roman" w:hAnsi="Times New Roman" w:cs="Times New Roman"/>
          <w:bCs/>
          <w:i w:val="0"/>
          <w:iCs w:val="0"/>
          <w:color w:val="000000" w:themeColor="text1"/>
          <w:sz w:val="24"/>
          <w:szCs w:val="24"/>
          <w:lang w:val="en-US" w:eastAsia="pt-BR"/>
        </w:rPr>
        <w:t xml:space="preserve">Figure </w:t>
      </w:r>
      <w:r w:rsidR="00B9232E" w:rsidRPr="00B7641C">
        <w:rPr>
          <w:rFonts w:ascii="Times New Roman" w:eastAsia="Times New Roman" w:hAnsi="Times New Roman" w:cs="Times New Roman"/>
          <w:bCs/>
          <w:i w:val="0"/>
          <w:iCs w:val="0"/>
          <w:color w:val="000000" w:themeColor="text1"/>
          <w:sz w:val="24"/>
          <w:szCs w:val="24"/>
          <w:lang w:val="en-US" w:eastAsia="pt-BR"/>
        </w:rPr>
        <w:fldChar w:fldCharType="begin"/>
      </w:r>
      <w:r w:rsidR="00B9232E" w:rsidRPr="00B7641C">
        <w:rPr>
          <w:rFonts w:ascii="Times New Roman" w:eastAsia="Times New Roman" w:hAnsi="Times New Roman" w:cs="Times New Roman"/>
          <w:bCs/>
          <w:i w:val="0"/>
          <w:iCs w:val="0"/>
          <w:color w:val="000000" w:themeColor="text1"/>
          <w:sz w:val="24"/>
          <w:szCs w:val="24"/>
          <w:lang w:val="en-US" w:eastAsia="pt-BR"/>
        </w:rPr>
        <w:instrText xml:space="preserve"> SEQ Figure \* ARABIC </w:instrText>
      </w:r>
      <w:r w:rsidR="00B9232E" w:rsidRPr="00B7641C">
        <w:rPr>
          <w:rFonts w:ascii="Times New Roman" w:eastAsia="Times New Roman" w:hAnsi="Times New Roman" w:cs="Times New Roman"/>
          <w:bCs/>
          <w:i w:val="0"/>
          <w:iCs w:val="0"/>
          <w:color w:val="000000" w:themeColor="text1"/>
          <w:sz w:val="24"/>
          <w:szCs w:val="24"/>
          <w:lang w:val="en-US" w:eastAsia="pt-BR"/>
        </w:rPr>
        <w:fldChar w:fldCharType="separate"/>
      </w:r>
      <w:r w:rsidRPr="00B7641C">
        <w:rPr>
          <w:rFonts w:ascii="Times New Roman" w:eastAsia="Times New Roman" w:hAnsi="Times New Roman" w:cs="Times New Roman"/>
          <w:bCs/>
          <w:i w:val="0"/>
          <w:iCs w:val="0"/>
          <w:color w:val="000000" w:themeColor="text1"/>
          <w:sz w:val="24"/>
          <w:szCs w:val="24"/>
          <w:lang w:val="en-US" w:eastAsia="pt-BR"/>
        </w:rPr>
        <w:t>2</w:t>
      </w:r>
      <w:r w:rsidR="00B9232E" w:rsidRPr="00B7641C">
        <w:rPr>
          <w:rFonts w:ascii="Times New Roman" w:eastAsia="Times New Roman" w:hAnsi="Times New Roman" w:cs="Times New Roman"/>
          <w:bCs/>
          <w:i w:val="0"/>
          <w:iCs w:val="0"/>
          <w:color w:val="000000" w:themeColor="text1"/>
          <w:sz w:val="24"/>
          <w:szCs w:val="24"/>
          <w:lang w:val="en-US" w:eastAsia="pt-BR"/>
        </w:rPr>
        <w:fldChar w:fldCharType="end"/>
      </w:r>
      <w:bookmarkEnd w:id="244"/>
      <w:r w:rsidR="00B7641C" w:rsidRPr="00B7641C">
        <w:rPr>
          <w:rFonts w:ascii="Times New Roman" w:eastAsia="Times New Roman" w:hAnsi="Times New Roman" w:cs="Times New Roman"/>
          <w:bCs/>
          <w:i w:val="0"/>
          <w:iCs w:val="0"/>
          <w:color w:val="000000" w:themeColor="text1"/>
          <w:sz w:val="24"/>
          <w:szCs w:val="24"/>
          <w:lang w:val="en-US" w:eastAsia="pt-BR"/>
        </w:rPr>
        <w:t>. Reduction coefficient for root water uptake (α</w:t>
      </w:r>
      <w:proofErr w:type="spellStart"/>
      <w:r w:rsidR="00B7641C" w:rsidRPr="00B7641C">
        <w:rPr>
          <w:rFonts w:ascii="Times New Roman" w:eastAsia="Times New Roman" w:hAnsi="Times New Roman" w:cs="Times New Roman"/>
          <w:bCs/>
          <w:i w:val="0"/>
          <w:iCs w:val="0"/>
          <w:color w:val="000000" w:themeColor="text1"/>
          <w:sz w:val="24"/>
          <w:szCs w:val="24"/>
          <w:lang w:val="en-US" w:eastAsia="pt-BR"/>
        </w:rPr>
        <w:t>rw</w:t>
      </w:r>
      <w:proofErr w:type="spellEnd"/>
      <w:r w:rsidR="00B7641C" w:rsidRPr="00B7641C">
        <w:rPr>
          <w:rFonts w:ascii="Times New Roman" w:eastAsia="Times New Roman" w:hAnsi="Times New Roman" w:cs="Times New Roman"/>
          <w:bCs/>
          <w:i w:val="0"/>
          <w:iCs w:val="0"/>
          <w:color w:val="000000" w:themeColor="text1"/>
          <w:sz w:val="24"/>
          <w:szCs w:val="24"/>
          <w:lang w:val="en-US" w:eastAsia="pt-BR"/>
        </w:rPr>
        <w:t xml:space="preserve">), as function of soil water pressure head (h) and potential transpiration rate (PTRANS) (after </w:t>
      </w:r>
      <w:proofErr w:type="spellStart"/>
      <w:r w:rsidR="00B7641C" w:rsidRPr="00B7641C">
        <w:rPr>
          <w:rFonts w:ascii="Times New Roman" w:eastAsia="Times New Roman" w:hAnsi="Times New Roman" w:cs="Times New Roman"/>
          <w:bCs/>
          <w:i w:val="0"/>
          <w:iCs w:val="0"/>
          <w:color w:val="000000" w:themeColor="text1"/>
          <w:sz w:val="24"/>
          <w:szCs w:val="24"/>
          <w:lang w:val="en-US" w:eastAsia="pt-BR"/>
        </w:rPr>
        <w:t>Feddes</w:t>
      </w:r>
      <w:proofErr w:type="spellEnd"/>
      <w:r w:rsidR="00B7641C" w:rsidRPr="00B7641C">
        <w:rPr>
          <w:rFonts w:ascii="Times New Roman" w:eastAsia="Times New Roman" w:hAnsi="Times New Roman" w:cs="Times New Roman"/>
          <w:bCs/>
          <w:i w:val="0"/>
          <w:iCs w:val="0"/>
          <w:color w:val="000000" w:themeColor="text1"/>
          <w:sz w:val="24"/>
          <w:szCs w:val="24"/>
          <w:lang w:val="en-US" w:eastAsia="pt-BR"/>
        </w:rPr>
        <w:t xml:space="preserve"> et al. 1978)</w:t>
      </w:r>
      <w:r w:rsidR="00B7641C">
        <w:rPr>
          <w:rFonts w:ascii="Times New Roman" w:eastAsia="Times New Roman" w:hAnsi="Times New Roman" w:cs="Times New Roman"/>
          <w:bCs/>
          <w:i w:val="0"/>
          <w:iCs w:val="0"/>
          <w:color w:val="000000" w:themeColor="text1"/>
          <w:sz w:val="24"/>
          <w:szCs w:val="24"/>
          <w:lang w:val="en-US" w:eastAsia="pt-BR"/>
        </w:rPr>
        <w:t>.</w:t>
      </w:r>
    </w:p>
    <w:p w14:paraId="6A791F7A" w14:textId="4708AAB9" w:rsidR="005C7C99" w:rsidRDefault="005C7C99" w:rsidP="005C7C99">
      <w:pPr>
        <w:shd w:val="clear" w:color="auto" w:fill="FFFFFF"/>
        <w:spacing w:after="0" w:line="480" w:lineRule="auto"/>
        <w:jc w:val="both"/>
        <w:rPr>
          <w:rFonts w:ascii="Times New Roman" w:eastAsia="Times New Roman" w:hAnsi="Times New Roman" w:cs="Times New Roman"/>
          <w:bCs/>
          <w:color w:val="000000" w:themeColor="text1"/>
          <w:sz w:val="24"/>
          <w:szCs w:val="24"/>
          <w:lang w:val="en-US" w:eastAsia="pt-BR"/>
        </w:rPr>
      </w:pPr>
    </w:p>
    <w:p w14:paraId="4686B32F" w14:textId="5C1578CF" w:rsidR="00660873" w:rsidRDefault="005D0EE4"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Pr>
          <w:rFonts w:ascii="Times New Roman" w:eastAsia="Times New Roman" w:hAnsi="Times New Roman" w:cs="Times New Roman"/>
          <w:bCs/>
          <w:color w:val="000000" w:themeColor="text1"/>
          <w:sz w:val="24"/>
          <w:szCs w:val="24"/>
          <w:lang w:val="en-US" w:eastAsia="pt-BR"/>
        </w:rPr>
        <w:t>Pressure head threshold</w:t>
      </w:r>
      <w:ins w:id="245" w:author="Quirijn de Jong van Lier" w:date="2017-08-22T15:29:00Z">
        <w:r w:rsidR="00DD3EFC">
          <w:rPr>
            <w:rFonts w:ascii="Times New Roman" w:eastAsia="Times New Roman" w:hAnsi="Times New Roman" w:cs="Times New Roman"/>
            <w:bCs/>
            <w:color w:val="000000" w:themeColor="text1"/>
            <w:sz w:val="24"/>
            <w:szCs w:val="24"/>
            <w:lang w:val="en-US" w:eastAsia="pt-BR"/>
          </w:rPr>
          <w:t xml:space="preserve"> values </w:t>
        </w:r>
      </w:ins>
      <w:del w:id="246" w:author="Quirijn de Jong van Lier" w:date="2017-08-22T15:29:00Z">
        <w:r w:rsidDel="00DD3EFC">
          <w:rPr>
            <w:rFonts w:ascii="Times New Roman" w:eastAsia="Times New Roman" w:hAnsi="Times New Roman" w:cs="Times New Roman"/>
            <w:bCs/>
            <w:color w:val="000000" w:themeColor="text1"/>
            <w:sz w:val="24"/>
            <w:szCs w:val="24"/>
            <w:lang w:val="en-US" w:eastAsia="pt-BR"/>
          </w:rPr>
          <w:delText>s (</w:delText>
        </w:r>
      </w:del>
      <w:r>
        <w:rPr>
          <w:rFonts w:ascii="Times New Roman" w:eastAsia="Times New Roman" w:hAnsi="Times New Roman" w:cs="Times New Roman"/>
          <w:bCs/>
          <w:color w:val="000000" w:themeColor="text1"/>
          <w:sz w:val="24"/>
          <w:szCs w:val="24"/>
          <w:lang w:val="en-US" w:eastAsia="pt-BR"/>
        </w:rPr>
        <w:t>h</w:t>
      </w:r>
      <w:r w:rsidR="0014545B">
        <w:rPr>
          <w:rFonts w:ascii="Times New Roman" w:eastAsia="Times New Roman" w:hAnsi="Times New Roman" w:cs="Times New Roman"/>
          <w:bCs/>
          <w:color w:val="000000" w:themeColor="text1"/>
          <w:sz w:val="24"/>
          <w:szCs w:val="24"/>
          <w:vertAlign w:val="subscript"/>
          <w:lang w:val="en-US" w:eastAsia="pt-BR"/>
        </w:rPr>
        <w:t>1</w:t>
      </w:r>
      <w:r>
        <w:rPr>
          <w:rFonts w:ascii="Times New Roman" w:eastAsia="Times New Roman" w:hAnsi="Times New Roman" w:cs="Times New Roman"/>
          <w:bCs/>
          <w:color w:val="000000" w:themeColor="text1"/>
          <w:sz w:val="24"/>
          <w:szCs w:val="24"/>
          <w:lang w:val="en-US" w:eastAsia="pt-BR"/>
        </w:rPr>
        <w:t xml:space="preserve"> to h</w:t>
      </w:r>
      <w:r w:rsidR="0014545B">
        <w:rPr>
          <w:rFonts w:ascii="Times New Roman" w:eastAsia="Times New Roman" w:hAnsi="Times New Roman" w:cs="Times New Roman"/>
          <w:bCs/>
          <w:color w:val="000000" w:themeColor="text1"/>
          <w:sz w:val="24"/>
          <w:szCs w:val="24"/>
          <w:vertAlign w:val="subscript"/>
          <w:lang w:val="en-US" w:eastAsia="pt-BR"/>
        </w:rPr>
        <w:t>4</w:t>
      </w:r>
      <w:del w:id="247" w:author="Quirijn de Jong van Lier" w:date="2017-08-22T15:29:00Z">
        <w:r w:rsidR="00F264D9" w:rsidDel="00DD3EFC">
          <w:rPr>
            <w:rFonts w:ascii="Times New Roman" w:eastAsia="Times New Roman" w:hAnsi="Times New Roman" w:cs="Times New Roman"/>
            <w:bCs/>
            <w:color w:val="000000" w:themeColor="text1"/>
            <w:sz w:val="24"/>
            <w:szCs w:val="24"/>
            <w:lang w:val="en-US" w:eastAsia="pt-BR"/>
          </w:rPr>
          <w:delText>)</w:delText>
        </w:r>
      </w:del>
      <w:r w:rsidR="00F264D9">
        <w:rPr>
          <w:rFonts w:ascii="Times New Roman" w:eastAsia="Times New Roman" w:hAnsi="Times New Roman" w:cs="Times New Roman"/>
          <w:bCs/>
          <w:color w:val="000000" w:themeColor="text1"/>
          <w:sz w:val="24"/>
          <w:szCs w:val="24"/>
          <w:lang w:val="en-US" w:eastAsia="pt-BR"/>
        </w:rPr>
        <w:t xml:space="preserve"> </w:t>
      </w:r>
      <w:r w:rsidR="0014545B">
        <w:rPr>
          <w:rFonts w:ascii="Times New Roman" w:eastAsia="Times New Roman" w:hAnsi="Times New Roman" w:cs="Times New Roman"/>
          <w:bCs/>
          <w:color w:val="000000" w:themeColor="text1"/>
          <w:sz w:val="24"/>
          <w:szCs w:val="24"/>
          <w:lang w:val="en-US" w:eastAsia="pt-BR"/>
        </w:rPr>
        <w:t>for sugarcane</w:t>
      </w:r>
      <w:r w:rsidR="00F264D9">
        <w:rPr>
          <w:rFonts w:ascii="Times New Roman" w:eastAsia="Times New Roman" w:hAnsi="Times New Roman" w:cs="Times New Roman"/>
          <w:bCs/>
          <w:color w:val="000000" w:themeColor="text1"/>
          <w:sz w:val="24"/>
          <w:szCs w:val="24"/>
          <w:lang w:val="en-US" w:eastAsia="pt-BR"/>
        </w:rPr>
        <w:t xml:space="preserve"> w</w:t>
      </w:r>
      <w:ins w:id="248" w:author="Quirijn de Jong van Lier" w:date="2017-08-22T15:29:00Z">
        <w:r w:rsidR="00DD3EFC">
          <w:rPr>
            <w:rFonts w:ascii="Times New Roman" w:eastAsia="Times New Roman" w:hAnsi="Times New Roman" w:cs="Times New Roman"/>
            <w:bCs/>
            <w:color w:val="000000" w:themeColor="text1"/>
            <w:sz w:val="24"/>
            <w:szCs w:val="24"/>
            <w:lang w:val="en-US" w:eastAsia="pt-BR"/>
          </w:rPr>
          <w:t>ere</w:t>
        </w:r>
      </w:ins>
      <w:del w:id="249" w:author="Quirijn de Jong van Lier" w:date="2017-08-22T15:29:00Z">
        <w:r w:rsidR="00F264D9" w:rsidDel="00DD3EFC">
          <w:rPr>
            <w:rFonts w:ascii="Times New Roman" w:eastAsia="Times New Roman" w:hAnsi="Times New Roman" w:cs="Times New Roman"/>
            <w:bCs/>
            <w:color w:val="000000" w:themeColor="text1"/>
            <w:sz w:val="24"/>
            <w:szCs w:val="24"/>
            <w:lang w:val="en-US" w:eastAsia="pt-BR"/>
          </w:rPr>
          <w:delText>as</w:delText>
        </w:r>
      </w:del>
      <w:r>
        <w:rPr>
          <w:rFonts w:ascii="Times New Roman" w:eastAsia="Times New Roman" w:hAnsi="Times New Roman" w:cs="Times New Roman"/>
          <w:bCs/>
          <w:color w:val="000000" w:themeColor="text1"/>
          <w:sz w:val="24"/>
          <w:szCs w:val="24"/>
          <w:lang w:val="en-US" w:eastAsia="pt-BR"/>
        </w:rPr>
        <w:t xml:space="preserve"> proposed by </w:t>
      </w:r>
      <w:r w:rsidR="00FD7DA9">
        <w:rPr>
          <w:rFonts w:ascii="Times New Roman" w:eastAsia="Times New Roman" w:hAnsi="Times New Roman" w:cs="Times New Roman"/>
          <w:bCs/>
          <w:color w:val="000000" w:themeColor="text1"/>
          <w:sz w:val="24"/>
          <w:szCs w:val="24"/>
          <w:lang w:val="en-US" w:eastAsia="pt-BR"/>
        </w:rPr>
        <w:t xml:space="preserve">Qureshi </w:t>
      </w:r>
      <w:r w:rsidR="00FD7DA9">
        <w:rPr>
          <w:rFonts w:ascii="Times New Roman" w:eastAsia="Times New Roman" w:hAnsi="Times New Roman" w:cs="Times New Roman"/>
          <w:bCs/>
          <w:color w:val="000000" w:themeColor="text1"/>
          <w:sz w:val="24"/>
          <w:szCs w:val="24"/>
          <w:lang w:val="en-US" w:eastAsia="pt-BR"/>
        </w:rPr>
        <w:fldChar w:fldCharType="begin" w:fldLock="1"/>
      </w:r>
      <w:r w:rsidR="00FD7DA9">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"Qureshi", "given" : "S.A.", "non-dropping-particle" : "", "parse-names" : false, "suffix" : "" } ], "id" : "ITEM-1", "issued" : { "date-parts" : [ [ "1999" ] ] }, "publisher" : "McGill University Montr{\u00e9}al, Qu{\u00e9}bec, Canada", "title" : "SIMULATION MODELING OF IRRIGATION REQUIREMENTS fOR SUGARCANE PRODUCTION IN SlNDH PROVINCE, PAKlSTAN", "type" : "thesis" }, "suppress-author" : 1, "uris" : [ "http://www.mendeley.com/documents/?uuid=ad9f36aa-0d3f-4a75-ad9c-cd8dfee4427d" ] } ], "mendeley" : { "formattedCitation" : "(1999)", "plainTextFormattedCitation" : "(1999)", "previouslyFormattedCitation" : "(1999)" }, "properties" : { "noteIndex" : 0 }, "schema" : "https://github.com/citation-style-language/schema/raw/master/csl-citation.json" }</w:instrText>
      </w:r>
      <w:r w:rsidR="00FD7DA9">
        <w:rPr>
          <w:rFonts w:ascii="Times New Roman" w:eastAsia="Times New Roman" w:hAnsi="Times New Roman" w:cs="Times New Roman"/>
          <w:bCs/>
          <w:color w:val="000000" w:themeColor="text1"/>
          <w:sz w:val="24"/>
          <w:szCs w:val="24"/>
          <w:lang w:val="en-US" w:eastAsia="pt-BR"/>
        </w:rPr>
        <w:fldChar w:fldCharType="separate"/>
      </w:r>
      <w:r w:rsidR="00FD7DA9" w:rsidRPr="00FD7DA9">
        <w:rPr>
          <w:rFonts w:ascii="Times New Roman" w:eastAsia="Times New Roman" w:hAnsi="Times New Roman" w:cs="Times New Roman"/>
          <w:bCs/>
          <w:noProof/>
          <w:color w:val="000000" w:themeColor="text1"/>
          <w:sz w:val="24"/>
          <w:szCs w:val="24"/>
          <w:lang w:val="en-US" w:eastAsia="pt-BR"/>
        </w:rPr>
        <w:t>(1999)</w:t>
      </w:r>
      <w:r w:rsidR="00FD7DA9">
        <w:rPr>
          <w:rFonts w:ascii="Times New Roman" w:eastAsia="Times New Roman" w:hAnsi="Times New Roman" w:cs="Times New Roman"/>
          <w:bCs/>
          <w:color w:val="000000" w:themeColor="text1"/>
          <w:sz w:val="24"/>
          <w:szCs w:val="24"/>
          <w:lang w:val="en-US" w:eastAsia="pt-BR"/>
        </w:rPr>
        <w:fldChar w:fldCharType="end"/>
      </w:r>
      <w:r w:rsidR="00FD7DA9">
        <w:rPr>
          <w:rFonts w:ascii="Times New Roman" w:eastAsia="Times New Roman" w:hAnsi="Times New Roman" w:cs="Times New Roman"/>
          <w:bCs/>
          <w:color w:val="000000" w:themeColor="text1"/>
          <w:sz w:val="24"/>
          <w:szCs w:val="24"/>
          <w:lang w:val="en-US" w:eastAsia="pt-BR"/>
        </w:rPr>
        <w:t xml:space="preserve"> and applied to simulate irrigation schemes strategies </w:t>
      </w:r>
      <w:r w:rsidR="0014545B">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"Qureshi", "given" : "S A", "non-dropping-particle" : "", "parse-names" : false, "suffix" : "" }, { "dropping-particle" : "", "family" : "Madramootoo", "given" : "C A", "non-dropping-particle" : "", "parse-names" : false, "suffix" : "" }, { "dropping-particle" : "", "family" : "Dodds", "given" : "G T", "non-dropping-particle" : "", "parse-names" : false, "suffix" : "" } ], "id" : "ITEM-1", "issued" : { "date-parts" : [ [ "2002" ] ] }, "page" : "37-48", "title" : "Evaluation of irrigation schemes for sugarcane in Sindh , Pakistan , using SWAP93", "type" : "article-journal", "volume" : "54" }, "uris" : [ "http://www.mendeley.com/documents/?uuid=6d664fec-3957-40f4-acc2-af6691c99f6b" ] } ], "mendeley" : { "formattedCitation" : "(Qureshi, Madramootoo, and Dodds 2002)", "plainTextFormattedCitation" : "(Qureshi, Madramootoo, and Dodds 2002)", "previouslyFormattedCitation" : "(Qureshi, Madramootoo e Dodds, 2002)" }, "properties" : { "noteIndex" : 0 }, "schema" : "https://github.com/citation-style-language/schema/raw/master/csl-citation.json" }</w:instrText>
      </w:r>
      <w:r w:rsidR="0014545B">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(Qureshi, Madramootoo, and Dodds 2002)</w:t>
      </w:r>
      <w:r w:rsidR="0014545B">
        <w:rPr>
          <w:rFonts w:ascii="Times New Roman" w:eastAsia="Times New Roman" w:hAnsi="Times New Roman" w:cs="Times New Roman"/>
          <w:bCs/>
          <w:color w:val="000000" w:themeColor="text1"/>
          <w:sz w:val="24"/>
          <w:szCs w:val="24"/>
          <w:lang w:val="en-US" w:eastAsia="pt-BR"/>
        </w:rPr>
        <w:fldChar w:fldCharType="end"/>
      </w:r>
      <w:r w:rsidR="00FD7DA9">
        <w:rPr>
          <w:rFonts w:ascii="Times New Roman" w:eastAsia="Times New Roman" w:hAnsi="Times New Roman" w:cs="Times New Roman"/>
          <w:bCs/>
          <w:color w:val="000000" w:themeColor="text1"/>
          <w:sz w:val="24"/>
          <w:szCs w:val="24"/>
          <w:lang w:val="en-US" w:eastAsia="pt-BR"/>
        </w:rPr>
        <w:t xml:space="preserve"> and to evaluate SWAP/WOFOST model performance </w:t>
      </w:r>
      <w:r w:rsidR="00FD7DA9">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"Scarpare", "given" : "F\u00e1bio Vale", "non-dropping-particle" : "", "parse-names" : false, "suffix" : "" } ], "id" : "ITEM-1", "issued" : { "date-parts" : [ [ "2011" ] ] }, "publisher" : "PhD Dissertation. Piracicaba: Universidade de Sao Paulo", "title" : "Simula{\u00e7}{\u00e3}o do crescimento da cana-de-a{\u00e7}{\u00fa}car pelo modelo agrohidrol{\u00f3}gico SWAP/WOFOST", "type" : "thesis" }, "uris" : [ "http://www.mendeley.com/documents/?uuid=1d31af52-5e66-4ac7-80d3-10d4980f76ad" ] } ], "mendeley" : { "formattedCitation" : "(F. V. Scarpare 2011)", "plainTextFormattedCitation" : "(F. V. Scarpare 2011)", "previouslyFormattedCitation" : "(Scarpare, 2011)" }, "properties" : { "noteIndex" : 0 }, "schema" : "https://github.com/citation-style-language/schema/raw/master/csl-citation.json" }</w:instrText>
      </w:r>
      <w:r w:rsidR="00FD7DA9">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(F. V. Scarpare 2011)</w:t>
      </w:r>
      <w:r w:rsidR="00FD7DA9">
        <w:rPr>
          <w:rFonts w:ascii="Times New Roman" w:eastAsia="Times New Roman" w:hAnsi="Times New Roman" w:cs="Times New Roman"/>
          <w:bCs/>
          <w:color w:val="000000" w:themeColor="text1"/>
          <w:sz w:val="24"/>
          <w:szCs w:val="24"/>
          <w:lang w:val="en-US" w:eastAsia="pt-BR"/>
        </w:rPr>
        <w:fldChar w:fldCharType="end"/>
      </w:r>
      <w:r>
        <w:rPr>
          <w:rFonts w:ascii="Times New Roman" w:eastAsia="Times New Roman" w:hAnsi="Times New Roman" w:cs="Times New Roman"/>
          <w:bCs/>
          <w:color w:val="000000" w:themeColor="text1"/>
          <w:sz w:val="24"/>
          <w:szCs w:val="24"/>
          <w:lang w:val="en-US" w:eastAsia="pt-BR"/>
        </w:rPr>
        <w:t xml:space="preserve">. </w:t>
      </w:r>
      <w:r w:rsidR="00B9232E">
        <w:rPr>
          <w:rFonts w:ascii="Times New Roman" w:eastAsia="Times New Roman" w:hAnsi="Times New Roman" w:cs="Times New Roman"/>
          <w:bCs/>
          <w:color w:val="000000" w:themeColor="text1"/>
          <w:sz w:val="24"/>
          <w:szCs w:val="24"/>
          <w:lang w:val="en-US" w:eastAsia="pt-BR"/>
        </w:rPr>
        <w:t xml:space="preserve">Because </w:t>
      </w:r>
      <w:r w:rsidR="00B015F7">
        <w:rPr>
          <w:rFonts w:ascii="Times New Roman" w:eastAsia="Times New Roman" w:hAnsi="Times New Roman" w:cs="Times New Roman"/>
          <w:bCs/>
          <w:color w:val="000000" w:themeColor="text1"/>
          <w:sz w:val="24"/>
          <w:szCs w:val="24"/>
          <w:lang w:val="en-US" w:eastAsia="pt-BR"/>
        </w:rPr>
        <w:t xml:space="preserve">potential root water </w:t>
      </w:r>
      <w:ins w:id="250" w:author="Quirijn de Jong van Lier" w:date="2017-08-22T15:30:00Z">
        <w:r w:rsidR="00DD3EFC">
          <w:rPr>
            <w:rFonts w:ascii="Times New Roman" w:eastAsia="Times New Roman" w:hAnsi="Times New Roman" w:cs="Times New Roman"/>
            <w:bCs/>
            <w:color w:val="000000" w:themeColor="text1"/>
            <w:sz w:val="24"/>
            <w:szCs w:val="24"/>
            <w:lang w:val="en-US" w:eastAsia="pt-BR"/>
          </w:rPr>
          <w:t>uptake</w:t>
        </w:r>
      </w:ins>
      <w:del w:id="251" w:author="Quirijn de Jong van Lier" w:date="2017-08-22T15:30:00Z">
        <w:r w:rsidR="00B015F7" w:rsidDel="00DD3EFC">
          <w:rPr>
            <w:rFonts w:ascii="Times New Roman" w:eastAsia="Times New Roman" w:hAnsi="Times New Roman" w:cs="Times New Roman"/>
            <w:bCs/>
            <w:color w:val="000000" w:themeColor="text1"/>
            <w:sz w:val="24"/>
            <w:szCs w:val="24"/>
            <w:lang w:val="en-US" w:eastAsia="pt-BR"/>
          </w:rPr>
          <w:delText>extraction</w:delText>
        </w:r>
      </w:del>
      <w:r w:rsidR="00B015F7">
        <w:rPr>
          <w:rFonts w:ascii="Times New Roman" w:eastAsia="Times New Roman" w:hAnsi="Times New Roman" w:cs="Times New Roman"/>
          <w:bCs/>
          <w:color w:val="000000" w:themeColor="text1"/>
          <w:sz w:val="24"/>
          <w:szCs w:val="24"/>
          <w:lang w:val="en-US" w:eastAsia="pt-BR"/>
        </w:rPr>
        <w:t xml:space="preserve"> </w:t>
      </w:r>
      <w:commentRangeStart w:id="252"/>
      <w:r w:rsidR="00660873">
        <w:rPr>
          <w:rFonts w:ascii="Times New Roman" w:eastAsia="Times New Roman" w:hAnsi="Times New Roman" w:cs="Times New Roman"/>
          <w:bCs/>
          <w:color w:val="000000" w:themeColor="text1"/>
          <w:sz w:val="24"/>
          <w:szCs w:val="24"/>
          <w:lang w:val="en-US" w:eastAsia="pt-BR"/>
        </w:rPr>
        <w:t xml:space="preserve">(PRWU) </w:t>
      </w:r>
      <w:r w:rsidR="00B015F7">
        <w:rPr>
          <w:rFonts w:ascii="Times New Roman" w:eastAsia="Times New Roman" w:hAnsi="Times New Roman" w:cs="Times New Roman"/>
          <w:bCs/>
          <w:color w:val="000000" w:themeColor="text1"/>
          <w:sz w:val="24"/>
          <w:szCs w:val="24"/>
          <w:lang w:val="en-US" w:eastAsia="pt-BR"/>
        </w:rPr>
        <w:t>is set equal to potential transpiration</w:t>
      </w:r>
      <w:r w:rsidR="00660873">
        <w:rPr>
          <w:rFonts w:ascii="Times New Roman" w:eastAsia="Times New Roman" w:hAnsi="Times New Roman" w:cs="Times New Roman"/>
          <w:bCs/>
          <w:color w:val="000000" w:themeColor="text1"/>
          <w:sz w:val="24"/>
          <w:szCs w:val="24"/>
          <w:lang w:val="en-US" w:eastAsia="pt-BR"/>
        </w:rPr>
        <w:t xml:space="preserve"> (PTRANS)</w:t>
      </w:r>
      <w:commentRangeEnd w:id="252"/>
      <w:r w:rsidR="00DD3EFC">
        <w:rPr>
          <w:rStyle w:val="Refdecomentrio"/>
        </w:rPr>
        <w:commentReference w:id="252"/>
      </w:r>
      <w:r w:rsidR="00660873">
        <w:rPr>
          <w:rFonts w:ascii="Times New Roman" w:eastAsia="Times New Roman" w:hAnsi="Times New Roman" w:cs="Times New Roman"/>
          <w:bCs/>
          <w:color w:val="000000" w:themeColor="text1"/>
          <w:sz w:val="24"/>
          <w:szCs w:val="24"/>
          <w:lang w:val="en-US" w:eastAsia="pt-BR"/>
        </w:rPr>
        <w:t xml:space="preserve">, the plant expansion water stress factor (SWFACE) used in SAMUCA would </w:t>
      </w:r>
      <w:r w:rsidR="00660873">
        <w:rPr>
          <w:rFonts w:ascii="Times New Roman" w:eastAsia="Times New Roman" w:hAnsi="Times New Roman" w:cs="Times New Roman"/>
          <w:bCs/>
          <w:color w:val="000000" w:themeColor="text1"/>
          <w:sz w:val="24"/>
          <w:szCs w:val="24"/>
          <w:lang w:val="en-US" w:eastAsia="pt-BR"/>
        </w:rPr>
        <w:lastRenderedPageBreak/>
        <w:t>be very restrictive (</w:t>
      </w:r>
      <w:r w:rsidR="00660873">
        <w:rPr>
          <w:rFonts w:ascii="Times New Roman" w:eastAsia="Times New Roman" w:hAnsi="Times New Roman" w:cs="Times New Roman"/>
          <w:bCs/>
          <w:color w:val="000000" w:themeColor="text1"/>
          <w:sz w:val="24"/>
          <w:szCs w:val="24"/>
          <w:lang w:val="en-US" w:eastAsia="pt-BR"/>
        </w:rPr>
        <w:fldChar w:fldCharType="begin"/>
      </w:r>
      <w:r w:rsidR="00660873">
        <w:rPr>
          <w:rFonts w:ascii="Times New Roman" w:eastAsia="Times New Roman" w:hAnsi="Times New Roman" w:cs="Times New Roman"/>
          <w:bCs/>
          <w:color w:val="000000" w:themeColor="text1"/>
          <w:sz w:val="24"/>
          <w:szCs w:val="24"/>
          <w:lang w:val="en-US" w:eastAsia="pt-BR"/>
        </w:rPr>
        <w:instrText xml:space="preserve"> REF _Ref490145536 \h </w:instrText>
      </w:r>
      <w:r w:rsidR="00660873">
        <w:rPr>
          <w:rFonts w:ascii="Times New Roman" w:eastAsia="Times New Roman" w:hAnsi="Times New Roman" w:cs="Times New Roman"/>
          <w:bCs/>
          <w:color w:val="000000" w:themeColor="text1"/>
          <w:sz w:val="24"/>
          <w:szCs w:val="24"/>
          <w:lang w:val="en-US" w:eastAsia="pt-BR"/>
        </w:rPr>
      </w:r>
      <w:r w:rsidR="00660873">
        <w:rPr>
          <w:rFonts w:ascii="Times New Roman" w:eastAsia="Times New Roman" w:hAnsi="Times New Roman" w:cs="Times New Roman"/>
          <w:bCs/>
          <w:color w:val="000000" w:themeColor="text1"/>
          <w:sz w:val="24"/>
          <w:szCs w:val="24"/>
          <w:lang w:val="en-US" w:eastAsia="pt-BR"/>
        </w:rPr>
        <w:fldChar w:fldCharType="separate"/>
      </w:r>
      <w:r w:rsidR="00660873" w:rsidRPr="00FF1AF3">
        <w:rPr>
          <w:rFonts w:ascii="Times New Roman" w:eastAsia="SimSun" w:hAnsi="Times New Roman" w:cs="Times New Roman"/>
          <w:bCs/>
          <w:i/>
          <w:iCs/>
          <w:color w:val="000000"/>
          <w:szCs w:val="24"/>
          <w:lang w:val="en-US"/>
        </w:rPr>
        <w:t>Figure 1</w:t>
      </w:r>
      <w:r w:rsidR="00660873">
        <w:rPr>
          <w:rFonts w:ascii="Times New Roman" w:eastAsia="Times New Roman" w:hAnsi="Times New Roman" w:cs="Times New Roman"/>
          <w:bCs/>
          <w:color w:val="000000" w:themeColor="text1"/>
          <w:sz w:val="24"/>
          <w:szCs w:val="24"/>
          <w:lang w:val="en-US" w:eastAsia="pt-BR"/>
        </w:rPr>
        <w:fldChar w:fldCharType="end"/>
      </w:r>
      <w:r w:rsidR="00660873">
        <w:rPr>
          <w:rFonts w:ascii="Times New Roman" w:eastAsia="Times New Roman" w:hAnsi="Times New Roman" w:cs="Times New Roman"/>
          <w:bCs/>
          <w:color w:val="000000" w:themeColor="text1"/>
          <w:sz w:val="24"/>
          <w:szCs w:val="24"/>
          <w:lang w:val="en-US" w:eastAsia="pt-BR"/>
        </w:rPr>
        <w:t xml:space="preserve">b). Thus, PRWU based on Ritchie </w:t>
      </w:r>
      <w:r w:rsidR="00660873">
        <w:rPr>
          <w:rFonts w:ascii="Times New Roman" w:eastAsia="Times New Roman" w:hAnsi="Times New Roman" w:cs="Times New Roman"/>
          <w:bCs/>
          <w:color w:val="000000" w:themeColor="text1"/>
          <w:sz w:val="24"/>
          <w:szCs w:val="24"/>
          <w:lang w:val="en-US" w:eastAsia="pt-BR"/>
        </w:rPr>
        <w:fldChar w:fldCharType="begin" w:fldLock="1"/>
      </w:r>
      <w:r>
        <w:rPr>
          <w:rFonts w:ascii="Times New Roman" w:eastAsia="Times New Roman" w:hAnsi="Times New Roman" w:cs="Times New Roman"/>
          <w:bCs/>
          <w:color w:val="000000" w:themeColor="text1"/>
          <w:sz w:val="24"/>
          <w:szCs w:val="24"/>
          <w:lang w:val="en-US" w:eastAsia="pt-BR"/>
        </w:rPr>
        <w:instrText>ADDIN CSL_CITATION { "citationItems" : [ { "id" : "ITEM-1", "itemData" : { "DOI" : "10.1007/978-94-017-3624-4_3", "ISBN" : "978-94-017-3624-4", "author" : [ { "dropping-particle" : "", "family" : "Ritchie", "given" : "J T", "non-dropping-particle" : "", "parse-names" : false, "suffix" : "" } ], "container-title" : "Understanding Options for Agricultural Production", "editor" : [ { "dropping-particle" : "", "family" : "Tsuji", "given" : "Gordon Y", "non-dropping-particle" : "", "parse-names" : false, "suffix" : "" }, { "dropping-particle" : "", "family" : "Hoogenboom", "given" : "Gerrit", "non-dropping-particle" : "", "parse-names" : false, "suffix" : "" }, { "dropping-particle" : "", "family" : "Thornton", "given" : "Philip K", "non-dropping-particle" : "", "parse-names" : false, "suffix" : "" } ], "id" : "ITEM-1", "issued" : { "date-parts" : [ [ "1998" ] ] }, "page" : "41-54", "publisher" : "Springer Netherlands", "publisher-place" : "Dordrecht", "title" : "Soil water balance and plant water stress", "type" : "chapter" }, "suppress-author" : 1, "uris" : [ "http://www.mendeley.com/documents/?uuid=284f8fe5-ad2f-4bd8-8b48-41fc4d8f3dc3" ] } ], "mendeley" : { "formattedCitation" : "(1998)", "plainTextFormattedCitation" : "(1998)", "previouslyFormattedCitation" : "(1998)" }, "properties" : { "noteIndex" : 0 }, "schema" : "https://github.com/citation-style-language/schema/raw/master/csl-citation.json" }</w:instrText>
      </w:r>
      <w:r w:rsidR="00660873">
        <w:rPr>
          <w:rFonts w:ascii="Times New Roman" w:eastAsia="Times New Roman" w:hAnsi="Times New Roman" w:cs="Times New Roman"/>
          <w:bCs/>
          <w:color w:val="000000" w:themeColor="text1"/>
          <w:sz w:val="24"/>
          <w:szCs w:val="24"/>
          <w:lang w:val="en-US" w:eastAsia="pt-BR"/>
        </w:rPr>
        <w:fldChar w:fldCharType="separate"/>
      </w:r>
      <w:r w:rsidR="00660873" w:rsidRPr="00660873">
        <w:rPr>
          <w:rFonts w:ascii="Times New Roman" w:eastAsia="Times New Roman" w:hAnsi="Times New Roman" w:cs="Times New Roman"/>
          <w:bCs/>
          <w:noProof/>
          <w:color w:val="000000" w:themeColor="text1"/>
          <w:sz w:val="24"/>
          <w:szCs w:val="24"/>
          <w:lang w:val="en-US" w:eastAsia="pt-BR"/>
        </w:rPr>
        <w:t>(1998)</w:t>
      </w:r>
      <w:r w:rsidR="00660873">
        <w:rPr>
          <w:rFonts w:ascii="Times New Roman" w:eastAsia="Times New Roman" w:hAnsi="Times New Roman" w:cs="Times New Roman"/>
          <w:bCs/>
          <w:color w:val="000000" w:themeColor="text1"/>
          <w:sz w:val="24"/>
          <w:szCs w:val="24"/>
          <w:lang w:val="en-US" w:eastAsia="pt-BR"/>
        </w:rPr>
        <w:fldChar w:fldCharType="end"/>
      </w:r>
      <w:r w:rsidR="00660873">
        <w:rPr>
          <w:rFonts w:ascii="Times New Roman" w:eastAsia="Times New Roman" w:hAnsi="Times New Roman" w:cs="Times New Roman"/>
          <w:bCs/>
          <w:color w:val="000000" w:themeColor="text1"/>
          <w:sz w:val="24"/>
          <w:szCs w:val="24"/>
          <w:lang w:val="en-US" w:eastAsia="pt-BR"/>
        </w:rPr>
        <w:t xml:space="preserve"> was </w:t>
      </w:r>
      <w:r>
        <w:rPr>
          <w:rFonts w:ascii="Times New Roman" w:eastAsia="Times New Roman" w:hAnsi="Times New Roman" w:cs="Times New Roman"/>
          <w:bCs/>
          <w:color w:val="000000" w:themeColor="text1"/>
          <w:sz w:val="24"/>
          <w:szCs w:val="24"/>
          <w:lang w:val="en-US" w:eastAsia="pt-BR"/>
        </w:rPr>
        <w:t>re-computed only to obtain SWFACE and avoid further calibration.</w:t>
      </w:r>
    </w:p>
    <w:p w14:paraId="6BBC18EB" w14:textId="683C4CC8" w:rsidR="00322BA5" w:rsidRDefault="0062234D"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Pr>
          <w:rFonts w:ascii="Times New Roman" w:eastAsia="Times New Roman" w:hAnsi="Times New Roman" w:cs="Times New Roman"/>
          <w:bCs/>
          <w:color w:val="000000" w:themeColor="text1"/>
          <w:sz w:val="24"/>
          <w:szCs w:val="24"/>
          <w:lang w:val="en-US" w:eastAsia="pt-BR"/>
        </w:rPr>
        <w:t xml:space="preserve">The SWAP model structure is fully described </w:t>
      </w:r>
      <w:r w:rsidR="00621E05">
        <w:rPr>
          <w:rFonts w:ascii="Times New Roman" w:eastAsia="Times New Roman" w:hAnsi="Times New Roman" w:cs="Times New Roman"/>
          <w:bCs/>
          <w:color w:val="000000" w:themeColor="text1"/>
          <w:sz w:val="24"/>
          <w:szCs w:val="24"/>
          <w:lang w:val="en-US" w:eastAsia="pt-BR"/>
        </w:rPr>
        <w:t>in</w:t>
      </w:r>
      <w:r>
        <w:rPr>
          <w:rFonts w:ascii="Times New Roman" w:eastAsia="Times New Roman" w:hAnsi="Times New Roman" w:cs="Times New Roman"/>
          <w:bCs/>
          <w:color w:val="000000" w:themeColor="text1"/>
          <w:sz w:val="24"/>
          <w:szCs w:val="24"/>
          <w:lang w:val="en-US" w:eastAsia="pt-BR"/>
        </w:rPr>
        <w:t xml:space="preserve"> </w:t>
      </w:r>
      <w:proofErr w:type="spellStart"/>
      <w:r>
        <w:rPr>
          <w:rFonts w:ascii="Times New Roman" w:eastAsia="Times New Roman" w:hAnsi="Times New Roman" w:cs="Times New Roman"/>
          <w:bCs/>
          <w:color w:val="000000" w:themeColor="text1"/>
          <w:sz w:val="24"/>
          <w:szCs w:val="24"/>
          <w:lang w:val="en-US" w:eastAsia="pt-BR"/>
        </w:rPr>
        <w:t>Kroes</w:t>
      </w:r>
      <w:proofErr w:type="spellEnd"/>
      <w:r>
        <w:rPr>
          <w:rFonts w:ascii="Times New Roman" w:eastAsia="Times New Roman" w:hAnsi="Times New Roman" w:cs="Times New Roman"/>
          <w:bCs/>
          <w:color w:val="000000" w:themeColor="text1"/>
          <w:sz w:val="24"/>
          <w:szCs w:val="24"/>
          <w:lang w:val="en-US" w:eastAsia="pt-BR"/>
        </w:rPr>
        <w:t xml:space="preserve"> et al. </w:t>
      </w:r>
      <w:r>
        <w:rPr>
          <w:rFonts w:ascii="Times New Roman" w:eastAsia="Times New Roman" w:hAnsi="Times New Roman" w:cs="Times New Roman"/>
          <w:bCs/>
          <w:color w:val="000000" w:themeColor="text1"/>
          <w:sz w:val="24"/>
          <w:szCs w:val="24"/>
          <w:lang w:val="en-US" w:eastAsia="pt-BR"/>
        </w:rPr>
        <w:fldChar w:fldCharType="begin" w:fldLock="1"/>
      </w:r>
      <w:r w:rsidR="006A1998">
        <w:rPr>
          <w:rFonts w:ascii="Times New Roman" w:eastAsia="Times New Roman" w:hAnsi="Times New Roman" w:cs="Times New Roman"/>
          <w:bCs/>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"suppress-author" : 1, "uris" : [ "http://www.mendeley.com/documents/?uuid=4af22b3b-2101-4358-919a-772de5b9fbc6" ] } ], "mendeley" : { "formattedCitation" : "(2009)", "plainTextFormattedCitation" : "(2009)", "previouslyFormattedCitation" : "(2009)" }, "properties" : { "noteIndex" : 0 }, "schema" : "https://github.com/citation-style-language/schema/raw/master/csl-citation.json" }</w:instrText>
      </w:r>
      <w:r>
        <w:rPr>
          <w:rFonts w:ascii="Times New Roman" w:eastAsia="Times New Roman" w:hAnsi="Times New Roman" w:cs="Times New Roman"/>
          <w:bCs/>
          <w:color w:val="000000" w:themeColor="text1"/>
          <w:sz w:val="24"/>
          <w:szCs w:val="24"/>
          <w:lang w:val="en-US" w:eastAsia="pt-BR"/>
        </w:rPr>
        <w:fldChar w:fldCharType="separate"/>
      </w:r>
      <w:r w:rsidRPr="0062234D">
        <w:rPr>
          <w:rFonts w:ascii="Times New Roman" w:eastAsia="Times New Roman" w:hAnsi="Times New Roman" w:cs="Times New Roman"/>
          <w:bCs/>
          <w:noProof/>
          <w:color w:val="000000" w:themeColor="text1"/>
          <w:sz w:val="24"/>
          <w:szCs w:val="24"/>
          <w:lang w:val="en-US" w:eastAsia="pt-BR"/>
        </w:rPr>
        <w:t>(2009)</w:t>
      </w:r>
      <w:r>
        <w:rPr>
          <w:rFonts w:ascii="Times New Roman" w:eastAsia="Times New Roman" w:hAnsi="Times New Roman" w:cs="Times New Roman"/>
          <w:bCs/>
          <w:color w:val="000000" w:themeColor="text1"/>
          <w:sz w:val="24"/>
          <w:szCs w:val="24"/>
          <w:lang w:val="en-US" w:eastAsia="pt-BR"/>
        </w:rPr>
        <w:fldChar w:fldCharType="end"/>
      </w:r>
      <w:r>
        <w:rPr>
          <w:rFonts w:ascii="Times New Roman" w:eastAsia="Times New Roman" w:hAnsi="Times New Roman" w:cs="Times New Roman"/>
          <w:bCs/>
          <w:color w:val="000000" w:themeColor="text1"/>
          <w:sz w:val="24"/>
          <w:szCs w:val="24"/>
          <w:lang w:val="en-US" w:eastAsia="pt-BR"/>
        </w:rPr>
        <w:t xml:space="preserve"> and to</w:t>
      </w:r>
      <w:r w:rsidR="00322BA5">
        <w:rPr>
          <w:rFonts w:ascii="Times New Roman" w:eastAsia="Times New Roman" w:hAnsi="Times New Roman" w:cs="Times New Roman"/>
          <w:bCs/>
          <w:color w:val="000000" w:themeColor="text1"/>
          <w:sz w:val="24"/>
          <w:szCs w:val="24"/>
          <w:lang w:val="en-US" w:eastAsia="pt-BR"/>
        </w:rPr>
        <w:t xml:space="preserve"> </w:t>
      </w:r>
      <w:r w:rsidR="00621E05">
        <w:rPr>
          <w:rFonts w:ascii="Times New Roman" w:eastAsia="Times New Roman" w:hAnsi="Times New Roman" w:cs="Times New Roman"/>
          <w:bCs/>
          <w:color w:val="000000" w:themeColor="text1"/>
          <w:sz w:val="24"/>
          <w:szCs w:val="24"/>
          <w:lang w:val="en-US" w:eastAsia="pt-BR"/>
        </w:rPr>
        <w:t xml:space="preserve">merge SAMUCA with </w:t>
      </w:r>
      <w:r w:rsidR="00322BA5">
        <w:rPr>
          <w:rFonts w:ascii="Times New Roman" w:eastAsia="Times New Roman" w:hAnsi="Times New Roman" w:cs="Times New Roman"/>
          <w:bCs/>
          <w:color w:val="000000" w:themeColor="text1"/>
          <w:sz w:val="24"/>
          <w:szCs w:val="24"/>
          <w:lang w:val="en-US" w:eastAsia="pt-BR"/>
        </w:rPr>
        <w:t>SWAP</w:t>
      </w:r>
      <w:r w:rsidR="00322BA5" w:rsidRPr="00E10F3A">
        <w:rPr>
          <w:rFonts w:ascii="Times New Roman" w:eastAsia="Times New Roman" w:hAnsi="Times New Roman" w:cs="Times New Roman"/>
          <w:bCs/>
          <w:color w:val="000000" w:themeColor="text1"/>
          <w:sz w:val="24"/>
          <w:szCs w:val="24"/>
          <w:lang w:val="en-US" w:eastAsia="pt-BR"/>
        </w:rPr>
        <w:t xml:space="preserve">, the sugarcane </w:t>
      </w:r>
      <w:r>
        <w:rPr>
          <w:rFonts w:ascii="Times New Roman" w:eastAsia="Times New Roman" w:hAnsi="Times New Roman" w:cs="Times New Roman"/>
          <w:bCs/>
          <w:color w:val="000000" w:themeColor="text1"/>
          <w:sz w:val="24"/>
          <w:szCs w:val="24"/>
          <w:lang w:val="en-US" w:eastAsia="pt-BR"/>
        </w:rPr>
        <w:t>model</w:t>
      </w:r>
      <w:r w:rsidR="00322BA5" w:rsidRPr="00E10F3A">
        <w:rPr>
          <w:rFonts w:ascii="Times New Roman" w:eastAsia="Times New Roman" w:hAnsi="Times New Roman" w:cs="Times New Roman"/>
          <w:bCs/>
          <w:color w:val="000000" w:themeColor="text1"/>
          <w:sz w:val="24"/>
          <w:szCs w:val="24"/>
          <w:lang w:val="en-US" w:eastAsia="pt-BR"/>
        </w:rPr>
        <w:t xml:space="preserve"> was re-structured into initialization (</w:t>
      </w:r>
      <w:proofErr w:type="spellStart"/>
      <w:r w:rsidR="00322BA5" w:rsidRPr="00E10F3A">
        <w:rPr>
          <w:rFonts w:ascii="Times New Roman" w:eastAsia="Times New Roman" w:hAnsi="Times New Roman" w:cs="Times New Roman"/>
          <w:bCs/>
          <w:color w:val="000000" w:themeColor="text1"/>
          <w:sz w:val="24"/>
          <w:szCs w:val="24"/>
          <w:lang w:val="en-US" w:eastAsia="pt-BR"/>
        </w:rPr>
        <w:t>i</w:t>
      </w:r>
      <w:proofErr w:type="spellEnd"/>
      <w:r w:rsidR="00322BA5" w:rsidRPr="00E10F3A">
        <w:rPr>
          <w:rFonts w:ascii="Times New Roman" w:eastAsia="Times New Roman" w:hAnsi="Times New Roman" w:cs="Times New Roman"/>
          <w:bCs/>
          <w:color w:val="000000" w:themeColor="text1"/>
          <w:sz w:val="24"/>
          <w:szCs w:val="24"/>
          <w:lang w:val="en-US" w:eastAsia="pt-BR"/>
        </w:rPr>
        <w:t>=1), potential rate/state (</w:t>
      </w:r>
      <w:proofErr w:type="spellStart"/>
      <w:r w:rsidR="00322BA5" w:rsidRPr="00E10F3A">
        <w:rPr>
          <w:rFonts w:ascii="Times New Roman" w:eastAsia="Times New Roman" w:hAnsi="Times New Roman" w:cs="Times New Roman"/>
          <w:bCs/>
          <w:color w:val="000000" w:themeColor="text1"/>
          <w:sz w:val="24"/>
          <w:szCs w:val="24"/>
          <w:lang w:val="en-US" w:eastAsia="pt-BR"/>
        </w:rPr>
        <w:t>i</w:t>
      </w:r>
      <w:proofErr w:type="spellEnd"/>
      <w:r w:rsidR="00322BA5" w:rsidRPr="00E10F3A">
        <w:rPr>
          <w:rFonts w:ascii="Times New Roman" w:eastAsia="Times New Roman" w:hAnsi="Times New Roman" w:cs="Times New Roman"/>
          <w:bCs/>
          <w:color w:val="000000" w:themeColor="text1"/>
          <w:sz w:val="24"/>
          <w:szCs w:val="24"/>
          <w:lang w:val="en-US" w:eastAsia="pt-BR"/>
        </w:rPr>
        <w:t xml:space="preserve">=2) </w:t>
      </w:r>
      <w:r w:rsidR="00322BA5">
        <w:rPr>
          <w:rFonts w:ascii="Times New Roman" w:eastAsia="Times New Roman" w:hAnsi="Times New Roman" w:cs="Times New Roman"/>
          <w:bCs/>
          <w:color w:val="000000" w:themeColor="text1"/>
          <w:sz w:val="24"/>
          <w:szCs w:val="24"/>
          <w:lang w:val="en-US" w:eastAsia="pt-BR"/>
        </w:rPr>
        <w:t>and actual rate/state (3) mode (</w:t>
      </w:r>
      <w:r w:rsidR="00322BA5">
        <w:rPr>
          <w:rFonts w:ascii="Times New Roman" w:eastAsia="Times New Roman" w:hAnsi="Times New Roman" w:cs="Times New Roman"/>
          <w:bCs/>
          <w:color w:val="000000" w:themeColor="text1"/>
          <w:sz w:val="24"/>
          <w:szCs w:val="24"/>
          <w:lang w:val="en-US" w:eastAsia="pt-BR"/>
        </w:rPr>
        <w:fldChar w:fldCharType="begin"/>
      </w:r>
      <w:r w:rsidR="00322BA5">
        <w:rPr>
          <w:rFonts w:ascii="Times New Roman" w:eastAsia="Times New Roman" w:hAnsi="Times New Roman" w:cs="Times New Roman"/>
          <w:bCs/>
          <w:color w:val="000000" w:themeColor="text1"/>
          <w:sz w:val="24"/>
          <w:szCs w:val="24"/>
          <w:lang w:val="en-US" w:eastAsia="pt-BR"/>
        </w:rPr>
        <w:instrText xml:space="preserve"> REF _Ref481052974 \h  \* MERGEFORMAT </w:instrText>
      </w:r>
      <w:r w:rsidR="00322BA5">
        <w:rPr>
          <w:rFonts w:ascii="Times New Roman" w:eastAsia="Times New Roman" w:hAnsi="Times New Roman" w:cs="Times New Roman"/>
          <w:bCs/>
          <w:color w:val="000000" w:themeColor="text1"/>
          <w:sz w:val="24"/>
          <w:szCs w:val="24"/>
          <w:lang w:val="en-US" w:eastAsia="pt-BR"/>
        </w:rPr>
      </w:r>
      <w:r w:rsidR="00322BA5">
        <w:rPr>
          <w:rFonts w:ascii="Times New Roman" w:eastAsia="Times New Roman" w:hAnsi="Times New Roman" w:cs="Times New Roman"/>
          <w:bCs/>
          <w:color w:val="000000" w:themeColor="text1"/>
          <w:sz w:val="24"/>
          <w:szCs w:val="24"/>
          <w:lang w:val="en-US" w:eastAsia="pt-BR"/>
        </w:rPr>
        <w:fldChar w:fldCharType="separate"/>
      </w:r>
      <w:r w:rsidR="003D38E8" w:rsidRPr="003D38E8">
        <w:rPr>
          <w:rFonts w:ascii="Times New Roman" w:eastAsia="Times New Roman" w:hAnsi="Times New Roman" w:cs="Times New Roman"/>
          <w:bCs/>
          <w:color w:val="000000" w:themeColor="text1"/>
          <w:sz w:val="24"/>
          <w:szCs w:val="24"/>
          <w:lang w:val="en-US" w:eastAsia="pt-BR"/>
        </w:rPr>
        <w:t>Figure 1</w:t>
      </w:r>
      <w:r w:rsidR="00322BA5">
        <w:rPr>
          <w:rFonts w:ascii="Times New Roman" w:eastAsia="Times New Roman" w:hAnsi="Times New Roman" w:cs="Times New Roman"/>
          <w:bCs/>
          <w:color w:val="000000" w:themeColor="text1"/>
          <w:sz w:val="24"/>
          <w:szCs w:val="24"/>
          <w:lang w:val="en-US" w:eastAsia="pt-BR"/>
        </w:rPr>
        <w:fldChar w:fldCharType="end"/>
      </w:r>
      <w:r w:rsidR="00322BA5">
        <w:rPr>
          <w:rFonts w:ascii="Times New Roman" w:eastAsia="Times New Roman" w:hAnsi="Times New Roman" w:cs="Times New Roman"/>
          <w:bCs/>
          <w:color w:val="000000" w:themeColor="text1"/>
          <w:sz w:val="24"/>
          <w:szCs w:val="24"/>
          <w:lang w:val="en-US" w:eastAsia="pt-BR"/>
        </w:rPr>
        <w:t>)</w:t>
      </w:r>
      <w:r w:rsidR="00322BA5" w:rsidRPr="00E10F3A">
        <w:rPr>
          <w:rFonts w:ascii="Times New Roman" w:eastAsia="Times New Roman" w:hAnsi="Times New Roman" w:cs="Times New Roman"/>
          <w:bCs/>
          <w:color w:val="000000" w:themeColor="text1"/>
          <w:sz w:val="24"/>
          <w:szCs w:val="24"/>
          <w:lang w:val="en-US" w:eastAsia="pt-BR"/>
        </w:rPr>
        <w:t>.</w:t>
      </w:r>
      <w:r w:rsidR="00322BA5">
        <w:rPr>
          <w:rFonts w:ascii="Times New Roman" w:eastAsia="Times New Roman" w:hAnsi="Times New Roman" w:cs="Times New Roman"/>
          <w:bCs/>
          <w:color w:val="000000" w:themeColor="text1"/>
          <w:sz w:val="24"/>
          <w:szCs w:val="24"/>
          <w:lang w:val="en-US" w:eastAsia="pt-BR"/>
        </w:rPr>
        <w:t xml:space="preserve"> </w:t>
      </w:r>
      <w:ins w:id="253" w:author="Quirijn de Jong van Lier" w:date="2017-08-22T15:31:00Z">
        <w:r w:rsidR="00DD3EFC">
          <w:rPr>
            <w:rFonts w:ascii="Times New Roman" w:eastAsia="Times New Roman" w:hAnsi="Times New Roman" w:cs="Times New Roman"/>
            <w:bCs/>
            <w:color w:val="000000" w:themeColor="text1"/>
            <w:sz w:val="24"/>
            <w:szCs w:val="24"/>
            <w:lang w:val="en-US" w:eastAsia="pt-BR"/>
          </w:rPr>
          <w:t>In this way</w:t>
        </w:r>
      </w:ins>
      <w:del w:id="254" w:author="Quirijn de Jong van Lier" w:date="2017-08-22T15:31:00Z">
        <w:r w:rsidR="00322BA5" w:rsidDel="00DD3EFC">
          <w:rPr>
            <w:rFonts w:ascii="Times New Roman" w:eastAsia="Times New Roman" w:hAnsi="Times New Roman" w:cs="Times New Roman"/>
            <w:bCs/>
            <w:color w:val="000000" w:themeColor="text1"/>
            <w:sz w:val="24"/>
            <w:szCs w:val="24"/>
            <w:lang w:val="en-US" w:eastAsia="pt-BR"/>
          </w:rPr>
          <w:delText>Th</w:delText>
        </w:r>
        <w:r w:rsidR="00621E05" w:rsidDel="00DD3EFC">
          <w:rPr>
            <w:rFonts w:ascii="Times New Roman" w:eastAsia="Times New Roman" w:hAnsi="Times New Roman" w:cs="Times New Roman"/>
            <w:bCs/>
            <w:color w:val="000000" w:themeColor="text1"/>
            <w:sz w:val="24"/>
            <w:szCs w:val="24"/>
            <w:lang w:val="en-US" w:eastAsia="pt-BR"/>
          </w:rPr>
          <w:delText>us</w:delText>
        </w:r>
      </w:del>
      <w:r w:rsidR="00322BA5">
        <w:rPr>
          <w:rFonts w:ascii="Times New Roman" w:eastAsia="Times New Roman" w:hAnsi="Times New Roman" w:cs="Times New Roman"/>
          <w:bCs/>
          <w:color w:val="000000" w:themeColor="text1"/>
          <w:sz w:val="24"/>
          <w:szCs w:val="24"/>
          <w:lang w:val="en-US" w:eastAsia="pt-BR"/>
        </w:rPr>
        <w:t xml:space="preserve">, all </w:t>
      </w:r>
      <w:del w:id="255" w:author="Quirijn de Jong van Lier" w:date="2017-08-22T15:31:00Z">
        <w:r w:rsidR="00322BA5" w:rsidDel="00DD3EFC">
          <w:rPr>
            <w:rFonts w:ascii="Times New Roman" w:eastAsia="Times New Roman" w:hAnsi="Times New Roman" w:cs="Times New Roman"/>
            <w:bCs/>
            <w:color w:val="000000" w:themeColor="text1"/>
            <w:sz w:val="24"/>
            <w:szCs w:val="24"/>
            <w:lang w:val="en-US" w:eastAsia="pt-BR"/>
          </w:rPr>
          <w:delText xml:space="preserve">the information and </w:delText>
        </w:r>
      </w:del>
      <w:r w:rsidR="00322BA5">
        <w:rPr>
          <w:rFonts w:ascii="Times New Roman" w:eastAsia="Times New Roman" w:hAnsi="Times New Roman" w:cs="Times New Roman"/>
          <w:bCs/>
          <w:color w:val="000000" w:themeColor="text1"/>
          <w:sz w:val="24"/>
          <w:szCs w:val="24"/>
          <w:lang w:val="en-US" w:eastAsia="pt-BR"/>
        </w:rPr>
        <w:t xml:space="preserve">input/output data </w:t>
      </w:r>
      <w:r w:rsidR="00322BA5" w:rsidRPr="00E10F3A">
        <w:rPr>
          <w:rFonts w:ascii="Times New Roman" w:eastAsia="Times New Roman" w:hAnsi="Times New Roman" w:cs="Times New Roman"/>
          <w:bCs/>
          <w:color w:val="000000" w:themeColor="text1"/>
          <w:sz w:val="24"/>
          <w:szCs w:val="24"/>
          <w:lang w:val="en-US" w:eastAsia="pt-BR"/>
        </w:rPr>
        <w:t xml:space="preserve">could be exchanged between </w:t>
      </w:r>
      <w:r w:rsidR="00621E05">
        <w:rPr>
          <w:rFonts w:ascii="Times New Roman" w:eastAsia="Times New Roman" w:hAnsi="Times New Roman" w:cs="Times New Roman"/>
          <w:bCs/>
          <w:color w:val="000000" w:themeColor="text1"/>
          <w:sz w:val="24"/>
          <w:szCs w:val="24"/>
          <w:lang w:val="en-US" w:eastAsia="pt-BR"/>
        </w:rPr>
        <w:t xml:space="preserve">the </w:t>
      </w:r>
      <w:r w:rsidR="00322BA5" w:rsidRPr="00E10F3A">
        <w:rPr>
          <w:rFonts w:ascii="Times New Roman" w:eastAsia="Times New Roman" w:hAnsi="Times New Roman" w:cs="Times New Roman"/>
          <w:bCs/>
          <w:color w:val="000000" w:themeColor="text1"/>
          <w:sz w:val="24"/>
          <w:szCs w:val="24"/>
          <w:lang w:val="en-US" w:eastAsia="pt-BR"/>
        </w:rPr>
        <w:t>main structure</w:t>
      </w:r>
      <w:r w:rsidR="00621E05">
        <w:rPr>
          <w:rFonts w:ascii="Times New Roman" w:eastAsia="Times New Roman" w:hAnsi="Times New Roman" w:cs="Times New Roman"/>
          <w:bCs/>
          <w:color w:val="000000" w:themeColor="text1"/>
          <w:sz w:val="24"/>
          <w:szCs w:val="24"/>
          <w:lang w:val="en-US" w:eastAsia="pt-BR"/>
        </w:rPr>
        <w:t xml:space="preserve"> of </w:t>
      </w:r>
      <w:r w:rsidR="00322BA5">
        <w:rPr>
          <w:rFonts w:ascii="Times New Roman" w:eastAsia="Times New Roman" w:hAnsi="Times New Roman" w:cs="Times New Roman"/>
          <w:bCs/>
          <w:color w:val="000000" w:themeColor="text1"/>
          <w:sz w:val="24"/>
          <w:szCs w:val="24"/>
          <w:lang w:val="en-US" w:eastAsia="pt-BR"/>
        </w:rPr>
        <w:t>SWAP</w:t>
      </w:r>
      <w:r w:rsidR="00322BA5" w:rsidRPr="00E10F3A">
        <w:rPr>
          <w:rFonts w:ascii="Times New Roman" w:eastAsia="Times New Roman" w:hAnsi="Times New Roman" w:cs="Times New Roman"/>
          <w:bCs/>
          <w:color w:val="000000" w:themeColor="text1"/>
          <w:sz w:val="24"/>
          <w:szCs w:val="24"/>
          <w:lang w:val="en-US" w:eastAsia="pt-BR"/>
        </w:rPr>
        <w:t xml:space="preserve"> and sugarcane PBM during the simulation</w:t>
      </w:r>
      <w:r>
        <w:rPr>
          <w:rFonts w:ascii="Times New Roman" w:eastAsia="Times New Roman" w:hAnsi="Times New Roman" w:cs="Times New Roman"/>
          <w:bCs/>
          <w:color w:val="000000" w:themeColor="text1"/>
          <w:sz w:val="24"/>
          <w:szCs w:val="24"/>
          <w:lang w:val="en-US" w:eastAsia="pt-BR"/>
        </w:rPr>
        <w:t>s</w:t>
      </w:r>
      <w:r w:rsidR="00322BA5" w:rsidRPr="00E10F3A">
        <w:rPr>
          <w:rFonts w:ascii="Times New Roman" w:eastAsia="Times New Roman" w:hAnsi="Times New Roman" w:cs="Times New Roman"/>
          <w:bCs/>
          <w:color w:val="000000" w:themeColor="text1"/>
          <w:sz w:val="24"/>
          <w:szCs w:val="24"/>
          <w:lang w:val="en-US" w:eastAsia="pt-BR"/>
        </w:rPr>
        <w:t>.</w:t>
      </w:r>
    </w:p>
    <w:p w14:paraId="0A39C431" w14:textId="77777777" w:rsidR="00FF1AF3" w:rsidRDefault="00FF1AF3" w:rsidP="00322BA5">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2A14D9FF" w14:textId="77777777" w:rsidR="00322BA5" w:rsidRDefault="00322BA5" w:rsidP="00322BA5">
      <w:pPr>
        <w:keepNext/>
        <w:shd w:val="clear" w:color="auto" w:fill="FFFFFF"/>
        <w:spacing w:after="0" w:line="240" w:lineRule="auto"/>
        <w:ind w:firstLine="720"/>
        <w:jc w:val="both"/>
      </w:pPr>
      <w:r>
        <w:rPr>
          <w:bCs/>
          <w:noProof/>
          <w:lang w:eastAsia="pt-BR"/>
        </w:rPr>
        <w:drawing>
          <wp:inline distT="0" distB="0" distL="0" distR="0" wp14:anchorId="42FC0D0F" wp14:editId="5A8DD6DC">
            <wp:extent cx="4294830" cy="28346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0B1F1.tmp"/>
                    <pic:cNvPicPr/>
                  </pic:nvPicPr>
                  <pic:blipFill>
                    <a:blip r:embed="rId14">
                      <a:extLst>
                        <a:ext uri="{28A0092B-C50C-407E-A947-70E740481C1C}">
                          <a14:useLocalDpi xmlns:a14="http://schemas.microsoft.com/office/drawing/2010/main" val="0"/>
                        </a:ext>
                      </a:extLst>
                    </a:blip>
                    <a:stretch>
                      <a:fillRect/>
                    </a:stretch>
                  </pic:blipFill>
                  <pic:spPr>
                    <a:xfrm>
                      <a:off x="0" y="0"/>
                      <a:ext cx="4305285" cy="2841540"/>
                    </a:xfrm>
                    <a:prstGeom prst="rect">
                      <a:avLst/>
                    </a:prstGeom>
                  </pic:spPr>
                </pic:pic>
              </a:graphicData>
            </a:graphic>
          </wp:inline>
        </w:drawing>
      </w:r>
    </w:p>
    <w:p w14:paraId="7CFBD164" w14:textId="55253BE3" w:rsidR="00322BA5" w:rsidRPr="00C07D85" w:rsidRDefault="00322BA5" w:rsidP="00322BA5">
      <w:pPr>
        <w:pStyle w:val="Legenda"/>
        <w:jc w:val="both"/>
        <w:rPr>
          <w:rFonts w:ascii="Times New Roman" w:hAnsi="Times New Roman" w:cs="Times New Roman"/>
          <w:i w:val="0"/>
          <w:color w:val="auto"/>
          <w:lang w:val="en-US"/>
        </w:rPr>
      </w:pPr>
      <w:bookmarkStart w:id="256" w:name="_Ref481052974"/>
      <w:r w:rsidRPr="00C07D85">
        <w:rPr>
          <w:rFonts w:ascii="Times New Roman" w:hAnsi="Times New Roman" w:cs="Times New Roman"/>
          <w:i w:val="0"/>
          <w:color w:val="auto"/>
          <w:lang w:val="en-US"/>
        </w:rPr>
        <w:t xml:space="preserve">Figure </w:t>
      </w:r>
      <w:r w:rsidRPr="00C07D85">
        <w:rPr>
          <w:rFonts w:ascii="Times New Roman" w:hAnsi="Times New Roman" w:cs="Times New Roman"/>
          <w:i w:val="0"/>
          <w:color w:val="auto"/>
        </w:rPr>
        <w:fldChar w:fldCharType="begin"/>
      </w:r>
      <w:r w:rsidRPr="00C07D85">
        <w:rPr>
          <w:rFonts w:ascii="Times New Roman" w:hAnsi="Times New Roman" w:cs="Times New Roman"/>
          <w:i w:val="0"/>
          <w:color w:val="auto"/>
          <w:lang w:val="en-US"/>
        </w:rPr>
        <w:instrText xml:space="preserve"> SEQ Figure \* ARABIC </w:instrText>
      </w:r>
      <w:r w:rsidRPr="00C07D85">
        <w:rPr>
          <w:rFonts w:ascii="Times New Roman" w:hAnsi="Times New Roman" w:cs="Times New Roman"/>
          <w:i w:val="0"/>
          <w:color w:val="auto"/>
        </w:rPr>
        <w:fldChar w:fldCharType="separate"/>
      </w:r>
      <w:r w:rsidR="00B559F1">
        <w:rPr>
          <w:rFonts w:ascii="Times New Roman" w:hAnsi="Times New Roman" w:cs="Times New Roman"/>
          <w:i w:val="0"/>
          <w:noProof/>
          <w:color w:val="auto"/>
          <w:lang w:val="en-US"/>
        </w:rPr>
        <w:t>3</w:t>
      </w:r>
      <w:r w:rsidRPr="00C07D85">
        <w:rPr>
          <w:rFonts w:ascii="Times New Roman" w:hAnsi="Times New Roman" w:cs="Times New Roman"/>
          <w:i w:val="0"/>
          <w:color w:val="auto"/>
        </w:rPr>
        <w:fldChar w:fldCharType="end"/>
      </w:r>
      <w:bookmarkEnd w:id="256"/>
      <w:r w:rsidRPr="00C07D85">
        <w:rPr>
          <w:rFonts w:ascii="Times New Roman" w:hAnsi="Times New Roman" w:cs="Times New Roman"/>
          <w:i w:val="0"/>
          <w:color w:val="auto"/>
          <w:lang w:val="en-US"/>
        </w:rPr>
        <w:t xml:space="preserve">. </w:t>
      </w:r>
      <w:r w:rsidRPr="00C07D85">
        <w:rPr>
          <w:rFonts w:ascii="Times New Roman" w:hAnsi="Times New Roman" w:cs="Times New Roman"/>
          <w:bCs/>
          <w:i w:val="0"/>
          <w:color w:val="auto"/>
          <w:lang w:val="en-US"/>
        </w:rPr>
        <w:t>Simplified framewo</w:t>
      </w:r>
      <w:r>
        <w:rPr>
          <w:rFonts w:ascii="Times New Roman" w:hAnsi="Times New Roman" w:cs="Times New Roman"/>
          <w:bCs/>
          <w:i w:val="0"/>
          <w:color w:val="auto"/>
          <w:lang w:val="en-US"/>
        </w:rPr>
        <w:t>r</w:t>
      </w:r>
      <w:r w:rsidRPr="00C07D85">
        <w:rPr>
          <w:rFonts w:ascii="Times New Roman" w:hAnsi="Times New Roman" w:cs="Times New Roman"/>
          <w:bCs/>
          <w:i w:val="0"/>
          <w:color w:val="auto"/>
          <w:lang w:val="en-US"/>
        </w:rPr>
        <w:t>k of SWAP model structure and Crop Growth module, including sugarcane restructure</w:t>
      </w:r>
      <w:r>
        <w:rPr>
          <w:rFonts w:ascii="Times New Roman" w:hAnsi="Times New Roman" w:cs="Times New Roman"/>
          <w:bCs/>
          <w:i w:val="0"/>
          <w:color w:val="auto"/>
          <w:lang w:val="en-US"/>
        </w:rPr>
        <w:t>d PBM</w:t>
      </w:r>
      <w:r w:rsidRPr="00C07D85">
        <w:rPr>
          <w:rFonts w:ascii="Times New Roman" w:hAnsi="Times New Roman" w:cs="Times New Roman"/>
          <w:bCs/>
          <w:i w:val="0"/>
          <w:color w:val="auto"/>
          <w:lang w:val="en-US"/>
        </w:rPr>
        <w:t xml:space="preserve"> and variables at initialization, potential and actual plant growth.</w:t>
      </w:r>
    </w:p>
    <w:p w14:paraId="639CEDA6" w14:textId="77777777" w:rsidR="00D867B3" w:rsidRDefault="00D867B3" w:rsidP="00322BA5">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val="en-US" w:eastAsia="pt-BR"/>
        </w:rPr>
      </w:pPr>
    </w:p>
    <w:p w14:paraId="0C5BFBB4" w14:textId="39423403" w:rsidR="00B7641C" w:rsidRPr="00D867B3" w:rsidRDefault="00D867B3" w:rsidP="00D867B3">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sidRPr="00D867B3">
        <w:rPr>
          <w:rFonts w:ascii="Times New Roman" w:eastAsia="Times New Roman" w:hAnsi="Times New Roman" w:cs="Times New Roman"/>
          <w:bCs/>
          <w:color w:val="000000" w:themeColor="text1"/>
          <w:sz w:val="24"/>
          <w:szCs w:val="24"/>
          <w:lang w:val="en-US" w:eastAsia="pt-BR"/>
        </w:rPr>
        <w:t xml:space="preserve">All SWAP plant variables and process routines were compiled together </w:t>
      </w:r>
      <w:ins w:id="257" w:author="Quirijn de Jong van Lier" w:date="2017-08-22T15:31:00Z">
        <w:r w:rsidR="00DD3EFC">
          <w:rPr>
            <w:rFonts w:ascii="Times New Roman" w:eastAsia="Times New Roman" w:hAnsi="Times New Roman" w:cs="Times New Roman"/>
            <w:bCs/>
            <w:color w:val="000000" w:themeColor="text1"/>
            <w:sz w:val="24"/>
            <w:szCs w:val="24"/>
            <w:lang w:val="en-US" w:eastAsia="pt-BR"/>
          </w:rPr>
          <w:t xml:space="preserve">using </w:t>
        </w:r>
      </w:ins>
      <w:del w:id="258" w:author="Quirijn de Jong van Lier" w:date="2017-08-22T15:31:00Z">
        <w:r w:rsidRPr="00D867B3" w:rsidDel="00DD3EFC">
          <w:rPr>
            <w:rFonts w:ascii="Times New Roman" w:eastAsia="Times New Roman" w:hAnsi="Times New Roman" w:cs="Times New Roman"/>
            <w:bCs/>
            <w:color w:val="000000" w:themeColor="text1"/>
            <w:sz w:val="24"/>
            <w:szCs w:val="24"/>
            <w:lang w:val="en-US" w:eastAsia="pt-BR"/>
          </w:rPr>
          <w:delText xml:space="preserve">with </w:delText>
        </w:r>
      </w:del>
      <w:r w:rsidR="00621E05">
        <w:rPr>
          <w:rFonts w:ascii="Times New Roman" w:eastAsia="Times New Roman" w:hAnsi="Times New Roman" w:cs="Times New Roman"/>
          <w:bCs/>
          <w:color w:val="000000" w:themeColor="text1"/>
          <w:sz w:val="24"/>
          <w:szCs w:val="24"/>
          <w:lang w:val="en-US" w:eastAsia="pt-BR"/>
        </w:rPr>
        <w:t xml:space="preserve">the </w:t>
      </w:r>
      <w:r w:rsidRPr="00D867B3">
        <w:rPr>
          <w:rFonts w:ascii="Times New Roman" w:eastAsia="Times New Roman" w:hAnsi="Times New Roman" w:cs="Times New Roman"/>
          <w:bCs/>
          <w:color w:val="000000" w:themeColor="text1"/>
          <w:sz w:val="24"/>
          <w:szCs w:val="24"/>
          <w:lang w:val="en-US" w:eastAsia="pt-BR"/>
        </w:rPr>
        <w:t xml:space="preserve">TTUTIL </w:t>
      </w:r>
      <w:r w:rsidRPr="00E5288A">
        <w:rPr>
          <w:rFonts w:ascii="Times New Roman" w:eastAsia="Times New Roman" w:hAnsi="Times New Roman" w:cs="Times New Roman"/>
          <w:bCs/>
          <w:color w:val="000000" w:themeColor="text1"/>
          <w:sz w:val="24"/>
          <w:szCs w:val="24"/>
          <w:lang w:val="en-US" w:eastAsia="pt-BR"/>
        </w:rPr>
        <w:t xml:space="preserve">library </w:t>
      </w:r>
      <w:r w:rsidR="00E5288A">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"Van", "family" : "Kraalingen", "given" : "D W G", "non-dropping-particle" : "", "parse-names" : false, "suffix" : "" }, { "dropping-particle" : "", "family" : "Rappoldt", "given" : "C", "non-dropping-particle" : "", "parse-names" : false, "suffix" : "" } ], "container-title" : "Language", "id" : "ITEM-1", "issue" : "April", "issued" : { "date-parts" : [ [ "2002" ] ] }, "title" : "Reference manual of the FORTRAN utility library TTUTIL v . 4", "type" : "article-journal", "volume" : "13" }, "uris" : [ "http://www.mendeley.com/documents/?uuid=661d1193-5fbe-458f-af53-881cc6987e68" ] } ], "mendeley" : { "formattedCitation" : "(Kraalingen and Rappoldt 2002)", "plainTextFormattedCitation" : "(Kraalingen and Rappoldt 2002)", "previouslyFormattedCitation" : "(Kraalingen e Rappoldt, 2002)" }, "properties" : { "noteIndex" : 0 }, "schema" : "https://github.com/citation-style-language/schema/raw/master/csl-citation.json" }</w:instrText>
      </w:r>
      <w:r w:rsidR="00E5288A">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(Kraalingen and Rappoldt 2002)</w:t>
      </w:r>
      <w:r w:rsidR="00E5288A">
        <w:rPr>
          <w:rFonts w:ascii="Times New Roman" w:eastAsia="Times New Roman" w:hAnsi="Times New Roman" w:cs="Times New Roman"/>
          <w:bCs/>
          <w:color w:val="000000" w:themeColor="text1"/>
          <w:sz w:val="24"/>
          <w:szCs w:val="24"/>
          <w:lang w:val="en-US" w:eastAsia="pt-BR"/>
        </w:rPr>
        <w:fldChar w:fldCharType="end"/>
      </w:r>
      <w:r w:rsidR="00E5288A">
        <w:rPr>
          <w:rFonts w:ascii="Times New Roman" w:eastAsia="Times New Roman" w:hAnsi="Times New Roman" w:cs="Times New Roman"/>
          <w:bCs/>
          <w:color w:val="000000" w:themeColor="text1"/>
          <w:sz w:val="24"/>
          <w:szCs w:val="24"/>
          <w:lang w:val="en-US" w:eastAsia="pt-BR"/>
        </w:rPr>
        <w:t xml:space="preserve"> </w:t>
      </w:r>
      <w:r w:rsidRPr="00D867B3">
        <w:rPr>
          <w:rFonts w:ascii="Times New Roman" w:eastAsia="Times New Roman" w:hAnsi="Times New Roman" w:cs="Times New Roman"/>
          <w:bCs/>
          <w:color w:val="000000" w:themeColor="text1"/>
          <w:sz w:val="24"/>
          <w:szCs w:val="24"/>
          <w:lang w:val="en-US" w:eastAsia="pt-BR"/>
        </w:rPr>
        <w:t xml:space="preserve">and identified to track model steps and similarity with sugarcane PBM. The sugarcane PBM code was then included in </w:t>
      </w:r>
      <w:r w:rsidR="00621E05">
        <w:rPr>
          <w:rFonts w:ascii="Times New Roman" w:eastAsia="Times New Roman" w:hAnsi="Times New Roman" w:cs="Times New Roman"/>
          <w:bCs/>
          <w:color w:val="000000" w:themeColor="text1"/>
          <w:sz w:val="24"/>
          <w:szCs w:val="24"/>
          <w:lang w:val="en-US" w:eastAsia="pt-BR"/>
        </w:rPr>
        <w:t xml:space="preserve">the </w:t>
      </w:r>
      <w:r w:rsidRPr="00D867B3">
        <w:rPr>
          <w:rFonts w:ascii="Times New Roman" w:eastAsia="Times New Roman" w:hAnsi="Times New Roman" w:cs="Times New Roman"/>
          <w:bCs/>
          <w:color w:val="000000" w:themeColor="text1"/>
          <w:sz w:val="24"/>
          <w:szCs w:val="24"/>
          <w:lang w:val="en-US" w:eastAsia="pt-BR"/>
        </w:rPr>
        <w:t xml:space="preserve">SWAP routine and compiled in the </w:t>
      </w:r>
      <w:proofErr w:type="spellStart"/>
      <w:r w:rsidRPr="00D867B3">
        <w:rPr>
          <w:rFonts w:ascii="Times New Roman" w:eastAsia="Times New Roman" w:hAnsi="Times New Roman" w:cs="Times New Roman"/>
          <w:bCs/>
          <w:color w:val="000000" w:themeColor="text1"/>
          <w:sz w:val="24"/>
          <w:szCs w:val="24"/>
          <w:lang w:val="en-US" w:eastAsia="pt-BR"/>
        </w:rPr>
        <w:t>CropGrowth</w:t>
      </w:r>
      <w:proofErr w:type="spellEnd"/>
      <w:r w:rsidRPr="00D867B3">
        <w:rPr>
          <w:rFonts w:ascii="Times New Roman" w:eastAsia="Times New Roman" w:hAnsi="Times New Roman" w:cs="Times New Roman"/>
          <w:bCs/>
          <w:color w:val="000000" w:themeColor="text1"/>
          <w:sz w:val="24"/>
          <w:szCs w:val="24"/>
          <w:lang w:val="en-US" w:eastAsia="pt-BR"/>
        </w:rPr>
        <w:t xml:space="preserve"> module. Weather, soil and control variables were identified and modified </w:t>
      </w:r>
      <w:r w:rsidR="00621E05">
        <w:rPr>
          <w:rFonts w:ascii="Times New Roman" w:eastAsia="Times New Roman" w:hAnsi="Times New Roman" w:cs="Times New Roman"/>
          <w:bCs/>
          <w:color w:val="000000" w:themeColor="text1"/>
          <w:sz w:val="24"/>
          <w:szCs w:val="24"/>
          <w:lang w:val="en-US" w:eastAsia="pt-BR"/>
        </w:rPr>
        <w:t>for</w:t>
      </w:r>
      <w:r w:rsidRPr="00D867B3">
        <w:rPr>
          <w:rFonts w:ascii="Times New Roman" w:eastAsia="Times New Roman" w:hAnsi="Times New Roman" w:cs="Times New Roman"/>
          <w:bCs/>
          <w:color w:val="000000" w:themeColor="text1"/>
          <w:sz w:val="24"/>
          <w:szCs w:val="24"/>
          <w:lang w:val="en-US" w:eastAsia="pt-BR"/>
        </w:rPr>
        <w:t xml:space="preserve"> sugarcane PBM to be linked to </w:t>
      </w:r>
      <w:r w:rsidR="00621E05">
        <w:rPr>
          <w:rFonts w:ascii="Times New Roman" w:eastAsia="Times New Roman" w:hAnsi="Times New Roman" w:cs="Times New Roman"/>
          <w:bCs/>
          <w:color w:val="000000" w:themeColor="text1"/>
          <w:sz w:val="24"/>
          <w:szCs w:val="24"/>
          <w:lang w:val="en-US" w:eastAsia="pt-BR"/>
        </w:rPr>
        <w:t xml:space="preserve">the </w:t>
      </w:r>
      <w:r w:rsidRPr="00D867B3">
        <w:rPr>
          <w:rFonts w:ascii="Times New Roman" w:eastAsia="Times New Roman" w:hAnsi="Times New Roman" w:cs="Times New Roman"/>
          <w:bCs/>
          <w:color w:val="000000" w:themeColor="text1"/>
          <w:sz w:val="24"/>
          <w:szCs w:val="24"/>
          <w:lang w:val="en-US" w:eastAsia="pt-BR"/>
        </w:rPr>
        <w:t>SWAP main structure (</w:t>
      </w:r>
      <w:r w:rsidRPr="00D867B3">
        <w:rPr>
          <w:rFonts w:ascii="Times New Roman" w:eastAsia="Times New Roman" w:hAnsi="Times New Roman" w:cs="Times New Roman"/>
          <w:bCs/>
          <w:color w:val="000000" w:themeColor="text1"/>
          <w:sz w:val="24"/>
          <w:szCs w:val="24"/>
          <w:lang w:val="en-US" w:eastAsia="pt-BR"/>
        </w:rPr>
        <w:fldChar w:fldCharType="begin"/>
      </w:r>
      <w:r w:rsidRPr="00D867B3">
        <w:rPr>
          <w:rFonts w:ascii="Times New Roman" w:eastAsia="Times New Roman" w:hAnsi="Times New Roman" w:cs="Times New Roman"/>
          <w:bCs/>
          <w:color w:val="000000" w:themeColor="text1"/>
          <w:sz w:val="24"/>
          <w:szCs w:val="24"/>
          <w:lang w:val="en-US" w:eastAsia="pt-BR"/>
        </w:rPr>
        <w:instrText xml:space="preserve"> REF _Ref467438030 \h </w:instrText>
      </w:r>
      <w:r w:rsidRPr="00D867B3">
        <w:rPr>
          <w:rFonts w:ascii="Times New Roman" w:eastAsia="Times New Roman" w:hAnsi="Times New Roman" w:cs="Times New Roman"/>
          <w:bCs/>
          <w:color w:val="000000" w:themeColor="text1"/>
          <w:sz w:val="24"/>
          <w:szCs w:val="24"/>
          <w:lang w:val="en-US" w:eastAsia="pt-BR"/>
        </w:rPr>
      </w:r>
      <w:r w:rsidRPr="00D867B3">
        <w:rPr>
          <w:rFonts w:ascii="Times New Roman" w:eastAsia="Times New Roman" w:hAnsi="Times New Roman" w:cs="Times New Roman"/>
          <w:bCs/>
          <w:color w:val="000000" w:themeColor="text1"/>
          <w:sz w:val="24"/>
          <w:szCs w:val="24"/>
          <w:lang w:val="en-US" w:eastAsia="pt-BR"/>
        </w:rPr>
        <w:fldChar w:fldCharType="separate"/>
      </w:r>
      <w:r w:rsidR="003D38E8" w:rsidRPr="00D867B3">
        <w:rPr>
          <w:rFonts w:ascii="Times New Roman" w:eastAsia="SimSun" w:hAnsi="Times New Roman" w:cs="Times New Roman"/>
          <w:bCs/>
          <w:szCs w:val="18"/>
          <w:lang w:val="en-US" w:eastAsia="zh-CN"/>
        </w:rPr>
        <w:t xml:space="preserve">Table </w:t>
      </w:r>
      <w:r w:rsidR="003D38E8">
        <w:rPr>
          <w:rFonts w:ascii="Times New Roman" w:eastAsia="SimSun" w:hAnsi="Times New Roman" w:cs="Times New Roman"/>
          <w:bCs/>
          <w:noProof/>
          <w:szCs w:val="18"/>
          <w:lang w:val="en-US" w:eastAsia="zh-CN"/>
        </w:rPr>
        <w:t>2</w:t>
      </w:r>
      <w:r w:rsidRPr="00D867B3">
        <w:rPr>
          <w:rFonts w:ascii="Times New Roman" w:eastAsia="Times New Roman" w:hAnsi="Times New Roman" w:cs="Times New Roman"/>
          <w:color w:val="000000" w:themeColor="text1"/>
          <w:sz w:val="24"/>
          <w:szCs w:val="24"/>
          <w:lang w:val="en-US" w:eastAsia="pt-BR"/>
        </w:rPr>
        <w:fldChar w:fldCharType="end"/>
      </w:r>
      <w:r w:rsidRPr="00D867B3">
        <w:rPr>
          <w:rFonts w:ascii="Times New Roman" w:eastAsia="Times New Roman" w:hAnsi="Times New Roman" w:cs="Times New Roman"/>
          <w:bCs/>
          <w:color w:val="000000" w:themeColor="text1"/>
          <w:sz w:val="24"/>
          <w:szCs w:val="24"/>
          <w:lang w:val="en-US" w:eastAsia="pt-BR"/>
        </w:rPr>
        <w:t>). In addition, crop parameters and control</w:t>
      </w:r>
      <w:r w:rsidR="00621E05">
        <w:rPr>
          <w:rFonts w:ascii="Times New Roman" w:eastAsia="Times New Roman" w:hAnsi="Times New Roman" w:cs="Times New Roman"/>
          <w:bCs/>
          <w:color w:val="000000" w:themeColor="text1"/>
          <w:sz w:val="24"/>
          <w:szCs w:val="24"/>
          <w:lang w:val="en-US" w:eastAsia="pt-BR"/>
        </w:rPr>
        <w:t>s</w:t>
      </w:r>
      <w:r w:rsidRPr="00D867B3">
        <w:rPr>
          <w:rFonts w:ascii="Times New Roman" w:eastAsia="Times New Roman" w:hAnsi="Times New Roman" w:cs="Times New Roman"/>
          <w:bCs/>
          <w:color w:val="000000" w:themeColor="text1"/>
          <w:sz w:val="24"/>
          <w:szCs w:val="24"/>
          <w:lang w:val="en-US" w:eastAsia="pt-BR"/>
        </w:rPr>
        <w:t xml:space="preserve"> were added to simulations </w:t>
      </w:r>
      <w:r w:rsidR="00621E05">
        <w:rPr>
          <w:rFonts w:ascii="Times New Roman" w:eastAsia="Times New Roman" w:hAnsi="Times New Roman" w:cs="Times New Roman"/>
          <w:bCs/>
          <w:color w:val="000000" w:themeColor="text1"/>
          <w:sz w:val="24"/>
          <w:szCs w:val="24"/>
          <w:lang w:val="en-US" w:eastAsia="pt-BR"/>
        </w:rPr>
        <w:t>in</w:t>
      </w:r>
      <w:r w:rsidRPr="00D867B3">
        <w:rPr>
          <w:rFonts w:ascii="Times New Roman" w:eastAsia="Times New Roman" w:hAnsi="Times New Roman" w:cs="Times New Roman"/>
          <w:bCs/>
          <w:color w:val="000000" w:themeColor="text1"/>
          <w:sz w:val="24"/>
          <w:szCs w:val="24"/>
          <w:lang w:val="en-US" w:eastAsia="pt-BR"/>
        </w:rPr>
        <w:t xml:space="preserve"> </w:t>
      </w:r>
      <w:r w:rsidR="00621E05">
        <w:rPr>
          <w:rFonts w:ascii="Times New Roman" w:eastAsia="Times New Roman" w:hAnsi="Times New Roman" w:cs="Times New Roman"/>
          <w:bCs/>
          <w:color w:val="000000" w:themeColor="text1"/>
          <w:sz w:val="24"/>
          <w:szCs w:val="24"/>
          <w:lang w:val="en-US" w:eastAsia="pt-BR"/>
        </w:rPr>
        <w:t xml:space="preserve">an </w:t>
      </w:r>
      <w:r w:rsidRPr="00D867B3">
        <w:rPr>
          <w:rFonts w:ascii="Times New Roman" w:eastAsia="Times New Roman" w:hAnsi="Times New Roman" w:cs="Times New Roman"/>
          <w:bCs/>
          <w:color w:val="000000" w:themeColor="text1"/>
          <w:sz w:val="24"/>
          <w:szCs w:val="24"/>
          <w:lang w:val="en-US" w:eastAsia="pt-BR"/>
        </w:rPr>
        <w:t xml:space="preserve">input file </w:t>
      </w:r>
      <w:r w:rsidR="00621E05">
        <w:rPr>
          <w:rFonts w:ascii="Times New Roman" w:eastAsia="Times New Roman" w:hAnsi="Times New Roman" w:cs="Times New Roman"/>
          <w:bCs/>
          <w:color w:val="000000" w:themeColor="text1"/>
          <w:sz w:val="24"/>
          <w:szCs w:val="24"/>
          <w:lang w:val="en-US" w:eastAsia="pt-BR"/>
        </w:rPr>
        <w:t xml:space="preserve">similar to the </w:t>
      </w:r>
      <w:r w:rsidRPr="00D867B3">
        <w:rPr>
          <w:rFonts w:ascii="Times New Roman" w:eastAsia="Times New Roman" w:hAnsi="Times New Roman" w:cs="Times New Roman"/>
          <w:bCs/>
          <w:color w:val="000000" w:themeColor="text1"/>
          <w:sz w:val="24"/>
          <w:szCs w:val="24"/>
          <w:lang w:val="en-US" w:eastAsia="pt-BR"/>
        </w:rPr>
        <w:t>SWAP crop files</w:t>
      </w:r>
      <w:r w:rsidR="0062234D">
        <w:rPr>
          <w:rFonts w:ascii="Times New Roman" w:eastAsia="Times New Roman" w:hAnsi="Times New Roman" w:cs="Times New Roman"/>
          <w:bCs/>
          <w:color w:val="000000" w:themeColor="text1"/>
          <w:sz w:val="24"/>
          <w:szCs w:val="24"/>
          <w:lang w:val="en-US" w:eastAsia="pt-BR"/>
        </w:rPr>
        <w:t xml:space="preserve"> (</w:t>
      </w:r>
      <w:r w:rsidR="00621E05">
        <w:rPr>
          <w:rFonts w:ascii="Times New Roman" w:eastAsia="Times New Roman" w:hAnsi="Times New Roman" w:cs="Times New Roman"/>
          <w:bCs/>
          <w:color w:val="000000" w:themeColor="text1"/>
          <w:sz w:val="24"/>
          <w:szCs w:val="24"/>
          <w:lang w:val="en-US" w:eastAsia="pt-BR"/>
        </w:rPr>
        <w:t xml:space="preserve">extension </w:t>
      </w:r>
      <w:proofErr w:type="gramStart"/>
      <w:r w:rsidR="0062234D">
        <w:rPr>
          <w:rFonts w:ascii="Times New Roman" w:eastAsia="Times New Roman" w:hAnsi="Times New Roman" w:cs="Times New Roman"/>
          <w:bCs/>
          <w:color w:val="000000" w:themeColor="text1"/>
          <w:sz w:val="24"/>
          <w:szCs w:val="24"/>
          <w:lang w:val="en-US" w:eastAsia="pt-BR"/>
        </w:rPr>
        <w:t>“.</w:t>
      </w:r>
      <w:proofErr w:type="spellStart"/>
      <w:r w:rsidR="0062234D">
        <w:rPr>
          <w:rFonts w:ascii="Times New Roman" w:eastAsia="Times New Roman" w:hAnsi="Times New Roman" w:cs="Times New Roman"/>
          <w:bCs/>
          <w:color w:val="000000" w:themeColor="text1"/>
          <w:sz w:val="24"/>
          <w:szCs w:val="24"/>
          <w:lang w:val="en-US" w:eastAsia="pt-BR"/>
        </w:rPr>
        <w:t>crp</w:t>
      </w:r>
      <w:proofErr w:type="spellEnd"/>
      <w:proofErr w:type="gramEnd"/>
      <w:r w:rsidR="0062234D">
        <w:rPr>
          <w:rFonts w:ascii="Times New Roman" w:eastAsia="Times New Roman" w:hAnsi="Times New Roman" w:cs="Times New Roman"/>
          <w:bCs/>
          <w:color w:val="000000" w:themeColor="text1"/>
          <w:sz w:val="24"/>
          <w:szCs w:val="24"/>
          <w:lang w:val="en-US" w:eastAsia="pt-BR"/>
        </w:rPr>
        <w:t>”)</w:t>
      </w:r>
      <w:r w:rsidRPr="00D867B3">
        <w:rPr>
          <w:rFonts w:ascii="Times New Roman" w:eastAsia="Times New Roman" w:hAnsi="Times New Roman" w:cs="Times New Roman"/>
          <w:bCs/>
          <w:color w:val="000000" w:themeColor="text1"/>
          <w:sz w:val="24"/>
          <w:szCs w:val="24"/>
          <w:lang w:val="en-US" w:eastAsia="pt-BR"/>
        </w:rPr>
        <w:t>.</w:t>
      </w:r>
    </w:p>
    <w:p w14:paraId="7A0FD061" w14:textId="1BD2FCA1" w:rsidR="00D867B3" w:rsidRPr="00D867B3" w:rsidRDefault="00D867B3" w:rsidP="00D867B3">
      <w:pPr>
        <w:keepNext/>
        <w:spacing w:after="0" w:line="240" w:lineRule="auto"/>
        <w:jc w:val="both"/>
        <w:rPr>
          <w:rFonts w:ascii="Times New Roman" w:eastAsia="SimSun" w:hAnsi="Times New Roman" w:cs="Times New Roman"/>
          <w:bCs/>
          <w:szCs w:val="18"/>
          <w:lang w:val="en-US" w:eastAsia="zh-CN"/>
        </w:rPr>
      </w:pPr>
      <w:bookmarkStart w:id="259" w:name="_Ref467438030"/>
      <w:r w:rsidRPr="00D867B3">
        <w:rPr>
          <w:rFonts w:ascii="Times New Roman" w:eastAsia="SimSun" w:hAnsi="Times New Roman" w:cs="Times New Roman"/>
          <w:bCs/>
          <w:szCs w:val="18"/>
          <w:lang w:val="en-US" w:eastAsia="zh-CN"/>
        </w:rPr>
        <w:lastRenderedPageBreak/>
        <w:t xml:space="preserve">Table </w:t>
      </w:r>
      <w:r w:rsidRPr="00D867B3">
        <w:rPr>
          <w:rFonts w:ascii="Times New Roman" w:eastAsia="SimSun" w:hAnsi="Times New Roman" w:cs="Times New Roman"/>
          <w:bCs/>
          <w:szCs w:val="18"/>
          <w:lang w:eastAsia="zh-CN"/>
        </w:rPr>
        <w:fldChar w:fldCharType="begin"/>
      </w:r>
      <w:r w:rsidRPr="00D867B3">
        <w:rPr>
          <w:rFonts w:ascii="Times New Roman" w:eastAsia="SimSun" w:hAnsi="Times New Roman" w:cs="Times New Roman"/>
          <w:bCs/>
          <w:szCs w:val="18"/>
          <w:lang w:val="en-US" w:eastAsia="zh-CN"/>
        </w:rPr>
        <w:instrText xml:space="preserve"> SEQ Table \* ARABIC </w:instrText>
      </w:r>
      <w:r w:rsidRPr="00D867B3">
        <w:rPr>
          <w:rFonts w:ascii="Times New Roman" w:eastAsia="SimSun" w:hAnsi="Times New Roman" w:cs="Times New Roman"/>
          <w:bCs/>
          <w:szCs w:val="18"/>
          <w:lang w:eastAsia="zh-CN"/>
        </w:rPr>
        <w:fldChar w:fldCharType="separate"/>
      </w:r>
      <w:r w:rsidR="00EE49A4">
        <w:rPr>
          <w:rFonts w:ascii="Times New Roman" w:eastAsia="SimSun" w:hAnsi="Times New Roman" w:cs="Times New Roman"/>
          <w:bCs/>
          <w:noProof/>
          <w:szCs w:val="18"/>
          <w:lang w:val="en-US" w:eastAsia="zh-CN"/>
        </w:rPr>
        <w:t>2</w:t>
      </w:r>
      <w:r w:rsidRPr="00D867B3">
        <w:rPr>
          <w:rFonts w:ascii="Times New Roman" w:eastAsia="SimSun" w:hAnsi="Times New Roman" w:cs="Times New Roman"/>
          <w:bCs/>
          <w:noProof/>
          <w:szCs w:val="18"/>
          <w:lang w:eastAsia="zh-CN"/>
        </w:rPr>
        <w:fldChar w:fldCharType="end"/>
      </w:r>
      <w:bookmarkEnd w:id="259"/>
      <w:r w:rsidRPr="00D867B3">
        <w:rPr>
          <w:rFonts w:ascii="Times New Roman" w:eastAsia="SimSun" w:hAnsi="Times New Roman" w:cs="Times New Roman"/>
          <w:bCs/>
          <w:noProof/>
          <w:szCs w:val="18"/>
          <w:lang w:val="en-US" w:eastAsia="zh-CN"/>
        </w:rPr>
        <w:t>. State variables linked, its description and modules in which it is used by SWAP main structure</w:t>
      </w:r>
    </w:p>
    <w:tbl>
      <w:tblPr>
        <w:tblW w:w="8941" w:type="dxa"/>
        <w:jc w:val="center"/>
        <w:tblLook w:val="04A0" w:firstRow="1" w:lastRow="0" w:firstColumn="1" w:lastColumn="0" w:noHBand="0" w:noVBand="1"/>
      </w:tblPr>
      <w:tblGrid>
        <w:gridCol w:w="961"/>
        <w:gridCol w:w="4120"/>
        <w:gridCol w:w="3860"/>
      </w:tblGrid>
      <w:tr w:rsidR="00D867B3" w:rsidRPr="00D867B3" w14:paraId="08148EBB" w14:textId="77777777" w:rsidTr="00821874">
        <w:trPr>
          <w:trHeight w:val="230"/>
          <w:jc w:val="center"/>
        </w:trPr>
        <w:tc>
          <w:tcPr>
            <w:tcW w:w="961" w:type="dxa"/>
            <w:tcBorders>
              <w:top w:val="single" w:sz="4" w:space="0" w:color="auto"/>
              <w:left w:val="nil"/>
              <w:bottom w:val="single" w:sz="4" w:space="0" w:color="auto"/>
              <w:right w:val="nil"/>
            </w:tcBorders>
            <w:shd w:val="clear" w:color="auto" w:fill="auto"/>
            <w:noWrap/>
            <w:vAlign w:val="bottom"/>
            <w:hideMark/>
          </w:tcPr>
          <w:p w14:paraId="4BBA1A31" w14:textId="77777777" w:rsidR="00D867B3" w:rsidRPr="00D867B3" w:rsidRDefault="00D867B3">
            <w:pPr>
              <w:keepNext/>
              <w:keepLines/>
              <w:spacing w:after="0" w:line="240" w:lineRule="auto"/>
              <w:rPr>
                <w:rFonts w:ascii="Times New Roman" w:eastAsia="Times New Roman" w:hAnsi="Times New Roman" w:cs="Times New Roman"/>
                <w:b/>
                <w:bCs/>
                <w:color w:val="000000"/>
                <w:sz w:val="20"/>
                <w:szCs w:val="20"/>
                <w:lang w:val="en-US"/>
              </w:rPr>
              <w:pPrChange w:id="260" w:author="Quirijn de Jong van Lier" w:date="2017-08-22T15:32:00Z">
                <w:pPr>
                  <w:spacing w:after="0" w:line="240" w:lineRule="auto"/>
                </w:pPr>
              </w:pPrChange>
            </w:pPr>
            <w:r w:rsidRPr="00D867B3">
              <w:rPr>
                <w:rFonts w:ascii="Times New Roman" w:eastAsia="Times New Roman" w:hAnsi="Times New Roman" w:cs="Times New Roman"/>
                <w:b/>
                <w:bCs/>
                <w:color w:val="000000"/>
                <w:sz w:val="20"/>
                <w:szCs w:val="20"/>
                <w:lang w:val="en-US"/>
              </w:rPr>
              <w:t>Variable</w:t>
            </w:r>
          </w:p>
        </w:tc>
        <w:tc>
          <w:tcPr>
            <w:tcW w:w="4120" w:type="dxa"/>
            <w:tcBorders>
              <w:top w:val="single" w:sz="4" w:space="0" w:color="auto"/>
              <w:left w:val="nil"/>
              <w:bottom w:val="single" w:sz="4" w:space="0" w:color="auto"/>
              <w:right w:val="nil"/>
            </w:tcBorders>
            <w:shd w:val="clear" w:color="auto" w:fill="auto"/>
            <w:noWrap/>
            <w:vAlign w:val="bottom"/>
            <w:hideMark/>
          </w:tcPr>
          <w:p w14:paraId="3D8B9481" w14:textId="77777777" w:rsidR="00D867B3" w:rsidRPr="00D867B3" w:rsidRDefault="00D867B3">
            <w:pPr>
              <w:keepNext/>
              <w:keepLines/>
              <w:spacing w:after="0" w:line="240" w:lineRule="auto"/>
              <w:rPr>
                <w:rFonts w:ascii="Times New Roman" w:eastAsia="Times New Roman" w:hAnsi="Times New Roman" w:cs="Times New Roman"/>
                <w:b/>
                <w:bCs/>
                <w:color w:val="000000"/>
                <w:sz w:val="20"/>
                <w:szCs w:val="20"/>
                <w:lang w:val="en-US"/>
              </w:rPr>
              <w:pPrChange w:id="261" w:author="Quirijn de Jong van Lier" w:date="2017-08-22T15:32:00Z">
                <w:pPr>
                  <w:spacing w:after="0" w:line="240" w:lineRule="auto"/>
                </w:pPr>
              </w:pPrChange>
            </w:pPr>
            <w:r w:rsidRPr="00D867B3">
              <w:rPr>
                <w:rFonts w:ascii="Times New Roman" w:eastAsia="Times New Roman" w:hAnsi="Times New Roman" w:cs="Times New Roman"/>
                <w:b/>
                <w:bCs/>
                <w:color w:val="000000"/>
                <w:sz w:val="20"/>
                <w:szCs w:val="20"/>
                <w:lang w:val="en-US"/>
              </w:rPr>
              <w:t>Description</w:t>
            </w:r>
          </w:p>
        </w:tc>
        <w:tc>
          <w:tcPr>
            <w:tcW w:w="3860" w:type="dxa"/>
            <w:tcBorders>
              <w:top w:val="single" w:sz="4" w:space="0" w:color="auto"/>
              <w:left w:val="nil"/>
              <w:bottom w:val="single" w:sz="4" w:space="0" w:color="auto"/>
              <w:right w:val="nil"/>
            </w:tcBorders>
            <w:shd w:val="clear" w:color="auto" w:fill="auto"/>
            <w:noWrap/>
            <w:vAlign w:val="bottom"/>
            <w:hideMark/>
          </w:tcPr>
          <w:p w14:paraId="2ECCF660" w14:textId="77777777" w:rsidR="00D867B3" w:rsidRPr="00D867B3" w:rsidRDefault="00D867B3">
            <w:pPr>
              <w:keepNext/>
              <w:keepLines/>
              <w:spacing w:after="0" w:line="240" w:lineRule="auto"/>
              <w:rPr>
                <w:rFonts w:ascii="Times New Roman" w:eastAsia="Times New Roman" w:hAnsi="Times New Roman" w:cs="Times New Roman"/>
                <w:b/>
                <w:bCs/>
                <w:color w:val="000000"/>
                <w:sz w:val="20"/>
                <w:szCs w:val="20"/>
                <w:lang w:val="en-US"/>
              </w:rPr>
              <w:pPrChange w:id="262" w:author="Quirijn de Jong van Lier" w:date="2017-08-22T15:32:00Z">
                <w:pPr>
                  <w:spacing w:after="0" w:line="240" w:lineRule="auto"/>
                </w:pPr>
              </w:pPrChange>
            </w:pPr>
            <w:r w:rsidRPr="00D867B3">
              <w:rPr>
                <w:rFonts w:ascii="Times New Roman" w:eastAsia="Times New Roman" w:hAnsi="Times New Roman" w:cs="Times New Roman"/>
                <w:b/>
                <w:bCs/>
                <w:color w:val="000000"/>
                <w:sz w:val="20"/>
                <w:szCs w:val="20"/>
                <w:lang w:val="en-US"/>
              </w:rPr>
              <w:t>Module</w:t>
            </w:r>
          </w:p>
        </w:tc>
      </w:tr>
      <w:tr w:rsidR="00D867B3" w:rsidRPr="00D867B3" w14:paraId="393FA410"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7B444D9"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3"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Pleng</w:t>
            </w:r>
            <w:proofErr w:type="spellEnd"/>
          </w:p>
        </w:tc>
        <w:tc>
          <w:tcPr>
            <w:tcW w:w="4120" w:type="dxa"/>
            <w:tcBorders>
              <w:top w:val="nil"/>
              <w:left w:val="nil"/>
              <w:bottom w:val="nil"/>
              <w:right w:val="nil"/>
            </w:tcBorders>
            <w:shd w:val="clear" w:color="auto" w:fill="auto"/>
            <w:noWrap/>
            <w:vAlign w:val="bottom"/>
            <w:hideMark/>
          </w:tcPr>
          <w:p w14:paraId="79C1F30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4"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Plant Height</w:t>
            </w:r>
          </w:p>
        </w:tc>
        <w:tc>
          <w:tcPr>
            <w:tcW w:w="3860" w:type="dxa"/>
            <w:tcBorders>
              <w:top w:val="nil"/>
              <w:left w:val="nil"/>
              <w:bottom w:val="nil"/>
              <w:right w:val="nil"/>
            </w:tcBorders>
            <w:shd w:val="clear" w:color="auto" w:fill="auto"/>
            <w:noWrap/>
            <w:vAlign w:val="bottom"/>
            <w:hideMark/>
          </w:tcPr>
          <w:p w14:paraId="209618B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5"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1E19D9DD"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5985C36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6"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Llength</w:t>
            </w:r>
            <w:proofErr w:type="spellEnd"/>
          </w:p>
        </w:tc>
        <w:tc>
          <w:tcPr>
            <w:tcW w:w="4120" w:type="dxa"/>
            <w:tcBorders>
              <w:top w:val="nil"/>
              <w:left w:val="nil"/>
              <w:bottom w:val="nil"/>
              <w:right w:val="nil"/>
            </w:tcBorders>
            <w:shd w:val="clear" w:color="auto" w:fill="auto"/>
            <w:noWrap/>
            <w:vAlign w:val="bottom"/>
            <w:hideMark/>
          </w:tcPr>
          <w:p w14:paraId="7BA5BB66"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7"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Leaf Length</w:t>
            </w:r>
          </w:p>
        </w:tc>
        <w:tc>
          <w:tcPr>
            <w:tcW w:w="3860" w:type="dxa"/>
            <w:tcBorders>
              <w:top w:val="nil"/>
              <w:left w:val="nil"/>
              <w:bottom w:val="nil"/>
              <w:right w:val="nil"/>
            </w:tcBorders>
            <w:shd w:val="clear" w:color="auto" w:fill="auto"/>
            <w:noWrap/>
            <w:vAlign w:val="bottom"/>
            <w:hideMark/>
          </w:tcPr>
          <w:p w14:paraId="201343B9"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8"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70717ECA"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60C7BBF7"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69"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Lai</w:t>
            </w:r>
          </w:p>
        </w:tc>
        <w:tc>
          <w:tcPr>
            <w:tcW w:w="4120" w:type="dxa"/>
            <w:tcBorders>
              <w:top w:val="nil"/>
              <w:left w:val="nil"/>
              <w:bottom w:val="nil"/>
              <w:right w:val="nil"/>
            </w:tcBorders>
            <w:shd w:val="clear" w:color="auto" w:fill="auto"/>
            <w:noWrap/>
            <w:vAlign w:val="bottom"/>
            <w:hideMark/>
          </w:tcPr>
          <w:p w14:paraId="6982D3E9"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0"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Leaf Area Index</w:t>
            </w:r>
          </w:p>
        </w:tc>
        <w:tc>
          <w:tcPr>
            <w:tcW w:w="3860" w:type="dxa"/>
            <w:tcBorders>
              <w:top w:val="nil"/>
              <w:left w:val="nil"/>
              <w:bottom w:val="nil"/>
              <w:right w:val="nil"/>
            </w:tcBorders>
            <w:shd w:val="clear" w:color="auto" w:fill="auto"/>
            <w:noWrap/>
            <w:vAlign w:val="bottom"/>
            <w:hideMark/>
          </w:tcPr>
          <w:p w14:paraId="5B088209"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1"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5A280592"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4D19FE5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2"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rld</w:t>
            </w:r>
            <w:proofErr w:type="spellEnd"/>
            <w:r w:rsidRPr="00D867B3">
              <w:rPr>
                <w:rFonts w:ascii="Times New Roman" w:eastAsia="Times New Roman" w:hAnsi="Times New Roman" w:cs="Times New Roman"/>
                <w:color w:val="000000"/>
                <w:sz w:val="20"/>
                <w:szCs w:val="20"/>
                <w:lang w:val="en-US"/>
              </w:rPr>
              <w:t>(</w:t>
            </w:r>
            <w:proofErr w:type="spellStart"/>
            <w:r w:rsidRPr="00D867B3">
              <w:rPr>
                <w:rFonts w:ascii="Times New Roman" w:eastAsia="Times New Roman" w:hAnsi="Times New Roman" w:cs="Times New Roman"/>
                <w:color w:val="000000"/>
                <w:sz w:val="20"/>
                <w:szCs w:val="20"/>
                <w:lang w:val="en-US"/>
              </w:rPr>
              <w:t>i</w:t>
            </w:r>
            <w:proofErr w:type="spellEnd"/>
            <w:r w:rsidRPr="00D867B3">
              <w:rPr>
                <w:rFonts w:ascii="Times New Roman" w:eastAsia="Times New Roman" w:hAnsi="Times New Roman" w:cs="Times New Roman"/>
                <w:color w:val="000000"/>
                <w:sz w:val="20"/>
                <w:szCs w:val="20"/>
                <w:lang w:val="en-US"/>
              </w:rPr>
              <w:t>)</w:t>
            </w:r>
          </w:p>
        </w:tc>
        <w:tc>
          <w:tcPr>
            <w:tcW w:w="4120" w:type="dxa"/>
            <w:tcBorders>
              <w:top w:val="nil"/>
              <w:left w:val="nil"/>
              <w:bottom w:val="nil"/>
              <w:right w:val="nil"/>
            </w:tcBorders>
            <w:shd w:val="clear" w:color="auto" w:fill="auto"/>
            <w:noWrap/>
            <w:vAlign w:val="bottom"/>
            <w:hideMark/>
          </w:tcPr>
          <w:p w14:paraId="793E823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3"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Root Length Density array(</w:t>
            </w:r>
            <w:proofErr w:type="spellStart"/>
            <w:r w:rsidRPr="00D867B3">
              <w:rPr>
                <w:rFonts w:ascii="Times New Roman" w:eastAsia="Times New Roman" w:hAnsi="Times New Roman" w:cs="Times New Roman"/>
                <w:color w:val="000000"/>
                <w:sz w:val="20"/>
                <w:szCs w:val="20"/>
                <w:lang w:val="en-US"/>
              </w:rPr>
              <w:t>i</w:t>
            </w:r>
            <w:proofErr w:type="spellEnd"/>
            <w:r w:rsidRPr="00D867B3">
              <w:rPr>
                <w:rFonts w:ascii="Times New Roman" w:eastAsia="Times New Roman" w:hAnsi="Times New Roman" w:cs="Times New Roman"/>
                <w:color w:val="000000"/>
                <w:sz w:val="20"/>
                <w:szCs w:val="20"/>
                <w:lang w:val="en-US"/>
              </w:rPr>
              <w:t>)</w:t>
            </w:r>
          </w:p>
        </w:tc>
        <w:tc>
          <w:tcPr>
            <w:tcW w:w="3860" w:type="dxa"/>
            <w:tcBorders>
              <w:top w:val="nil"/>
              <w:left w:val="nil"/>
              <w:bottom w:val="nil"/>
              <w:right w:val="nil"/>
            </w:tcBorders>
            <w:shd w:val="clear" w:color="auto" w:fill="auto"/>
            <w:noWrap/>
            <w:vAlign w:val="bottom"/>
            <w:hideMark/>
          </w:tcPr>
          <w:p w14:paraId="6E15ECBD"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4"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28875A93"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4C6A9611"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5"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Rdi</w:t>
            </w:r>
            <w:proofErr w:type="spellEnd"/>
          </w:p>
        </w:tc>
        <w:tc>
          <w:tcPr>
            <w:tcW w:w="4120" w:type="dxa"/>
            <w:tcBorders>
              <w:top w:val="nil"/>
              <w:left w:val="nil"/>
              <w:bottom w:val="nil"/>
              <w:right w:val="nil"/>
            </w:tcBorders>
            <w:shd w:val="clear" w:color="auto" w:fill="auto"/>
            <w:noWrap/>
            <w:vAlign w:val="bottom"/>
            <w:hideMark/>
          </w:tcPr>
          <w:p w14:paraId="300BF6D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6"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Initial Root Depth</w:t>
            </w:r>
          </w:p>
        </w:tc>
        <w:tc>
          <w:tcPr>
            <w:tcW w:w="3860" w:type="dxa"/>
            <w:tcBorders>
              <w:top w:val="nil"/>
              <w:left w:val="nil"/>
              <w:bottom w:val="nil"/>
              <w:right w:val="nil"/>
            </w:tcBorders>
            <w:shd w:val="clear" w:color="auto" w:fill="auto"/>
            <w:noWrap/>
            <w:vAlign w:val="bottom"/>
            <w:hideMark/>
          </w:tcPr>
          <w:p w14:paraId="5608BEAA"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7"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59B1B325"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6BAA7292"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8"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Rdm</w:t>
            </w:r>
            <w:proofErr w:type="spellEnd"/>
          </w:p>
        </w:tc>
        <w:tc>
          <w:tcPr>
            <w:tcW w:w="4120" w:type="dxa"/>
            <w:tcBorders>
              <w:top w:val="nil"/>
              <w:left w:val="nil"/>
              <w:bottom w:val="nil"/>
              <w:right w:val="nil"/>
            </w:tcBorders>
            <w:shd w:val="clear" w:color="auto" w:fill="auto"/>
            <w:noWrap/>
            <w:vAlign w:val="bottom"/>
            <w:hideMark/>
          </w:tcPr>
          <w:p w14:paraId="04FA3B96"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79"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Maximum Root Depth</w:t>
            </w:r>
          </w:p>
        </w:tc>
        <w:tc>
          <w:tcPr>
            <w:tcW w:w="3860" w:type="dxa"/>
            <w:tcBorders>
              <w:top w:val="nil"/>
              <w:left w:val="nil"/>
              <w:bottom w:val="nil"/>
              <w:right w:val="nil"/>
            </w:tcBorders>
            <w:shd w:val="clear" w:color="auto" w:fill="auto"/>
            <w:noWrap/>
            <w:vAlign w:val="bottom"/>
            <w:hideMark/>
          </w:tcPr>
          <w:p w14:paraId="0ECC9661"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0"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197866D6"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1327D3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Rd</w:t>
            </w:r>
          </w:p>
        </w:tc>
        <w:tc>
          <w:tcPr>
            <w:tcW w:w="4120" w:type="dxa"/>
            <w:tcBorders>
              <w:top w:val="nil"/>
              <w:left w:val="nil"/>
              <w:bottom w:val="nil"/>
              <w:right w:val="nil"/>
            </w:tcBorders>
            <w:shd w:val="clear" w:color="auto" w:fill="auto"/>
            <w:noWrap/>
            <w:vAlign w:val="bottom"/>
            <w:hideMark/>
          </w:tcPr>
          <w:p w14:paraId="58FA7A99"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2"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Actual Root Depth</w:t>
            </w:r>
          </w:p>
        </w:tc>
        <w:tc>
          <w:tcPr>
            <w:tcW w:w="3860" w:type="dxa"/>
            <w:tcBorders>
              <w:top w:val="nil"/>
              <w:left w:val="nil"/>
              <w:bottom w:val="nil"/>
              <w:right w:val="nil"/>
            </w:tcBorders>
            <w:shd w:val="clear" w:color="auto" w:fill="auto"/>
            <w:noWrap/>
            <w:vAlign w:val="bottom"/>
            <w:hideMark/>
          </w:tcPr>
          <w:p w14:paraId="1C3E34B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3"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4253EFEF"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3B0DCEDF"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4"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Rdctb</w:t>
            </w:r>
            <w:proofErr w:type="spellEnd"/>
          </w:p>
        </w:tc>
        <w:tc>
          <w:tcPr>
            <w:tcW w:w="4120" w:type="dxa"/>
            <w:tcBorders>
              <w:top w:val="nil"/>
              <w:left w:val="nil"/>
              <w:bottom w:val="nil"/>
              <w:right w:val="nil"/>
            </w:tcBorders>
            <w:shd w:val="clear" w:color="auto" w:fill="auto"/>
            <w:noWrap/>
            <w:vAlign w:val="bottom"/>
            <w:hideMark/>
          </w:tcPr>
          <w:p w14:paraId="1BC62485"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5"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Relative Root Density</w:t>
            </w:r>
          </w:p>
        </w:tc>
        <w:tc>
          <w:tcPr>
            <w:tcW w:w="3860" w:type="dxa"/>
            <w:tcBorders>
              <w:top w:val="nil"/>
              <w:left w:val="nil"/>
              <w:bottom w:val="nil"/>
              <w:right w:val="nil"/>
            </w:tcBorders>
            <w:shd w:val="clear" w:color="auto" w:fill="auto"/>
            <w:noWrap/>
            <w:vAlign w:val="bottom"/>
            <w:hideMark/>
          </w:tcPr>
          <w:p w14:paraId="1B73BE30"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6"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08B39B77"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29287C0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7"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Kdif</w:t>
            </w:r>
            <w:proofErr w:type="spellEnd"/>
          </w:p>
        </w:tc>
        <w:tc>
          <w:tcPr>
            <w:tcW w:w="4120" w:type="dxa"/>
            <w:tcBorders>
              <w:top w:val="nil"/>
              <w:left w:val="nil"/>
              <w:bottom w:val="nil"/>
              <w:right w:val="nil"/>
            </w:tcBorders>
            <w:shd w:val="clear" w:color="auto" w:fill="auto"/>
            <w:noWrap/>
            <w:vAlign w:val="bottom"/>
            <w:hideMark/>
          </w:tcPr>
          <w:p w14:paraId="112A7747"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8"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Extinction coefficient for diffuse visible light</w:t>
            </w:r>
          </w:p>
        </w:tc>
        <w:tc>
          <w:tcPr>
            <w:tcW w:w="3860" w:type="dxa"/>
            <w:tcBorders>
              <w:top w:val="nil"/>
              <w:left w:val="nil"/>
              <w:bottom w:val="nil"/>
              <w:right w:val="nil"/>
            </w:tcBorders>
            <w:shd w:val="clear" w:color="auto" w:fill="auto"/>
            <w:noWrap/>
            <w:vAlign w:val="bottom"/>
            <w:hideMark/>
          </w:tcPr>
          <w:p w14:paraId="252E9FC2"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89"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p>
        </w:tc>
      </w:tr>
      <w:tr w:rsidR="00D867B3" w:rsidRPr="00D867B3" w14:paraId="54B1160B"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6D5FCA5E"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0"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Kdir</w:t>
            </w:r>
            <w:proofErr w:type="spellEnd"/>
          </w:p>
        </w:tc>
        <w:tc>
          <w:tcPr>
            <w:tcW w:w="4120" w:type="dxa"/>
            <w:tcBorders>
              <w:top w:val="nil"/>
              <w:left w:val="nil"/>
              <w:bottom w:val="nil"/>
              <w:right w:val="nil"/>
            </w:tcBorders>
            <w:shd w:val="clear" w:color="auto" w:fill="auto"/>
            <w:noWrap/>
            <w:vAlign w:val="bottom"/>
            <w:hideMark/>
          </w:tcPr>
          <w:p w14:paraId="0EE3637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Extinction coefficient for direct visible light</w:t>
            </w:r>
          </w:p>
        </w:tc>
        <w:tc>
          <w:tcPr>
            <w:tcW w:w="3860" w:type="dxa"/>
            <w:tcBorders>
              <w:top w:val="nil"/>
              <w:left w:val="nil"/>
              <w:bottom w:val="nil"/>
              <w:right w:val="nil"/>
            </w:tcBorders>
            <w:shd w:val="clear" w:color="auto" w:fill="auto"/>
            <w:noWrap/>
            <w:vAlign w:val="bottom"/>
            <w:hideMark/>
          </w:tcPr>
          <w:p w14:paraId="446AEA7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2"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p>
        </w:tc>
      </w:tr>
      <w:tr w:rsidR="00D867B3" w:rsidRPr="00D867B3" w14:paraId="0CF77DF2"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28A77CCA"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3"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Albedo</w:t>
            </w:r>
          </w:p>
        </w:tc>
        <w:tc>
          <w:tcPr>
            <w:tcW w:w="4120" w:type="dxa"/>
            <w:tcBorders>
              <w:top w:val="nil"/>
              <w:left w:val="nil"/>
              <w:bottom w:val="nil"/>
              <w:right w:val="nil"/>
            </w:tcBorders>
            <w:shd w:val="clear" w:color="auto" w:fill="auto"/>
            <w:noWrap/>
            <w:vAlign w:val="bottom"/>
            <w:hideMark/>
          </w:tcPr>
          <w:p w14:paraId="3C6B0E3A"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4"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Crop reflection coefficient</w:t>
            </w:r>
          </w:p>
        </w:tc>
        <w:tc>
          <w:tcPr>
            <w:tcW w:w="3860" w:type="dxa"/>
            <w:tcBorders>
              <w:top w:val="nil"/>
              <w:left w:val="nil"/>
              <w:bottom w:val="nil"/>
              <w:right w:val="nil"/>
            </w:tcBorders>
            <w:shd w:val="clear" w:color="auto" w:fill="auto"/>
            <w:noWrap/>
            <w:vAlign w:val="bottom"/>
            <w:hideMark/>
          </w:tcPr>
          <w:p w14:paraId="720D8D6D"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5"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7C3FB570"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0DA75D65"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6"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Rsc</w:t>
            </w:r>
            <w:proofErr w:type="spellEnd"/>
          </w:p>
        </w:tc>
        <w:tc>
          <w:tcPr>
            <w:tcW w:w="4120" w:type="dxa"/>
            <w:tcBorders>
              <w:top w:val="nil"/>
              <w:left w:val="nil"/>
              <w:bottom w:val="nil"/>
              <w:right w:val="nil"/>
            </w:tcBorders>
            <w:shd w:val="clear" w:color="auto" w:fill="auto"/>
            <w:noWrap/>
            <w:vAlign w:val="bottom"/>
            <w:hideMark/>
          </w:tcPr>
          <w:p w14:paraId="68B6B32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7"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Minimum canopy resistance of dry crop</w:t>
            </w:r>
          </w:p>
        </w:tc>
        <w:tc>
          <w:tcPr>
            <w:tcW w:w="3860" w:type="dxa"/>
            <w:tcBorders>
              <w:top w:val="nil"/>
              <w:left w:val="nil"/>
              <w:bottom w:val="nil"/>
              <w:right w:val="nil"/>
            </w:tcBorders>
            <w:shd w:val="clear" w:color="auto" w:fill="auto"/>
            <w:noWrap/>
            <w:vAlign w:val="bottom"/>
            <w:hideMark/>
          </w:tcPr>
          <w:p w14:paraId="440483C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8"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ET</w:t>
            </w:r>
          </w:p>
        </w:tc>
      </w:tr>
      <w:tr w:rsidR="00D867B3" w:rsidRPr="00D867B3" w14:paraId="093D5694"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3320959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299"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Rsw</w:t>
            </w:r>
            <w:proofErr w:type="spellEnd"/>
          </w:p>
        </w:tc>
        <w:tc>
          <w:tcPr>
            <w:tcW w:w="4120" w:type="dxa"/>
            <w:tcBorders>
              <w:top w:val="nil"/>
              <w:left w:val="nil"/>
              <w:bottom w:val="nil"/>
              <w:right w:val="nil"/>
            </w:tcBorders>
            <w:shd w:val="clear" w:color="auto" w:fill="auto"/>
            <w:noWrap/>
            <w:vAlign w:val="bottom"/>
            <w:hideMark/>
          </w:tcPr>
          <w:p w14:paraId="04172D67"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0"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Canopy resistance of intercepted water</w:t>
            </w:r>
          </w:p>
        </w:tc>
        <w:tc>
          <w:tcPr>
            <w:tcW w:w="3860" w:type="dxa"/>
            <w:tcBorders>
              <w:top w:val="nil"/>
              <w:left w:val="nil"/>
              <w:bottom w:val="nil"/>
              <w:right w:val="nil"/>
            </w:tcBorders>
            <w:shd w:val="clear" w:color="auto" w:fill="auto"/>
            <w:noWrap/>
            <w:vAlign w:val="bottom"/>
            <w:hideMark/>
          </w:tcPr>
          <w:p w14:paraId="08358BB5"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ET</w:t>
            </w:r>
          </w:p>
        </w:tc>
      </w:tr>
      <w:tr w:rsidR="00D867B3" w:rsidRPr="00D867B3" w14:paraId="44CAF944"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12F2B9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2"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Tmx</w:t>
            </w:r>
            <w:proofErr w:type="spellEnd"/>
          </w:p>
        </w:tc>
        <w:tc>
          <w:tcPr>
            <w:tcW w:w="4120" w:type="dxa"/>
            <w:tcBorders>
              <w:top w:val="nil"/>
              <w:left w:val="nil"/>
              <w:bottom w:val="nil"/>
              <w:right w:val="nil"/>
            </w:tcBorders>
            <w:shd w:val="clear" w:color="auto" w:fill="auto"/>
            <w:noWrap/>
            <w:vAlign w:val="bottom"/>
            <w:hideMark/>
          </w:tcPr>
          <w:p w14:paraId="59A8A9DB"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3"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Maximum Air Temperature</w:t>
            </w:r>
          </w:p>
        </w:tc>
        <w:tc>
          <w:tcPr>
            <w:tcW w:w="3860" w:type="dxa"/>
            <w:tcBorders>
              <w:top w:val="nil"/>
              <w:left w:val="nil"/>
              <w:bottom w:val="nil"/>
              <w:right w:val="nil"/>
            </w:tcBorders>
            <w:shd w:val="clear" w:color="auto" w:fill="auto"/>
            <w:noWrap/>
            <w:vAlign w:val="bottom"/>
            <w:hideMark/>
          </w:tcPr>
          <w:p w14:paraId="36891A8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4"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3B8C53CE"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39C9923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5"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Tmn</w:t>
            </w:r>
            <w:proofErr w:type="spellEnd"/>
          </w:p>
        </w:tc>
        <w:tc>
          <w:tcPr>
            <w:tcW w:w="4120" w:type="dxa"/>
            <w:tcBorders>
              <w:top w:val="nil"/>
              <w:left w:val="nil"/>
              <w:bottom w:val="nil"/>
              <w:right w:val="nil"/>
            </w:tcBorders>
            <w:shd w:val="clear" w:color="auto" w:fill="auto"/>
            <w:noWrap/>
            <w:vAlign w:val="bottom"/>
            <w:hideMark/>
          </w:tcPr>
          <w:p w14:paraId="04FA88F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6"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Minimum Air Temperature</w:t>
            </w:r>
          </w:p>
        </w:tc>
        <w:tc>
          <w:tcPr>
            <w:tcW w:w="3860" w:type="dxa"/>
            <w:tcBorders>
              <w:top w:val="nil"/>
              <w:left w:val="nil"/>
              <w:bottom w:val="nil"/>
              <w:right w:val="nil"/>
            </w:tcBorders>
            <w:shd w:val="clear" w:color="auto" w:fill="auto"/>
            <w:noWrap/>
            <w:vAlign w:val="bottom"/>
            <w:hideMark/>
          </w:tcPr>
          <w:p w14:paraId="1A654ECA"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7"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5092BAA9"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177D710"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8"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Tavg</w:t>
            </w:r>
            <w:proofErr w:type="spellEnd"/>
          </w:p>
        </w:tc>
        <w:tc>
          <w:tcPr>
            <w:tcW w:w="4120" w:type="dxa"/>
            <w:tcBorders>
              <w:top w:val="nil"/>
              <w:left w:val="nil"/>
              <w:bottom w:val="nil"/>
              <w:right w:val="nil"/>
            </w:tcBorders>
            <w:shd w:val="clear" w:color="auto" w:fill="auto"/>
            <w:noWrap/>
            <w:vAlign w:val="bottom"/>
            <w:hideMark/>
          </w:tcPr>
          <w:p w14:paraId="3D82306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09"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Average Air Temperature</w:t>
            </w:r>
          </w:p>
        </w:tc>
        <w:tc>
          <w:tcPr>
            <w:tcW w:w="3860" w:type="dxa"/>
            <w:tcBorders>
              <w:top w:val="nil"/>
              <w:left w:val="nil"/>
              <w:bottom w:val="nil"/>
              <w:right w:val="nil"/>
            </w:tcBorders>
            <w:shd w:val="clear" w:color="auto" w:fill="auto"/>
            <w:noWrap/>
            <w:vAlign w:val="bottom"/>
            <w:hideMark/>
          </w:tcPr>
          <w:p w14:paraId="4687534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0"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1A413B72"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280FC681"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Rad</w:t>
            </w:r>
          </w:p>
        </w:tc>
        <w:tc>
          <w:tcPr>
            <w:tcW w:w="4120" w:type="dxa"/>
            <w:tcBorders>
              <w:top w:val="nil"/>
              <w:left w:val="nil"/>
              <w:bottom w:val="nil"/>
              <w:right w:val="nil"/>
            </w:tcBorders>
            <w:shd w:val="clear" w:color="auto" w:fill="auto"/>
            <w:noWrap/>
            <w:vAlign w:val="bottom"/>
            <w:hideMark/>
          </w:tcPr>
          <w:p w14:paraId="003F05EE"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2"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Solar Radiation</w:t>
            </w:r>
          </w:p>
        </w:tc>
        <w:tc>
          <w:tcPr>
            <w:tcW w:w="3860" w:type="dxa"/>
            <w:tcBorders>
              <w:top w:val="nil"/>
              <w:left w:val="nil"/>
              <w:bottom w:val="nil"/>
              <w:right w:val="nil"/>
            </w:tcBorders>
            <w:shd w:val="clear" w:color="auto" w:fill="auto"/>
            <w:noWrap/>
            <w:vAlign w:val="bottom"/>
            <w:hideMark/>
          </w:tcPr>
          <w:p w14:paraId="0CD31E62"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3"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ET</w:t>
            </w:r>
          </w:p>
        </w:tc>
      </w:tr>
      <w:tr w:rsidR="00D867B3" w:rsidRPr="00D867B3" w14:paraId="60C8E113"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53923BDA"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4"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Rh</w:t>
            </w:r>
          </w:p>
        </w:tc>
        <w:tc>
          <w:tcPr>
            <w:tcW w:w="4120" w:type="dxa"/>
            <w:tcBorders>
              <w:top w:val="nil"/>
              <w:left w:val="nil"/>
              <w:bottom w:val="nil"/>
              <w:right w:val="nil"/>
            </w:tcBorders>
            <w:shd w:val="clear" w:color="auto" w:fill="auto"/>
            <w:noWrap/>
            <w:vAlign w:val="bottom"/>
            <w:hideMark/>
          </w:tcPr>
          <w:p w14:paraId="2C0EF4A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5"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Relative Humidity</w:t>
            </w:r>
          </w:p>
        </w:tc>
        <w:tc>
          <w:tcPr>
            <w:tcW w:w="3860" w:type="dxa"/>
            <w:tcBorders>
              <w:top w:val="nil"/>
              <w:left w:val="nil"/>
              <w:bottom w:val="nil"/>
              <w:right w:val="nil"/>
            </w:tcBorders>
            <w:shd w:val="clear" w:color="auto" w:fill="auto"/>
            <w:noWrap/>
            <w:vAlign w:val="bottom"/>
            <w:hideMark/>
          </w:tcPr>
          <w:p w14:paraId="54CD3DCE"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6"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ET</w:t>
            </w:r>
          </w:p>
        </w:tc>
      </w:tr>
      <w:tr w:rsidR="00D867B3" w:rsidRPr="00D867B3" w14:paraId="063A6CFD"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56F7C8F"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7"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Wind</w:t>
            </w:r>
          </w:p>
        </w:tc>
        <w:tc>
          <w:tcPr>
            <w:tcW w:w="4120" w:type="dxa"/>
            <w:tcBorders>
              <w:top w:val="nil"/>
              <w:left w:val="nil"/>
              <w:bottom w:val="nil"/>
              <w:right w:val="nil"/>
            </w:tcBorders>
            <w:shd w:val="clear" w:color="auto" w:fill="auto"/>
            <w:noWrap/>
            <w:vAlign w:val="bottom"/>
            <w:hideMark/>
          </w:tcPr>
          <w:p w14:paraId="710A279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8"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Wind Speed</w:t>
            </w:r>
          </w:p>
        </w:tc>
        <w:tc>
          <w:tcPr>
            <w:tcW w:w="3860" w:type="dxa"/>
            <w:tcBorders>
              <w:top w:val="nil"/>
              <w:left w:val="nil"/>
              <w:bottom w:val="nil"/>
              <w:right w:val="nil"/>
            </w:tcBorders>
            <w:shd w:val="clear" w:color="auto" w:fill="auto"/>
            <w:noWrap/>
            <w:vAlign w:val="bottom"/>
            <w:hideMark/>
          </w:tcPr>
          <w:p w14:paraId="2D9D4A5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19"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ET</w:t>
            </w:r>
          </w:p>
        </w:tc>
      </w:tr>
      <w:tr w:rsidR="00D867B3" w:rsidRPr="00D867B3" w14:paraId="70087BD7"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0A73D6EB"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0"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Etref</w:t>
            </w:r>
            <w:proofErr w:type="spellEnd"/>
          </w:p>
        </w:tc>
        <w:tc>
          <w:tcPr>
            <w:tcW w:w="4120" w:type="dxa"/>
            <w:tcBorders>
              <w:top w:val="nil"/>
              <w:left w:val="nil"/>
              <w:bottom w:val="nil"/>
              <w:right w:val="nil"/>
            </w:tcBorders>
            <w:shd w:val="clear" w:color="auto" w:fill="auto"/>
            <w:noWrap/>
            <w:vAlign w:val="bottom"/>
            <w:hideMark/>
          </w:tcPr>
          <w:p w14:paraId="1908A0E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Reference Evapotranspiration</w:t>
            </w:r>
          </w:p>
        </w:tc>
        <w:tc>
          <w:tcPr>
            <w:tcW w:w="3860" w:type="dxa"/>
            <w:tcBorders>
              <w:top w:val="nil"/>
              <w:left w:val="nil"/>
              <w:bottom w:val="nil"/>
              <w:right w:val="nil"/>
            </w:tcBorders>
            <w:shd w:val="clear" w:color="auto" w:fill="auto"/>
            <w:noWrap/>
            <w:vAlign w:val="bottom"/>
            <w:hideMark/>
          </w:tcPr>
          <w:p w14:paraId="7B11AC36"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2"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ET</w:t>
            </w:r>
          </w:p>
        </w:tc>
      </w:tr>
      <w:tr w:rsidR="00D867B3" w:rsidRPr="00D867B3" w14:paraId="4693FF28"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1083DA6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3"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Ptra</w:t>
            </w:r>
            <w:proofErr w:type="spellEnd"/>
          </w:p>
        </w:tc>
        <w:tc>
          <w:tcPr>
            <w:tcW w:w="4120" w:type="dxa"/>
            <w:tcBorders>
              <w:top w:val="nil"/>
              <w:left w:val="nil"/>
              <w:bottom w:val="nil"/>
              <w:right w:val="nil"/>
            </w:tcBorders>
            <w:shd w:val="clear" w:color="auto" w:fill="auto"/>
            <w:noWrap/>
            <w:vAlign w:val="bottom"/>
            <w:hideMark/>
          </w:tcPr>
          <w:p w14:paraId="2D5F29B1"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4"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Potential evapotranspiration</w:t>
            </w:r>
          </w:p>
        </w:tc>
        <w:tc>
          <w:tcPr>
            <w:tcW w:w="3860" w:type="dxa"/>
            <w:tcBorders>
              <w:top w:val="nil"/>
              <w:left w:val="nil"/>
              <w:bottom w:val="nil"/>
              <w:right w:val="nil"/>
            </w:tcBorders>
            <w:shd w:val="clear" w:color="auto" w:fill="auto"/>
            <w:noWrap/>
            <w:vAlign w:val="bottom"/>
            <w:hideMark/>
          </w:tcPr>
          <w:p w14:paraId="36CF379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5"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 xml:space="preserve">ET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44301944"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36B08BEE"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6"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Peva</w:t>
            </w:r>
            <w:proofErr w:type="spellEnd"/>
          </w:p>
        </w:tc>
        <w:tc>
          <w:tcPr>
            <w:tcW w:w="4120" w:type="dxa"/>
            <w:tcBorders>
              <w:top w:val="nil"/>
              <w:left w:val="nil"/>
              <w:bottom w:val="nil"/>
              <w:right w:val="nil"/>
            </w:tcBorders>
            <w:shd w:val="clear" w:color="auto" w:fill="auto"/>
            <w:noWrap/>
            <w:vAlign w:val="bottom"/>
            <w:hideMark/>
          </w:tcPr>
          <w:p w14:paraId="2DF5009B"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7"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Potential evaporation</w:t>
            </w:r>
          </w:p>
        </w:tc>
        <w:tc>
          <w:tcPr>
            <w:tcW w:w="3860" w:type="dxa"/>
            <w:tcBorders>
              <w:top w:val="nil"/>
              <w:left w:val="nil"/>
              <w:bottom w:val="nil"/>
              <w:right w:val="nil"/>
            </w:tcBorders>
            <w:shd w:val="clear" w:color="auto" w:fill="auto"/>
            <w:noWrap/>
            <w:vAlign w:val="bottom"/>
            <w:hideMark/>
          </w:tcPr>
          <w:p w14:paraId="2B24F74D"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8"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 xml:space="preserve">ET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7F84E533"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04462CCF"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29"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Tra</w:t>
            </w:r>
            <w:proofErr w:type="spellEnd"/>
          </w:p>
        </w:tc>
        <w:tc>
          <w:tcPr>
            <w:tcW w:w="4120" w:type="dxa"/>
            <w:tcBorders>
              <w:top w:val="nil"/>
              <w:left w:val="nil"/>
              <w:bottom w:val="nil"/>
              <w:right w:val="nil"/>
            </w:tcBorders>
            <w:shd w:val="clear" w:color="auto" w:fill="auto"/>
            <w:noWrap/>
            <w:vAlign w:val="bottom"/>
            <w:hideMark/>
          </w:tcPr>
          <w:p w14:paraId="1331B24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0"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Actual transpiration</w:t>
            </w:r>
          </w:p>
        </w:tc>
        <w:tc>
          <w:tcPr>
            <w:tcW w:w="3860" w:type="dxa"/>
            <w:tcBorders>
              <w:top w:val="nil"/>
              <w:left w:val="nil"/>
              <w:bottom w:val="nil"/>
              <w:right w:val="nil"/>
            </w:tcBorders>
            <w:shd w:val="clear" w:color="auto" w:fill="auto"/>
            <w:noWrap/>
            <w:vAlign w:val="bottom"/>
            <w:hideMark/>
          </w:tcPr>
          <w:p w14:paraId="749126A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1"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 xml:space="preserve">ET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3755F24B" w14:textId="77777777" w:rsidTr="00821874">
        <w:trPr>
          <w:trHeight w:val="230"/>
          <w:jc w:val="center"/>
        </w:trPr>
        <w:tc>
          <w:tcPr>
            <w:tcW w:w="961" w:type="dxa"/>
            <w:tcBorders>
              <w:top w:val="nil"/>
              <w:left w:val="nil"/>
              <w:bottom w:val="nil"/>
              <w:right w:val="nil"/>
            </w:tcBorders>
            <w:shd w:val="clear" w:color="auto" w:fill="auto"/>
            <w:noWrap/>
            <w:vAlign w:val="bottom"/>
            <w:hideMark/>
          </w:tcPr>
          <w:p w14:paraId="2859E491"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2"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Evap</w:t>
            </w:r>
          </w:p>
        </w:tc>
        <w:tc>
          <w:tcPr>
            <w:tcW w:w="4120" w:type="dxa"/>
            <w:tcBorders>
              <w:top w:val="nil"/>
              <w:left w:val="nil"/>
              <w:bottom w:val="nil"/>
              <w:right w:val="nil"/>
            </w:tcBorders>
            <w:shd w:val="clear" w:color="auto" w:fill="auto"/>
            <w:noWrap/>
            <w:vAlign w:val="bottom"/>
            <w:hideMark/>
          </w:tcPr>
          <w:p w14:paraId="1BA25F14"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3"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Actual soil evaporation</w:t>
            </w:r>
          </w:p>
        </w:tc>
        <w:tc>
          <w:tcPr>
            <w:tcW w:w="3860" w:type="dxa"/>
            <w:tcBorders>
              <w:top w:val="nil"/>
              <w:left w:val="nil"/>
              <w:bottom w:val="nil"/>
              <w:right w:val="nil"/>
            </w:tcBorders>
            <w:shd w:val="clear" w:color="auto" w:fill="auto"/>
            <w:noWrap/>
            <w:vAlign w:val="bottom"/>
            <w:hideMark/>
          </w:tcPr>
          <w:p w14:paraId="3F2631EC"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4"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 xml:space="preserve">ET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r w:rsidR="00D867B3" w:rsidRPr="00D867B3" w14:paraId="3BFAC99F" w14:textId="77777777" w:rsidTr="00821874">
        <w:trPr>
          <w:trHeight w:val="230"/>
          <w:jc w:val="center"/>
        </w:trPr>
        <w:tc>
          <w:tcPr>
            <w:tcW w:w="961" w:type="dxa"/>
            <w:tcBorders>
              <w:top w:val="nil"/>
              <w:left w:val="nil"/>
              <w:bottom w:val="single" w:sz="4" w:space="0" w:color="auto"/>
              <w:right w:val="nil"/>
            </w:tcBorders>
            <w:shd w:val="clear" w:color="auto" w:fill="auto"/>
            <w:noWrap/>
            <w:vAlign w:val="bottom"/>
            <w:hideMark/>
          </w:tcPr>
          <w:p w14:paraId="773CECA0"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5"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h(</w:t>
            </w:r>
            <w:proofErr w:type="spellStart"/>
            <w:r w:rsidRPr="00D867B3">
              <w:rPr>
                <w:rFonts w:ascii="Times New Roman" w:eastAsia="Times New Roman" w:hAnsi="Times New Roman" w:cs="Times New Roman"/>
                <w:color w:val="000000"/>
                <w:sz w:val="20"/>
                <w:szCs w:val="20"/>
                <w:lang w:val="en-US"/>
              </w:rPr>
              <w:t>i</w:t>
            </w:r>
            <w:proofErr w:type="spellEnd"/>
            <w:r w:rsidRPr="00D867B3">
              <w:rPr>
                <w:rFonts w:ascii="Times New Roman" w:eastAsia="Times New Roman" w:hAnsi="Times New Roman" w:cs="Times New Roman"/>
                <w:color w:val="000000"/>
                <w:sz w:val="20"/>
                <w:szCs w:val="20"/>
                <w:lang w:val="en-US"/>
              </w:rPr>
              <w:t>)</w:t>
            </w:r>
          </w:p>
        </w:tc>
        <w:tc>
          <w:tcPr>
            <w:tcW w:w="4120" w:type="dxa"/>
            <w:tcBorders>
              <w:top w:val="nil"/>
              <w:left w:val="nil"/>
              <w:bottom w:val="single" w:sz="4" w:space="0" w:color="auto"/>
              <w:right w:val="nil"/>
            </w:tcBorders>
            <w:shd w:val="clear" w:color="auto" w:fill="auto"/>
            <w:noWrap/>
            <w:vAlign w:val="bottom"/>
            <w:hideMark/>
          </w:tcPr>
          <w:p w14:paraId="774EBDF8"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6" w:author="Quirijn de Jong van Lier" w:date="2017-08-22T15:32:00Z">
                <w:pPr>
                  <w:spacing w:after="0" w:line="240" w:lineRule="auto"/>
                </w:pPr>
              </w:pPrChange>
            </w:pPr>
            <w:r w:rsidRPr="00D867B3">
              <w:rPr>
                <w:rFonts w:ascii="Times New Roman" w:eastAsia="Times New Roman" w:hAnsi="Times New Roman" w:cs="Times New Roman"/>
                <w:color w:val="000000"/>
                <w:sz w:val="20"/>
                <w:szCs w:val="20"/>
                <w:lang w:val="en-US"/>
              </w:rPr>
              <w:t>Soil water pressure head array(</w:t>
            </w:r>
            <w:proofErr w:type="spellStart"/>
            <w:r w:rsidRPr="00D867B3">
              <w:rPr>
                <w:rFonts w:ascii="Times New Roman" w:eastAsia="Times New Roman" w:hAnsi="Times New Roman" w:cs="Times New Roman"/>
                <w:color w:val="000000"/>
                <w:sz w:val="20"/>
                <w:szCs w:val="20"/>
                <w:lang w:val="en-US"/>
              </w:rPr>
              <w:t>i</w:t>
            </w:r>
            <w:proofErr w:type="spellEnd"/>
            <w:r w:rsidRPr="00D867B3">
              <w:rPr>
                <w:rFonts w:ascii="Times New Roman" w:eastAsia="Times New Roman" w:hAnsi="Times New Roman" w:cs="Times New Roman"/>
                <w:color w:val="000000"/>
                <w:sz w:val="20"/>
                <w:szCs w:val="20"/>
                <w:lang w:val="en-US"/>
              </w:rPr>
              <w:t>)</w:t>
            </w:r>
          </w:p>
        </w:tc>
        <w:tc>
          <w:tcPr>
            <w:tcW w:w="3860" w:type="dxa"/>
            <w:tcBorders>
              <w:top w:val="nil"/>
              <w:left w:val="nil"/>
              <w:bottom w:val="single" w:sz="4" w:space="0" w:color="auto"/>
              <w:right w:val="nil"/>
            </w:tcBorders>
            <w:shd w:val="clear" w:color="auto" w:fill="auto"/>
            <w:noWrap/>
            <w:vAlign w:val="bottom"/>
            <w:hideMark/>
          </w:tcPr>
          <w:p w14:paraId="22DAB913" w14:textId="77777777" w:rsidR="00D867B3" w:rsidRPr="00D867B3" w:rsidRDefault="00D867B3">
            <w:pPr>
              <w:keepNext/>
              <w:keepLines/>
              <w:spacing w:after="0" w:line="240" w:lineRule="auto"/>
              <w:rPr>
                <w:rFonts w:ascii="Times New Roman" w:eastAsia="Times New Roman" w:hAnsi="Times New Roman" w:cs="Times New Roman"/>
                <w:color w:val="000000"/>
                <w:sz w:val="20"/>
                <w:szCs w:val="20"/>
                <w:lang w:val="en-US"/>
              </w:rPr>
              <w:pPrChange w:id="337" w:author="Quirijn de Jong van Lier" w:date="2017-08-22T15:32:00Z">
                <w:pPr>
                  <w:spacing w:after="0" w:line="240" w:lineRule="auto"/>
                </w:pPr>
              </w:pPrChange>
            </w:pPr>
            <w:proofErr w:type="spellStart"/>
            <w:r w:rsidRPr="00D867B3">
              <w:rPr>
                <w:rFonts w:ascii="Times New Roman" w:eastAsia="Times New Roman" w:hAnsi="Times New Roman" w:cs="Times New Roman"/>
                <w:color w:val="000000"/>
                <w:sz w:val="20"/>
                <w:szCs w:val="20"/>
                <w:lang w:val="en-US"/>
              </w:rPr>
              <w:t>CropGrowth</w:t>
            </w:r>
            <w:proofErr w:type="spellEnd"/>
            <w:r w:rsidRPr="00D867B3">
              <w:rPr>
                <w:rFonts w:ascii="Times New Roman" w:eastAsia="Times New Roman" w:hAnsi="Times New Roman" w:cs="Times New Roman"/>
                <w:color w:val="000000"/>
                <w:sz w:val="20"/>
                <w:szCs w:val="20"/>
                <w:lang w:val="en-US"/>
              </w:rPr>
              <w:t xml:space="preserve"> and </w:t>
            </w:r>
            <w:proofErr w:type="spellStart"/>
            <w:r w:rsidRPr="00D867B3">
              <w:rPr>
                <w:rFonts w:ascii="Times New Roman" w:eastAsia="Times New Roman" w:hAnsi="Times New Roman" w:cs="Times New Roman"/>
                <w:color w:val="000000"/>
                <w:sz w:val="20"/>
                <w:szCs w:val="20"/>
                <w:lang w:val="en-US"/>
              </w:rPr>
              <w:t>RootWaterUptake</w:t>
            </w:r>
            <w:proofErr w:type="spellEnd"/>
          </w:p>
        </w:tc>
      </w:tr>
    </w:tbl>
    <w:p w14:paraId="1F15A9B0" w14:textId="77777777" w:rsidR="00D867B3" w:rsidRPr="00D867B3" w:rsidRDefault="00D867B3" w:rsidP="00D867B3">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0C1C957E" w14:textId="25983519" w:rsidR="004103BB" w:rsidRDefault="005D5A0D" w:rsidP="00EE49A4">
      <w:pPr>
        <w:pStyle w:val="Default"/>
        <w:spacing w:line="480" w:lineRule="auto"/>
        <w:ind w:firstLine="900"/>
        <w:jc w:val="both"/>
        <w:rPr>
          <w:rFonts w:eastAsia="Times New Roman"/>
          <w:color w:val="000000" w:themeColor="text1"/>
          <w:lang w:val="en-US" w:eastAsia="pt-BR"/>
        </w:rPr>
      </w:pPr>
      <w:r>
        <w:rPr>
          <w:rFonts w:eastAsia="Times New Roman"/>
          <w:color w:val="000000" w:themeColor="text1"/>
          <w:lang w:val="en-US" w:eastAsia="pt-BR"/>
        </w:rPr>
        <w:t xml:space="preserve">The </w:t>
      </w:r>
      <w:ins w:id="338" w:author="Quirijn de Jong van Lier" w:date="2017-08-22T15:42:00Z">
        <w:r w:rsidR="006F14AB">
          <w:rPr>
            <w:rFonts w:eastAsia="Times New Roman"/>
            <w:color w:val="000000" w:themeColor="text1"/>
            <w:lang w:val="en-US" w:eastAsia="pt-BR"/>
          </w:rPr>
          <w:t xml:space="preserve">ability of the </w:t>
        </w:r>
      </w:ins>
      <w:r>
        <w:rPr>
          <w:rFonts w:eastAsia="Times New Roman"/>
          <w:color w:val="000000" w:themeColor="text1"/>
          <w:lang w:val="en-US" w:eastAsia="pt-BR"/>
        </w:rPr>
        <w:t xml:space="preserve">coupled </w:t>
      </w:r>
      <w:r w:rsidR="00F40591">
        <w:rPr>
          <w:rFonts w:eastAsia="Times New Roman"/>
          <w:color w:val="000000" w:themeColor="text1"/>
          <w:lang w:val="en-US" w:eastAsia="pt-BR"/>
        </w:rPr>
        <w:t xml:space="preserve">SAMUCA-SWAP </w:t>
      </w:r>
      <w:r>
        <w:rPr>
          <w:rFonts w:eastAsia="Times New Roman"/>
          <w:color w:val="000000" w:themeColor="text1"/>
          <w:lang w:val="en-US" w:eastAsia="pt-BR"/>
        </w:rPr>
        <w:t xml:space="preserve">model </w:t>
      </w:r>
      <w:del w:id="339" w:author="Quirijn de Jong van Lier" w:date="2017-08-22T15:42:00Z">
        <w:r w:rsidR="005430C8" w:rsidDel="006F14AB">
          <w:rPr>
            <w:rFonts w:eastAsia="Times New Roman"/>
            <w:color w:val="000000" w:themeColor="text1"/>
            <w:lang w:val="en-US" w:eastAsia="pt-BR"/>
          </w:rPr>
          <w:delText xml:space="preserve">ability </w:delText>
        </w:r>
      </w:del>
      <w:r w:rsidR="005430C8">
        <w:rPr>
          <w:rFonts w:eastAsia="Times New Roman"/>
          <w:color w:val="000000" w:themeColor="text1"/>
          <w:lang w:val="en-US" w:eastAsia="pt-BR"/>
        </w:rPr>
        <w:t xml:space="preserve">to simulate crop yield and its components and the soil-plant atmosphere dynamics </w:t>
      </w:r>
      <w:r w:rsidR="00CE1399">
        <w:rPr>
          <w:rFonts w:eastAsia="Times New Roman"/>
          <w:color w:val="000000" w:themeColor="text1"/>
          <w:lang w:val="en-US" w:eastAsia="pt-BR"/>
        </w:rPr>
        <w:t xml:space="preserve">was </w:t>
      </w:r>
      <w:ins w:id="340" w:author="Quirijn de Jong van Lier" w:date="2017-08-22T15:42:00Z">
        <w:r w:rsidR="00094EF8">
          <w:rPr>
            <w:rFonts w:eastAsia="Times New Roman"/>
            <w:color w:val="000000" w:themeColor="text1"/>
            <w:lang w:val="en-US" w:eastAsia="pt-BR"/>
          </w:rPr>
          <w:t xml:space="preserve">calibrated, </w:t>
        </w:r>
      </w:ins>
      <w:r w:rsidR="00CE1399">
        <w:rPr>
          <w:rFonts w:eastAsia="Times New Roman"/>
          <w:color w:val="000000" w:themeColor="text1"/>
          <w:lang w:val="en-US" w:eastAsia="pt-BR"/>
        </w:rPr>
        <w:t>tested</w:t>
      </w:r>
      <w:ins w:id="341" w:author="Quirijn de Jong van Lier" w:date="2017-08-22T15:42:00Z">
        <w:r w:rsidR="00094EF8">
          <w:rPr>
            <w:rFonts w:eastAsia="Times New Roman"/>
            <w:color w:val="000000" w:themeColor="text1"/>
            <w:lang w:val="en-US" w:eastAsia="pt-BR"/>
          </w:rPr>
          <w:t xml:space="preserve"> and</w:t>
        </w:r>
      </w:ins>
      <w:del w:id="342" w:author="Quirijn de Jong van Lier" w:date="2017-08-22T15:43:00Z">
        <w:r w:rsidR="00CE1399" w:rsidDel="00094EF8">
          <w:rPr>
            <w:rFonts w:eastAsia="Times New Roman"/>
            <w:color w:val="000000" w:themeColor="text1"/>
            <w:lang w:val="en-US" w:eastAsia="pt-BR"/>
          </w:rPr>
          <w:delText>,</w:delText>
        </w:r>
      </w:del>
      <w:r w:rsidRPr="00C07D85">
        <w:rPr>
          <w:rFonts w:eastAsia="Times New Roman"/>
          <w:color w:val="000000" w:themeColor="text1"/>
          <w:lang w:val="en-US" w:eastAsia="pt-BR"/>
        </w:rPr>
        <w:t xml:space="preserve"> </w:t>
      </w:r>
      <w:r>
        <w:rPr>
          <w:rFonts w:eastAsia="Times New Roman"/>
          <w:color w:val="000000" w:themeColor="text1"/>
          <w:lang w:val="en-US" w:eastAsia="pt-BR"/>
        </w:rPr>
        <w:t>evaluated</w:t>
      </w:r>
      <w:del w:id="343" w:author="Quirijn de Jong van Lier" w:date="2017-08-22T15:43:00Z">
        <w:r w:rsidDel="00094EF8">
          <w:rPr>
            <w:rFonts w:eastAsia="Times New Roman"/>
            <w:color w:val="000000" w:themeColor="text1"/>
            <w:lang w:val="en-US" w:eastAsia="pt-BR"/>
          </w:rPr>
          <w:delText xml:space="preserve"> </w:delText>
        </w:r>
        <w:r w:rsidR="00CE1399" w:rsidDel="00094EF8">
          <w:rPr>
            <w:rFonts w:eastAsia="Times New Roman"/>
            <w:color w:val="000000" w:themeColor="text1"/>
            <w:lang w:val="en-US" w:eastAsia="pt-BR"/>
          </w:rPr>
          <w:delText>and</w:delText>
        </w:r>
      </w:del>
      <w:r w:rsidR="00CE1399">
        <w:rPr>
          <w:rFonts w:eastAsia="Times New Roman"/>
          <w:color w:val="000000" w:themeColor="text1"/>
          <w:lang w:val="en-US" w:eastAsia="pt-BR"/>
        </w:rPr>
        <w:t xml:space="preserve"> </w:t>
      </w:r>
      <w:del w:id="344" w:author="Quirijn de Jong van Lier" w:date="2017-08-22T15:42:00Z">
        <w:r w:rsidR="00CE1399" w:rsidDel="00094EF8">
          <w:rPr>
            <w:rFonts w:eastAsia="Times New Roman"/>
            <w:color w:val="000000" w:themeColor="text1"/>
            <w:lang w:val="en-US" w:eastAsia="pt-BR"/>
          </w:rPr>
          <w:delText xml:space="preserve">calibrated </w:delText>
        </w:r>
      </w:del>
      <w:r>
        <w:rPr>
          <w:rFonts w:eastAsia="Times New Roman"/>
          <w:color w:val="000000" w:themeColor="text1"/>
          <w:lang w:val="en-US" w:eastAsia="pt-BR"/>
        </w:rPr>
        <w:t>for a de</w:t>
      </w:r>
      <w:r w:rsidR="00024CEF">
        <w:rPr>
          <w:rFonts w:eastAsia="Times New Roman"/>
          <w:color w:val="000000" w:themeColor="text1"/>
          <w:lang w:val="en-US" w:eastAsia="pt-BR"/>
        </w:rPr>
        <w:t>tailed field experiment dataset</w:t>
      </w:r>
      <w:r>
        <w:rPr>
          <w:rFonts w:eastAsia="Times New Roman"/>
          <w:color w:val="000000" w:themeColor="text1"/>
          <w:lang w:val="en-US" w:eastAsia="pt-BR"/>
        </w:rPr>
        <w:t xml:space="preserve"> including soil water co</w:t>
      </w:r>
      <w:r w:rsidR="00024CEF">
        <w:rPr>
          <w:rFonts w:eastAsia="Times New Roman"/>
          <w:color w:val="000000" w:themeColor="text1"/>
          <w:lang w:val="en-US" w:eastAsia="pt-BR"/>
        </w:rPr>
        <w:t>ntent</w:t>
      </w:r>
      <w:r>
        <w:rPr>
          <w:rFonts w:eastAsia="Times New Roman"/>
          <w:color w:val="000000" w:themeColor="text1"/>
          <w:lang w:val="en-US" w:eastAsia="pt-BR"/>
        </w:rPr>
        <w:t xml:space="preserve">, evapotranspiration measurements and crop growth and development (tillering, fresh and </w:t>
      </w:r>
      <w:r w:rsidR="00246DEB">
        <w:rPr>
          <w:rFonts w:eastAsia="Times New Roman"/>
          <w:color w:val="000000" w:themeColor="text1"/>
          <w:lang w:val="en-US" w:eastAsia="pt-BR"/>
        </w:rPr>
        <w:t xml:space="preserve">dry </w:t>
      </w:r>
      <w:r>
        <w:rPr>
          <w:rFonts w:eastAsia="Times New Roman"/>
          <w:color w:val="000000" w:themeColor="text1"/>
          <w:lang w:val="en-US" w:eastAsia="pt-BR"/>
        </w:rPr>
        <w:t xml:space="preserve">biomass, leaf area index, plant height and sucrose content). The experiment was conducted in Piracicaba, </w:t>
      </w:r>
      <w:ins w:id="345" w:author="Quirijn de Jong van Lier" w:date="2017-08-22T15:43:00Z">
        <w:r w:rsidR="00094EF8">
          <w:rPr>
            <w:rFonts w:eastAsia="Times New Roman"/>
            <w:color w:val="000000" w:themeColor="text1"/>
            <w:lang w:val="en-US" w:eastAsia="pt-BR"/>
          </w:rPr>
          <w:t>Brazil</w:t>
        </w:r>
      </w:ins>
      <w:del w:id="346" w:author="Quirijn de Jong van Lier" w:date="2017-08-22T15:43:00Z">
        <w:r w:rsidDel="00094EF8">
          <w:rPr>
            <w:rFonts w:eastAsia="Times New Roman"/>
            <w:color w:val="000000" w:themeColor="text1"/>
            <w:lang w:val="en-US" w:eastAsia="pt-BR"/>
          </w:rPr>
          <w:delText>SP</w:delText>
        </w:r>
      </w:del>
      <w:r>
        <w:rPr>
          <w:rFonts w:eastAsia="Times New Roman"/>
          <w:color w:val="000000" w:themeColor="text1"/>
          <w:lang w:val="en-US" w:eastAsia="pt-BR"/>
        </w:rPr>
        <w:t xml:space="preserve"> </w:t>
      </w:r>
      <w:ins w:id="347" w:author="Quirijn de Jong van Lier" w:date="2017-08-22T15:43:00Z">
        <w:r w:rsidR="00094EF8" w:rsidRPr="00CB78BD">
          <w:rPr>
            <w:rFonts w:eastAsia="Times New Roman"/>
            <w:color w:val="000000" w:themeColor="text1"/>
            <w:lang w:val="en-US" w:eastAsia="pt-BR"/>
          </w:rPr>
          <w:t>(Lat: 22°</w:t>
        </w:r>
        <w:r w:rsidR="00094EF8">
          <w:rPr>
            <w:rFonts w:eastAsia="Times New Roman"/>
            <w:color w:val="000000" w:themeColor="text1"/>
            <w:lang w:val="en-US" w:eastAsia="pt-BR"/>
          </w:rPr>
          <w:t>41’55”S Lon: 47°38’34”W Alt: 547</w:t>
        </w:r>
        <w:r w:rsidR="00094EF8" w:rsidRPr="00CB78BD">
          <w:rPr>
            <w:rFonts w:eastAsia="Times New Roman"/>
            <w:color w:val="000000" w:themeColor="text1"/>
            <w:lang w:val="en-US" w:eastAsia="pt-BR"/>
          </w:rPr>
          <w:t>m)</w:t>
        </w:r>
        <w:r w:rsidR="00094EF8">
          <w:rPr>
            <w:rFonts w:eastAsia="Times New Roman"/>
            <w:color w:val="000000" w:themeColor="text1"/>
            <w:lang w:val="en-US" w:eastAsia="pt-BR"/>
          </w:rPr>
          <w:t xml:space="preserve"> from</w:t>
        </w:r>
      </w:ins>
      <w:del w:id="348" w:author="Quirijn de Jong van Lier" w:date="2017-08-22T15:43:00Z">
        <w:r w:rsidDel="00094EF8">
          <w:rPr>
            <w:rFonts w:eastAsia="Times New Roman"/>
            <w:color w:val="000000" w:themeColor="text1"/>
            <w:lang w:val="en-US" w:eastAsia="pt-BR"/>
          </w:rPr>
          <w:delText>during</w:delText>
        </w:r>
      </w:del>
      <w:r>
        <w:rPr>
          <w:rFonts w:eastAsia="Times New Roman"/>
          <w:color w:val="000000" w:themeColor="text1"/>
          <w:lang w:val="en-US" w:eastAsia="pt-BR"/>
        </w:rPr>
        <w:t xml:space="preserve"> July 2014 to May 2015 (327 days) under two treatments (with and without </w:t>
      </w:r>
      <w:r w:rsidR="005143CF">
        <w:rPr>
          <w:rFonts w:eastAsia="Times New Roman"/>
          <w:color w:val="000000" w:themeColor="text1"/>
          <w:lang w:val="en-US" w:eastAsia="pt-BR"/>
        </w:rPr>
        <w:t>trash</w:t>
      </w:r>
      <w:r>
        <w:rPr>
          <w:rFonts w:eastAsia="Times New Roman"/>
          <w:color w:val="000000" w:themeColor="text1"/>
          <w:lang w:val="en-US" w:eastAsia="pt-BR"/>
        </w:rPr>
        <w:t xml:space="preserve"> cover) for a 2</w:t>
      </w:r>
      <w:r w:rsidRPr="00E5288A">
        <w:rPr>
          <w:rFonts w:eastAsia="Times New Roman"/>
          <w:color w:val="000000" w:themeColor="text1"/>
          <w:vertAlign w:val="superscript"/>
          <w:lang w:val="en-US" w:eastAsia="pt-BR"/>
        </w:rPr>
        <w:t>nd</w:t>
      </w:r>
      <w:r>
        <w:rPr>
          <w:rFonts w:eastAsia="Times New Roman"/>
          <w:color w:val="000000" w:themeColor="text1"/>
          <w:lang w:val="en-US" w:eastAsia="pt-BR"/>
        </w:rPr>
        <w:t xml:space="preserve"> ratoon, cultivar RB867515 </w:t>
      </w:r>
      <w:del w:id="349" w:author="Quirijn de Jong van Lier" w:date="2017-08-22T15:43:00Z">
        <w:r w:rsidRPr="00CB78BD" w:rsidDel="00094EF8">
          <w:rPr>
            <w:rFonts w:eastAsia="Times New Roman"/>
            <w:color w:val="000000" w:themeColor="text1"/>
            <w:lang w:val="en-US" w:eastAsia="pt-BR"/>
          </w:rPr>
          <w:delText>(Lat: 22°</w:delText>
        </w:r>
        <w:r w:rsidR="003F27E3" w:rsidDel="00094EF8">
          <w:rPr>
            <w:rFonts w:eastAsia="Times New Roman"/>
            <w:color w:val="000000" w:themeColor="text1"/>
            <w:lang w:val="en-US" w:eastAsia="pt-BR"/>
          </w:rPr>
          <w:delText>41’55”S Lon: 47°38’34”W Alt: 547</w:delText>
        </w:r>
        <w:r w:rsidRPr="00CB78BD" w:rsidDel="00094EF8">
          <w:rPr>
            <w:rFonts w:eastAsia="Times New Roman"/>
            <w:color w:val="000000" w:themeColor="text1"/>
            <w:lang w:val="en-US" w:eastAsia="pt-BR"/>
          </w:rPr>
          <w:delText>m)</w:delText>
        </w:r>
      </w:del>
      <w:r w:rsidR="00F53E73">
        <w:rPr>
          <w:rFonts w:eastAsia="Times New Roman"/>
          <w:color w:val="000000" w:themeColor="text1"/>
          <w:lang w:val="en-US" w:eastAsia="pt-BR"/>
        </w:rPr>
        <w:t xml:space="preserve"> (</w:t>
      </w:r>
      <w:r w:rsidR="00F53E73">
        <w:rPr>
          <w:rFonts w:eastAsia="Times New Roman"/>
          <w:color w:val="000000" w:themeColor="text1"/>
          <w:lang w:val="en-US" w:eastAsia="pt-BR"/>
        </w:rPr>
        <w:fldChar w:fldCharType="begin"/>
      </w:r>
      <w:r w:rsidR="00F53E73">
        <w:rPr>
          <w:rFonts w:eastAsia="Times New Roman"/>
          <w:color w:val="000000" w:themeColor="text1"/>
          <w:lang w:val="en-US" w:eastAsia="pt-BR"/>
        </w:rPr>
        <w:instrText xml:space="preserve"> REF _Ref467580561 \h  \* MERGEFORMAT </w:instrText>
      </w:r>
      <w:r w:rsidR="00F53E73">
        <w:rPr>
          <w:rFonts w:eastAsia="Times New Roman"/>
          <w:color w:val="000000" w:themeColor="text1"/>
          <w:lang w:val="en-US" w:eastAsia="pt-BR"/>
        </w:rPr>
      </w:r>
      <w:r w:rsidR="00F53E73">
        <w:rPr>
          <w:rFonts w:eastAsia="Times New Roman"/>
          <w:color w:val="000000" w:themeColor="text1"/>
          <w:lang w:val="en-US" w:eastAsia="pt-BR"/>
        </w:rPr>
        <w:fldChar w:fldCharType="separate"/>
      </w:r>
      <w:r w:rsidR="003D38E8" w:rsidRPr="003D38E8">
        <w:rPr>
          <w:rFonts w:eastAsia="Times New Roman"/>
          <w:color w:val="000000" w:themeColor="text1"/>
          <w:lang w:val="en-US" w:eastAsia="pt-BR"/>
        </w:rPr>
        <w:t>Figure 2</w:t>
      </w:r>
      <w:r w:rsidR="00F53E73">
        <w:rPr>
          <w:rFonts w:eastAsia="Times New Roman"/>
          <w:color w:val="000000" w:themeColor="text1"/>
          <w:lang w:val="en-US" w:eastAsia="pt-BR"/>
        </w:rPr>
        <w:fldChar w:fldCharType="end"/>
      </w:r>
      <w:r w:rsidR="00F53E73">
        <w:rPr>
          <w:rFonts w:eastAsia="Times New Roman"/>
          <w:color w:val="000000" w:themeColor="text1"/>
          <w:lang w:val="en-US" w:eastAsia="pt-BR"/>
        </w:rPr>
        <w:t>)</w:t>
      </w:r>
      <w:r w:rsidRPr="00CB78BD">
        <w:rPr>
          <w:rFonts w:eastAsia="Times New Roman"/>
          <w:color w:val="000000" w:themeColor="text1"/>
          <w:lang w:val="en-US" w:eastAsia="pt-BR"/>
        </w:rPr>
        <w:t xml:space="preserve">. The </w:t>
      </w:r>
      <w:proofErr w:type="spellStart"/>
      <w:r w:rsidR="00621E05">
        <w:rPr>
          <w:rFonts w:eastAsia="Times New Roman"/>
          <w:color w:val="000000" w:themeColor="text1"/>
          <w:lang w:val="en-US" w:eastAsia="pt-BR"/>
        </w:rPr>
        <w:t>Köppen</w:t>
      </w:r>
      <w:proofErr w:type="spellEnd"/>
      <w:r w:rsidR="00621E05">
        <w:rPr>
          <w:rFonts w:eastAsia="Times New Roman"/>
          <w:color w:val="000000" w:themeColor="text1"/>
          <w:lang w:val="en-US" w:eastAsia="pt-BR"/>
        </w:rPr>
        <w:t xml:space="preserve"> </w:t>
      </w:r>
      <w:r w:rsidRPr="00CB78BD">
        <w:rPr>
          <w:rFonts w:eastAsia="Times New Roman"/>
          <w:color w:val="000000" w:themeColor="text1"/>
          <w:lang w:val="en-US" w:eastAsia="pt-BR"/>
        </w:rPr>
        <w:t xml:space="preserve">climate </w:t>
      </w:r>
      <w:r w:rsidR="00621E05">
        <w:rPr>
          <w:rFonts w:eastAsia="Times New Roman"/>
          <w:color w:val="000000" w:themeColor="text1"/>
          <w:lang w:val="en-US" w:eastAsia="pt-BR"/>
        </w:rPr>
        <w:t xml:space="preserve">type </w:t>
      </w:r>
      <w:r w:rsidRPr="00CB78BD">
        <w:rPr>
          <w:rFonts w:eastAsia="Times New Roman"/>
          <w:color w:val="000000" w:themeColor="text1"/>
          <w:lang w:val="en-US" w:eastAsia="pt-BR"/>
        </w:rPr>
        <w:t xml:space="preserve">is </w:t>
      </w:r>
      <w:proofErr w:type="spellStart"/>
      <w:r w:rsidRPr="00CB78BD">
        <w:rPr>
          <w:rFonts w:eastAsia="Times New Roman"/>
          <w:color w:val="000000" w:themeColor="text1"/>
          <w:lang w:val="en-US" w:eastAsia="pt-BR"/>
        </w:rPr>
        <w:t>Cwa</w:t>
      </w:r>
      <w:proofErr w:type="spellEnd"/>
      <w:r>
        <w:rPr>
          <w:rFonts w:eastAsia="Times New Roman"/>
          <w:color w:val="000000" w:themeColor="text1"/>
          <w:lang w:val="en-US" w:eastAsia="pt-BR"/>
        </w:rPr>
        <w:t xml:space="preserve">, and the soil </w:t>
      </w:r>
      <w:r w:rsidR="00621E05">
        <w:rPr>
          <w:rFonts w:eastAsia="Times New Roman"/>
          <w:color w:val="000000" w:themeColor="text1"/>
          <w:lang w:val="en-US" w:eastAsia="pt-BR"/>
        </w:rPr>
        <w:t>i</w:t>
      </w:r>
      <w:r>
        <w:rPr>
          <w:rFonts w:eastAsia="Times New Roman"/>
          <w:color w:val="000000" w:themeColor="text1"/>
          <w:lang w:val="en-US" w:eastAsia="pt-BR"/>
        </w:rPr>
        <w:t>s</w:t>
      </w:r>
      <w:r w:rsidRPr="00CB78BD">
        <w:rPr>
          <w:rFonts w:eastAsia="Times New Roman"/>
          <w:color w:val="000000" w:themeColor="text1"/>
          <w:lang w:val="en-US" w:eastAsia="pt-BR"/>
        </w:rPr>
        <w:t xml:space="preserve"> a Hapludox </w:t>
      </w:r>
      <w:ins w:id="350" w:author="Quirijn de Jong van Lier" w:date="2017-08-22T15:43:00Z">
        <w:r w:rsidR="00094EF8">
          <w:rPr>
            <w:rFonts w:eastAsia="Times New Roman"/>
            <w:color w:val="000000" w:themeColor="text1"/>
            <w:lang w:val="en-US" w:eastAsia="pt-BR"/>
          </w:rPr>
          <w:t xml:space="preserve">according to the USDA classification </w:t>
        </w:r>
      </w:ins>
      <w:r w:rsidRPr="00CB78BD">
        <w:rPr>
          <w:rFonts w:eastAsia="Times New Roman"/>
          <w:color w:val="000000" w:themeColor="text1"/>
          <w:lang w:val="en-US" w:eastAsia="pt-BR"/>
        </w:rPr>
        <w:t>(Soil Taxonomy, 200</w:t>
      </w:r>
      <w:r>
        <w:rPr>
          <w:rFonts w:eastAsia="Times New Roman"/>
          <w:color w:val="000000" w:themeColor="text1"/>
          <w:lang w:val="en-US" w:eastAsia="pt-BR"/>
        </w:rPr>
        <w:t>4).</w:t>
      </w:r>
      <w:r w:rsidR="004103BB" w:rsidRPr="004103BB">
        <w:rPr>
          <w:bCs/>
          <w:lang w:val="en-US"/>
        </w:rPr>
        <w:t xml:space="preserve"> </w:t>
      </w:r>
      <w:r w:rsidR="004103BB">
        <w:rPr>
          <w:bCs/>
          <w:lang w:val="en-US"/>
        </w:rPr>
        <w:t>S</w:t>
      </w:r>
      <w:r w:rsidR="004103BB" w:rsidRPr="00CA1805">
        <w:rPr>
          <w:bCs/>
          <w:lang w:val="en-US"/>
        </w:rPr>
        <w:t xml:space="preserve">oil </w:t>
      </w:r>
      <w:ins w:id="351" w:author="Quirijn de Jong van Lier" w:date="2017-08-22T15:44:00Z">
        <w:r w:rsidR="00094EF8">
          <w:rPr>
            <w:bCs/>
            <w:lang w:val="en-US"/>
          </w:rPr>
          <w:t xml:space="preserve">water content </w:t>
        </w:r>
      </w:ins>
      <w:del w:id="352" w:author="Quirijn de Jong van Lier" w:date="2017-08-22T15:44:00Z">
        <w:r w:rsidR="004103BB" w:rsidRPr="00CA1805" w:rsidDel="00094EF8">
          <w:rPr>
            <w:bCs/>
            <w:lang w:val="en-US"/>
          </w:rPr>
          <w:delText xml:space="preserve">moisture </w:delText>
        </w:r>
      </w:del>
      <w:r w:rsidR="004103BB" w:rsidRPr="00CA1805">
        <w:rPr>
          <w:bCs/>
          <w:lang w:val="en-US"/>
        </w:rPr>
        <w:t xml:space="preserve">measurements were </w:t>
      </w:r>
      <w:r w:rsidR="004103BB">
        <w:rPr>
          <w:bCs/>
          <w:lang w:val="en-US"/>
        </w:rPr>
        <w:t xml:space="preserve">taken after every rain event and at least 3 times </w:t>
      </w:r>
      <w:ins w:id="353" w:author="Quirijn de Jong van Lier" w:date="2017-08-22T15:44:00Z">
        <w:r w:rsidR="00094EF8">
          <w:rPr>
            <w:bCs/>
            <w:lang w:val="en-US"/>
          </w:rPr>
          <w:t>per</w:t>
        </w:r>
      </w:ins>
      <w:del w:id="354" w:author="Quirijn de Jong van Lier" w:date="2017-08-22T15:44:00Z">
        <w:r w:rsidR="004103BB" w:rsidDel="00094EF8">
          <w:rPr>
            <w:bCs/>
            <w:lang w:val="en-US"/>
          </w:rPr>
          <w:delText>a</w:delText>
        </w:r>
      </w:del>
      <w:r w:rsidR="004103BB">
        <w:rPr>
          <w:bCs/>
          <w:lang w:val="en-US"/>
        </w:rPr>
        <w:t xml:space="preserve"> </w:t>
      </w:r>
      <w:r w:rsidR="004103BB" w:rsidRPr="00CA1805">
        <w:rPr>
          <w:bCs/>
          <w:lang w:val="en-US"/>
        </w:rPr>
        <w:t xml:space="preserve">week </w:t>
      </w:r>
      <w:r w:rsidR="004103BB">
        <w:rPr>
          <w:bCs/>
          <w:lang w:val="en-US"/>
        </w:rPr>
        <w:t>by</w:t>
      </w:r>
      <w:r w:rsidR="004103BB" w:rsidRPr="00CA1805">
        <w:rPr>
          <w:bCs/>
          <w:lang w:val="en-US"/>
        </w:rPr>
        <w:t xml:space="preserve"> a capacitance probe (</w:t>
      </w:r>
      <w:r w:rsidR="004103BB">
        <w:rPr>
          <w:bCs/>
          <w:lang w:val="en-US"/>
        </w:rPr>
        <w:t xml:space="preserve">FDR, </w:t>
      </w:r>
      <w:r w:rsidR="004103BB" w:rsidRPr="00CA1805">
        <w:rPr>
          <w:bCs/>
          <w:lang w:val="en-US"/>
        </w:rPr>
        <w:t>“Diviner 2000</w:t>
      </w:r>
      <w:r w:rsidR="004103BB" w:rsidRPr="00CA1805">
        <w:rPr>
          <w:bCs/>
          <w:vertAlign w:val="superscript"/>
          <w:lang w:val="en-US"/>
        </w:rPr>
        <w:t>®</w:t>
      </w:r>
      <w:r w:rsidR="004103BB" w:rsidRPr="00CA1805">
        <w:rPr>
          <w:bCs/>
          <w:lang w:val="en-US"/>
        </w:rPr>
        <w:t xml:space="preserve">”), </w:t>
      </w:r>
      <w:commentRangeStart w:id="355"/>
      <w:del w:id="356" w:author="Quirijn de Jong van Lier" w:date="2017-08-22T15:44:00Z">
        <w:r w:rsidR="004103BB" w:rsidRPr="00CA1805" w:rsidDel="00094EF8">
          <w:rPr>
            <w:bCs/>
            <w:lang w:val="en-US"/>
          </w:rPr>
          <w:delText xml:space="preserve">as shown </w:delText>
        </w:r>
        <w:r w:rsidR="00621E05" w:rsidDel="00094EF8">
          <w:rPr>
            <w:bCs/>
            <w:lang w:val="en-US"/>
          </w:rPr>
          <w:delText>i</w:delText>
        </w:r>
        <w:r w:rsidR="004103BB" w:rsidRPr="00CA1805" w:rsidDel="00094EF8">
          <w:rPr>
            <w:bCs/>
            <w:lang w:val="en-US"/>
          </w:rPr>
          <w:delText>n</w:delText>
        </w:r>
        <w:r w:rsidR="004103BB" w:rsidDel="00094EF8">
          <w:rPr>
            <w:bCs/>
            <w:lang w:val="en-US"/>
          </w:rPr>
          <w:delText xml:space="preserve"> </w:delText>
        </w:r>
      </w:del>
      <w:r w:rsidR="004103BB">
        <w:rPr>
          <w:bCs/>
          <w:lang w:val="en-US"/>
        </w:rPr>
        <w:fldChar w:fldCharType="begin"/>
      </w:r>
      <w:r w:rsidR="004103BB">
        <w:rPr>
          <w:bCs/>
          <w:lang w:val="en-US"/>
        </w:rPr>
        <w:instrText xml:space="preserve"> REF _Ref467580561 \h </w:instrText>
      </w:r>
      <w:r w:rsidR="004103BB">
        <w:rPr>
          <w:bCs/>
          <w:lang w:val="en-US"/>
        </w:rPr>
      </w:r>
      <w:r w:rsidR="004103BB">
        <w:rPr>
          <w:bCs/>
          <w:lang w:val="en-US"/>
        </w:rPr>
        <w:fldChar w:fldCharType="separate"/>
      </w:r>
      <w:r w:rsidR="003D38E8" w:rsidRPr="00CA1805">
        <w:rPr>
          <w:bCs/>
          <w:szCs w:val="18"/>
          <w:lang w:val="en-US" w:eastAsia="zh-CN"/>
        </w:rPr>
        <w:t xml:space="preserve">Figure </w:t>
      </w:r>
      <w:r w:rsidR="003D38E8">
        <w:rPr>
          <w:bCs/>
          <w:noProof/>
          <w:szCs w:val="18"/>
          <w:lang w:val="en-US" w:eastAsia="zh-CN"/>
        </w:rPr>
        <w:t>2</w:t>
      </w:r>
      <w:r w:rsidR="004103BB">
        <w:rPr>
          <w:bCs/>
          <w:lang w:val="en-US"/>
        </w:rPr>
        <w:fldChar w:fldCharType="end"/>
      </w:r>
      <w:commentRangeEnd w:id="355"/>
      <w:r w:rsidR="00094EF8">
        <w:rPr>
          <w:rStyle w:val="Refdecomentrio"/>
          <w:rFonts w:asciiTheme="minorHAnsi" w:eastAsiaTheme="minorHAnsi" w:hAnsiTheme="minorHAnsi" w:cstheme="minorBidi"/>
          <w:color w:val="auto"/>
        </w:rPr>
        <w:commentReference w:id="355"/>
      </w:r>
      <w:r w:rsidR="004103BB" w:rsidRPr="00CA1805">
        <w:rPr>
          <w:bCs/>
          <w:lang w:val="en-US"/>
        </w:rPr>
        <w:t xml:space="preserve">. </w:t>
      </w:r>
    </w:p>
    <w:p w14:paraId="1D1B7F02" w14:textId="77777777" w:rsidR="005D5A0D" w:rsidRDefault="005D5A0D" w:rsidP="005D5A0D">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val="en-US" w:eastAsia="pt-BR"/>
        </w:rPr>
      </w:pPr>
    </w:p>
    <w:p w14:paraId="42E440CD" w14:textId="2F084FAC" w:rsidR="00CA1805" w:rsidRPr="00CA1805" w:rsidRDefault="0071131C" w:rsidP="00CA1805">
      <w:pPr>
        <w:keepNext/>
        <w:autoSpaceDE w:val="0"/>
        <w:autoSpaceDN w:val="0"/>
        <w:adjustRightInd w:val="0"/>
        <w:spacing w:after="0" w:line="480" w:lineRule="auto"/>
        <w:jc w:val="center"/>
        <w:rPr>
          <w:rFonts w:ascii="Times New Roman" w:eastAsia="SimSun" w:hAnsi="Times New Roman" w:cs="Times New Roman"/>
          <w:color w:val="000000"/>
          <w:sz w:val="24"/>
          <w:szCs w:val="24"/>
        </w:rPr>
      </w:pPr>
      <w:r>
        <w:rPr>
          <w:noProof/>
          <w:lang w:eastAsia="pt-BR"/>
        </w:rPr>
        <w:lastRenderedPageBreak/>
        <w:drawing>
          <wp:inline distT="0" distB="0" distL="0" distR="0" wp14:anchorId="162F2D36" wp14:editId="3578D2B2">
            <wp:extent cx="5400040" cy="3037523"/>
            <wp:effectExtent l="0" t="0" r="0" b="0"/>
            <wp:docPr id="4" name="Imagem 4" descr="C:\Users\Murilo\AppData\Local\Microsoft\Windows\INetCache\Content.Word\Croqui_area_experi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ilo\AppData\Local\Microsoft\Windows\INetCache\Content.Word\Croqui_area_experiment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4996C07A" w14:textId="2AE7AC8A" w:rsidR="00CA1805" w:rsidRPr="00CA1805" w:rsidRDefault="00CA1805" w:rsidP="00CA1805">
      <w:pPr>
        <w:spacing w:after="0" w:line="240" w:lineRule="auto"/>
        <w:jc w:val="both"/>
        <w:rPr>
          <w:rFonts w:ascii="Times New Roman" w:eastAsia="SimSun" w:hAnsi="Times New Roman" w:cs="Times New Roman"/>
          <w:bCs/>
          <w:szCs w:val="18"/>
          <w:lang w:val="en-US" w:eastAsia="zh-CN"/>
        </w:rPr>
      </w:pPr>
      <w:bookmarkStart w:id="357" w:name="_Ref467580561"/>
      <w:r w:rsidRPr="00CA1805">
        <w:rPr>
          <w:rFonts w:ascii="Times New Roman" w:eastAsia="SimSun" w:hAnsi="Times New Roman" w:cs="Times New Roman"/>
          <w:bCs/>
          <w:szCs w:val="18"/>
          <w:lang w:val="en-US" w:eastAsia="zh-CN"/>
        </w:rPr>
        <w:t xml:space="preserve">Figure </w:t>
      </w:r>
      <w:r w:rsidRPr="00CA1805">
        <w:rPr>
          <w:rFonts w:ascii="Times New Roman" w:eastAsia="SimSun" w:hAnsi="Times New Roman" w:cs="Times New Roman"/>
          <w:bCs/>
          <w:szCs w:val="18"/>
          <w:lang w:eastAsia="zh-CN"/>
        </w:rPr>
        <w:fldChar w:fldCharType="begin"/>
      </w:r>
      <w:r w:rsidRPr="00CA1805">
        <w:rPr>
          <w:rFonts w:ascii="Times New Roman" w:eastAsia="SimSun" w:hAnsi="Times New Roman" w:cs="Times New Roman"/>
          <w:bCs/>
          <w:szCs w:val="18"/>
          <w:lang w:val="en-US" w:eastAsia="zh-CN"/>
        </w:rPr>
        <w:instrText xml:space="preserve"> SEQ Figure \* ARABIC </w:instrText>
      </w:r>
      <w:r w:rsidRPr="00CA1805">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4</w:t>
      </w:r>
      <w:r w:rsidRPr="00CA1805">
        <w:rPr>
          <w:rFonts w:ascii="Times New Roman" w:eastAsia="SimSun" w:hAnsi="Times New Roman" w:cs="Times New Roman"/>
          <w:bCs/>
          <w:szCs w:val="18"/>
          <w:lang w:eastAsia="zh-CN"/>
        </w:rPr>
        <w:fldChar w:fldCharType="end"/>
      </w:r>
      <w:bookmarkEnd w:id="357"/>
      <w:r w:rsidRPr="00CA1805">
        <w:rPr>
          <w:rFonts w:ascii="Times New Roman" w:eastAsia="SimSun" w:hAnsi="Times New Roman" w:cs="Times New Roman"/>
          <w:bCs/>
          <w:szCs w:val="18"/>
          <w:lang w:val="en-US" w:eastAsia="zh-CN"/>
        </w:rPr>
        <w:t>. Experimental area s</w:t>
      </w:r>
      <w:r w:rsidR="00621E05">
        <w:rPr>
          <w:rFonts w:ascii="Times New Roman" w:eastAsia="SimSun" w:hAnsi="Times New Roman" w:cs="Times New Roman"/>
          <w:bCs/>
          <w:szCs w:val="18"/>
          <w:lang w:val="en-US" w:eastAsia="zh-CN"/>
        </w:rPr>
        <w:t>howing</w:t>
      </w:r>
      <w:r w:rsidRPr="00CA1805">
        <w:rPr>
          <w:rFonts w:ascii="Times New Roman" w:eastAsia="SimSun" w:hAnsi="Times New Roman" w:cs="Times New Roman"/>
          <w:bCs/>
          <w:szCs w:val="18"/>
          <w:lang w:val="en-US" w:eastAsia="zh-CN"/>
        </w:rPr>
        <w:t xml:space="preserve"> the cent</w:t>
      </w:r>
      <w:r w:rsidR="00621E05">
        <w:rPr>
          <w:rFonts w:ascii="Times New Roman" w:eastAsia="SimSun" w:hAnsi="Times New Roman" w:cs="Times New Roman"/>
          <w:bCs/>
          <w:szCs w:val="18"/>
          <w:lang w:val="en-US" w:eastAsia="zh-CN"/>
        </w:rPr>
        <w:t>er</w:t>
      </w:r>
      <w:r w:rsidRPr="00CA1805">
        <w:rPr>
          <w:rFonts w:ascii="Times New Roman" w:eastAsia="SimSun" w:hAnsi="Times New Roman" w:cs="Times New Roman"/>
          <w:bCs/>
          <w:szCs w:val="18"/>
          <w:lang w:val="en-US" w:eastAsia="zh-CN"/>
        </w:rPr>
        <w:t xml:space="preserve"> pivot, predominant wind direction, location of evapotranspiration evaluation towers for each treatment (T1) with </w:t>
      </w:r>
      <w:r w:rsidR="005143CF">
        <w:rPr>
          <w:rFonts w:ascii="Times New Roman" w:eastAsia="SimSun" w:hAnsi="Times New Roman" w:cs="Times New Roman"/>
          <w:bCs/>
          <w:szCs w:val="18"/>
          <w:lang w:val="en-US" w:eastAsia="zh-CN"/>
        </w:rPr>
        <w:t>trash</w:t>
      </w:r>
      <w:r w:rsidRPr="00CA1805">
        <w:rPr>
          <w:rFonts w:ascii="Times New Roman" w:eastAsia="SimSun" w:hAnsi="Times New Roman" w:cs="Times New Roman"/>
          <w:bCs/>
          <w:szCs w:val="18"/>
          <w:lang w:val="en-US" w:eastAsia="zh-CN"/>
        </w:rPr>
        <w:t xml:space="preserve"> (T2) without </w:t>
      </w:r>
      <w:r w:rsidR="005143CF">
        <w:rPr>
          <w:rFonts w:ascii="Times New Roman" w:eastAsia="SimSun" w:hAnsi="Times New Roman" w:cs="Times New Roman"/>
          <w:bCs/>
          <w:szCs w:val="18"/>
          <w:lang w:val="en-US" w:eastAsia="zh-CN"/>
        </w:rPr>
        <w:t>trash</w:t>
      </w:r>
      <w:r w:rsidRPr="00CA1805">
        <w:rPr>
          <w:rFonts w:ascii="Times New Roman" w:eastAsia="SimSun" w:hAnsi="Times New Roman" w:cs="Times New Roman"/>
          <w:bCs/>
          <w:szCs w:val="18"/>
          <w:lang w:val="en-US" w:eastAsia="zh-CN"/>
        </w:rPr>
        <w:t xml:space="preserve">, </w:t>
      </w:r>
      <w:r w:rsidR="00F300BD">
        <w:rPr>
          <w:rFonts w:ascii="Times New Roman" w:eastAsia="SimSun" w:hAnsi="Times New Roman" w:cs="Times New Roman"/>
          <w:bCs/>
          <w:szCs w:val="18"/>
          <w:lang w:val="en-US" w:eastAsia="zh-CN"/>
        </w:rPr>
        <w:t xml:space="preserve">and FDR </w:t>
      </w:r>
      <w:r w:rsidRPr="00CA1805">
        <w:rPr>
          <w:rFonts w:ascii="Times New Roman" w:eastAsia="SimSun" w:hAnsi="Times New Roman" w:cs="Times New Roman"/>
          <w:bCs/>
          <w:szCs w:val="18"/>
          <w:lang w:val="en-US" w:eastAsia="zh-CN"/>
        </w:rPr>
        <w:t>access tubes.</w:t>
      </w:r>
    </w:p>
    <w:p w14:paraId="3762F784" w14:textId="77777777" w:rsidR="00CA1805" w:rsidRPr="00CA1805" w:rsidRDefault="00CA1805" w:rsidP="00CA1805">
      <w:pPr>
        <w:spacing w:after="0" w:line="240" w:lineRule="auto"/>
        <w:rPr>
          <w:rFonts w:ascii="Times New Roman" w:eastAsia="SimSun" w:hAnsi="Times New Roman" w:cs="Times New Roman"/>
          <w:sz w:val="24"/>
          <w:szCs w:val="24"/>
          <w:lang w:val="en-US" w:eastAsia="zh-CN"/>
        </w:rPr>
      </w:pPr>
    </w:p>
    <w:p w14:paraId="118867A7" w14:textId="35B2757F" w:rsidR="00EE49A4" w:rsidRPr="00DA16A4" w:rsidRDefault="00CA1805" w:rsidP="00EE49A4">
      <w:pPr>
        <w:pStyle w:val="Default"/>
        <w:spacing w:line="480" w:lineRule="auto"/>
        <w:ind w:firstLine="900"/>
        <w:jc w:val="both"/>
        <w:rPr>
          <w:bCs/>
          <w:strike/>
          <w:lang w:val="en-US"/>
          <w:rPrChange w:id="358" w:author="Fabio Marin" w:date="2017-08-22T22:39:00Z">
            <w:rPr>
              <w:bCs/>
              <w:lang w:val="en-US"/>
            </w:rPr>
          </w:rPrChange>
        </w:rPr>
      </w:pPr>
      <w:r w:rsidRPr="00CA1805">
        <w:rPr>
          <w:bCs/>
          <w:lang w:val="en-US"/>
        </w:rPr>
        <w:t xml:space="preserve">The </w:t>
      </w:r>
      <w:r w:rsidR="0071131C">
        <w:rPr>
          <w:bCs/>
          <w:lang w:val="en-US"/>
        </w:rPr>
        <w:t xml:space="preserve">evapotranspiration was computed by </w:t>
      </w:r>
      <w:r w:rsidR="00F300BD">
        <w:rPr>
          <w:bCs/>
          <w:lang w:val="en-US"/>
        </w:rPr>
        <w:t xml:space="preserve">the </w:t>
      </w:r>
      <w:r>
        <w:rPr>
          <w:bCs/>
          <w:lang w:val="en-US"/>
        </w:rPr>
        <w:t>Bowen Ratio Method (</w:t>
      </w:r>
      <w:r w:rsidRPr="00CA1805">
        <w:rPr>
          <w:bCs/>
          <w:lang w:val="en-US"/>
        </w:rPr>
        <w:t>BRM</w:t>
      </w:r>
      <w:r>
        <w:rPr>
          <w:bCs/>
          <w:lang w:val="en-US"/>
        </w:rPr>
        <w:t>)</w:t>
      </w:r>
      <w:r w:rsidR="00F53E73">
        <w:rPr>
          <w:bCs/>
          <w:lang w:val="en-US"/>
        </w:rPr>
        <w:t xml:space="preserve"> </w:t>
      </w:r>
      <w:r w:rsidR="0071131C">
        <w:rPr>
          <w:bCs/>
          <w:lang w:val="en-US"/>
        </w:rPr>
        <w:t>based on</w:t>
      </w:r>
      <w:r w:rsidRPr="00CA1805">
        <w:rPr>
          <w:bCs/>
          <w:lang w:val="en-US"/>
        </w:rPr>
        <w:t xml:space="preserve"> net radiation (</w:t>
      </w:r>
      <w:proofErr w:type="spellStart"/>
      <w:r w:rsidRPr="00CA1805">
        <w:rPr>
          <w:bCs/>
          <w:lang w:val="en-US"/>
        </w:rPr>
        <w:t>Nr</w:t>
      </w:r>
      <w:proofErr w:type="spellEnd"/>
      <w:r w:rsidRPr="00CA1805">
        <w:rPr>
          <w:bCs/>
          <w:lang w:val="en-US"/>
        </w:rPr>
        <w:t xml:space="preserve">), soil heat flux (G), temperature and vapor pressure </w:t>
      </w:r>
      <w:r w:rsidR="00F53E73">
        <w:rPr>
          <w:bCs/>
          <w:lang w:val="en-US"/>
        </w:rPr>
        <w:t xml:space="preserve">differences </w:t>
      </w:r>
      <w:r w:rsidRPr="00CA1805">
        <w:rPr>
          <w:bCs/>
          <w:lang w:val="en-US"/>
        </w:rPr>
        <w:t xml:space="preserve">(∆t and ∆e) </w:t>
      </w:r>
      <w:r w:rsidR="00F53E73">
        <w:rPr>
          <w:bCs/>
          <w:lang w:val="en-US"/>
        </w:rPr>
        <w:t xml:space="preserve">measurements </w:t>
      </w:r>
      <w:r w:rsidRPr="00CA1805">
        <w:rPr>
          <w:bCs/>
          <w:lang w:val="en-US"/>
        </w:rPr>
        <w:t>allowing to establish the energy balance</w:t>
      </w:r>
      <w:r w:rsidR="007747DF">
        <w:rPr>
          <w:bCs/>
          <w:lang w:val="en-US"/>
        </w:rPr>
        <w:t xml:space="preserve"> </w:t>
      </w:r>
      <w:r w:rsidR="007747DF">
        <w:rPr>
          <w:bCs/>
          <w:lang w:val="en-US"/>
        </w:rPr>
        <w:fldChar w:fldCharType="begin" w:fldLock="1"/>
      </w:r>
      <w:r w:rsidR="00521BEE">
        <w:rPr>
          <w:bCs/>
          <w:lang w:val="en-US"/>
        </w:rPr>
        <w:instrText>ADDIN CSL_CITATION { "citationItems" : [ { "id" : "ITEM-1", "itemData" : { "DOI" : "10.1016/S0168-1923(99)00080-5", "ISBN" : "0168-1923", "ISSN" : "01681923", "abstract" : "The errors associated with the Bowen ratio-energy balance (BREB) method are analysed, to determine analytically the reliable values of the Bowen ratio (??) and of the latent and sensible heat fluxes. It is shown that, if advection is considered negligible, the BREB method is able to determine correctly the surface flux partitioning or the flux values when certain conditions, consistent with the flux-gradient relationship, are fulfilled. An analytical method to find the range of ?? around -1 that produce unacceptable flux calculations of latent and sensible heat is presented. It is based on an error analysis of the Bowen ratio and, rather than being fixed, this excluded region depends on the vapor pressure gradient measured in each averaging period and on the resolution limits of the sensors used.", "author" : [ { "dropping-particle" : "", "family" : "Perez", "given" : "P. J.", "non-dropping-particle" : "", "parse-names" : false, "suffix" : "" }, { "dropping-particle" : "", "family" : "Castellvi", "given" : "F.", "non-dropping-particle" : "", "parse-names" : false, "suffix" : "" }, { "dropping-particle" : "", "family" : "Iba??ez", "given" : "M.", "non-dropping-particle" : "", "parse-names" : false, "suffix" : "" }, { "dropping-particle" : "", "family" : "Rosell", "given" : "J. I.", "non-dropping-particle" : "", "parse-names" : false, "suffix" : "" } ], "container-title" : "Agricultural and Forest Meteorology", "id" : "ITEM-1", "issue" : "3", "issued" : { "date-parts" : [ [ "1999" ] ] }, "page" : "141-150", "title" : "Assessment of reliability of Bowen ratio method for partitioning fluxes", "type" : "article-journal", "volume" : "97" }, "uris" : [ "http://www.mendeley.com/documents/?uuid=c5e353da-ddf7-4463-a8b4-3b6fd04d63eb" ] } ], "mendeley" : { "formattedCitation" : "(Perez et al. 1999)", "plainTextFormattedCitation" : "(Perez et al. 1999)", "previouslyFormattedCitation" : "(Perez &lt;i&gt;et al.&lt;/i&gt;, 1999)" }, "properties" : { "noteIndex" : 0 }, "schema" : "https://github.com/citation-style-language/schema/raw/master/csl-citation.json" }</w:instrText>
      </w:r>
      <w:r w:rsidR="007747DF">
        <w:rPr>
          <w:bCs/>
          <w:lang w:val="en-US"/>
        </w:rPr>
        <w:fldChar w:fldCharType="separate"/>
      </w:r>
      <w:r w:rsidR="00521BEE" w:rsidRPr="00521BEE">
        <w:rPr>
          <w:bCs/>
          <w:noProof/>
          <w:lang w:val="en-US"/>
        </w:rPr>
        <w:t>(Perez et al. 1999)</w:t>
      </w:r>
      <w:r w:rsidR="007747DF">
        <w:rPr>
          <w:bCs/>
          <w:lang w:val="en-US"/>
        </w:rPr>
        <w:fldChar w:fldCharType="end"/>
      </w:r>
      <w:r w:rsidRPr="00CA1805">
        <w:rPr>
          <w:bCs/>
          <w:lang w:val="en-US"/>
        </w:rPr>
        <w:t xml:space="preserve">. </w:t>
      </w:r>
      <w:r w:rsidR="00F53E73">
        <w:rPr>
          <w:bCs/>
          <w:lang w:val="en-US"/>
        </w:rPr>
        <w:t>Two BRM</w:t>
      </w:r>
      <w:r w:rsidRPr="00CA1805">
        <w:rPr>
          <w:bCs/>
          <w:lang w:val="en-US"/>
        </w:rPr>
        <w:t xml:space="preserve"> </w:t>
      </w:r>
      <w:r w:rsidR="0016566C">
        <w:rPr>
          <w:bCs/>
          <w:lang w:val="en-US"/>
        </w:rPr>
        <w:t xml:space="preserve">equipment </w:t>
      </w:r>
      <w:r w:rsidRPr="00CA1805">
        <w:rPr>
          <w:bCs/>
          <w:lang w:val="en-US"/>
        </w:rPr>
        <w:t xml:space="preserve">towers were </w:t>
      </w:r>
      <w:r w:rsidR="004103BB">
        <w:rPr>
          <w:bCs/>
          <w:lang w:val="en-US"/>
        </w:rPr>
        <w:t xml:space="preserve">slightly displaced to the </w:t>
      </w:r>
      <w:r w:rsidRPr="00CA1805">
        <w:rPr>
          <w:bCs/>
          <w:lang w:val="en-US"/>
        </w:rPr>
        <w:t>northwest (NW)</w:t>
      </w:r>
      <w:r w:rsidR="004103BB">
        <w:rPr>
          <w:bCs/>
          <w:lang w:val="en-US"/>
        </w:rPr>
        <w:t xml:space="preserve"> inside </w:t>
      </w:r>
      <w:r w:rsidRPr="00CA1805">
        <w:rPr>
          <w:bCs/>
          <w:lang w:val="en-US"/>
        </w:rPr>
        <w:t>each treatment</w:t>
      </w:r>
      <w:r w:rsidR="004103BB">
        <w:rPr>
          <w:bCs/>
          <w:lang w:val="en-US"/>
        </w:rPr>
        <w:t xml:space="preserve"> area</w:t>
      </w:r>
      <w:r w:rsidR="00F300BD">
        <w:rPr>
          <w:bCs/>
          <w:lang w:val="en-US"/>
        </w:rPr>
        <w:t>,</w:t>
      </w:r>
      <w:r w:rsidR="004103BB">
        <w:rPr>
          <w:bCs/>
          <w:lang w:val="en-US"/>
        </w:rPr>
        <w:t xml:space="preserve"> as </w:t>
      </w:r>
      <w:r w:rsidR="00F300BD">
        <w:rPr>
          <w:bCs/>
          <w:lang w:val="en-US"/>
        </w:rPr>
        <w:t>s</w:t>
      </w:r>
      <w:r w:rsidR="004103BB">
        <w:rPr>
          <w:bCs/>
          <w:lang w:val="en-US"/>
        </w:rPr>
        <w:t>outhwest is the p</w:t>
      </w:r>
      <w:r w:rsidR="004103BB" w:rsidRPr="004103BB">
        <w:rPr>
          <w:bCs/>
          <w:lang w:val="en-US"/>
        </w:rPr>
        <w:t>revailing wind direction</w:t>
      </w:r>
      <w:r w:rsidR="004103BB">
        <w:rPr>
          <w:bCs/>
          <w:lang w:val="en-US"/>
        </w:rPr>
        <w:t xml:space="preserve"> (</w:t>
      </w:r>
      <w:proofErr w:type="spellStart"/>
      <w:r w:rsidRPr="00CA1805">
        <w:rPr>
          <w:bCs/>
          <w:lang w:val="en-US"/>
        </w:rPr>
        <w:t>Wiendll</w:t>
      </w:r>
      <w:proofErr w:type="spellEnd"/>
      <w:r w:rsidRPr="00CA1805">
        <w:rPr>
          <w:bCs/>
          <w:lang w:val="en-US"/>
        </w:rPr>
        <w:t xml:space="preserve"> and </w:t>
      </w:r>
      <w:proofErr w:type="spellStart"/>
      <w:r w:rsidRPr="00CA1805">
        <w:rPr>
          <w:bCs/>
          <w:lang w:val="en-US"/>
        </w:rPr>
        <w:t>Angelocci</w:t>
      </w:r>
      <w:proofErr w:type="spellEnd"/>
      <w:r w:rsidR="004103BB">
        <w:rPr>
          <w:bCs/>
          <w:lang w:val="en-US"/>
        </w:rPr>
        <w:t xml:space="preserve">, </w:t>
      </w:r>
      <w:r w:rsidRPr="00CA1805">
        <w:rPr>
          <w:bCs/>
          <w:lang w:val="en-US"/>
        </w:rPr>
        <w:t xml:space="preserve">1995) </w:t>
      </w:r>
      <w:r w:rsidR="004103BB">
        <w:rPr>
          <w:bCs/>
          <w:lang w:val="en-US"/>
        </w:rPr>
        <w:t xml:space="preserve">to assure enough fetch and </w:t>
      </w:r>
      <w:r w:rsidRPr="00CA1805">
        <w:rPr>
          <w:bCs/>
          <w:lang w:val="en-US"/>
        </w:rPr>
        <w:t xml:space="preserve">adequate </w:t>
      </w:r>
      <w:r w:rsidR="004103BB">
        <w:rPr>
          <w:bCs/>
          <w:lang w:val="en-US"/>
        </w:rPr>
        <w:t>superficial boundary layer</w:t>
      </w:r>
      <w:r w:rsidR="001D323E">
        <w:rPr>
          <w:bCs/>
          <w:lang w:val="en-US"/>
        </w:rPr>
        <w:t xml:space="preserve"> </w:t>
      </w:r>
      <w:r w:rsidR="001D323E">
        <w:rPr>
          <w:bCs/>
          <w:lang w:val="en-US"/>
        </w:rPr>
        <w:fldChar w:fldCharType="begin" w:fldLock="1"/>
      </w:r>
      <w:r w:rsidR="00521BEE">
        <w:rPr>
          <w:bCs/>
          <w:lang w:val="en-US"/>
        </w:rPr>
        <w:instrText>ADDIN CSL_CITATION { "citationItems" : [ { "id" : "ITEM-1", "itemData" : { "DOI" : "10.1016/0168-1923(89)90021-X", "ISSN" : "01681923", "author" : [ { "dropping-particle" : "", "family" : "Heilman", "given" : "J.L.", "non-dropping-particle" : "", "parse-names" : false, "suffix" : "" }, { "dropping-particle" : "", "family" : "Brittin", "given" : "C.L.", "non-dropping-particle" : "", "parse-names" : false, "suffix" : "" }, { "dropping-particle" : "", "family" : "Neale", "given" : "C.M.U.", "non-dropping-particle" : "", "parse-names" : false, "suffix" : "" } ], "container-title" : "Agricultural and Forest Meteorology", "id" : "ITEM-1", "issue" : "3-4", "issued" : { "date-parts" : [ [ "1989", "1" ] ] }, "page" : "261-273", "title" : "Fetch requirements for bowen ratio measurements of latent and sensible heat fluxes", "type" : "article-journal", "volume" : "44" }, "uris" : [ "http://www.mendeley.com/documents/?uuid=e56ebadd-7e82-336f-b470-db7d5c85f8d3" ] } ], "mendeley" : { "formattedCitation" : "(Heilman, Brittin, and Neale 1989)", "plainTextFormattedCitation" : "(Heilman, Brittin, and Neale 1989)", "previouslyFormattedCitation" : "(Heilman, Brittin e Neale, 1989)" }, "properties" : { "noteIndex" : 0 }, "schema" : "https://github.com/citation-style-language/schema/raw/master/csl-citation.json" }</w:instrText>
      </w:r>
      <w:r w:rsidR="001D323E">
        <w:rPr>
          <w:bCs/>
          <w:lang w:val="en-US"/>
        </w:rPr>
        <w:fldChar w:fldCharType="separate"/>
      </w:r>
      <w:r w:rsidR="00521BEE" w:rsidRPr="00521BEE">
        <w:rPr>
          <w:bCs/>
          <w:noProof/>
          <w:lang w:val="en-US"/>
        </w:rPr>
        <w:t>(Heilman, Brittin, and Neale 1989)</w:t>
      </w:r>
      <w:r w:rsidR="001D323E">
        <w:rPr>
          <w:bCs/>
          <w:lang w:val="en-US"/>
        </w:rPr>
        <w:fldChar w:fldCharType="end"/>
      </w:r>
      <w:r w:rsidR="004103BB">
        <w:rPr>
          <w:bCs/>
          <w:lang w:val="en-US"/>
        </w:rPr>
        <w:t>.</w:t>
      </w:r>
      <w:r w:rsidR="00071483">
        <w:rPr>
          <w:bCs/>
          <w:lang w:val="en-US"/>
        </w:rPr>
        <w:t xml:space="preserve"> </w:t>
      </w:r>
      <w:r w:rsidR="00431E11">
        <w:rPr>
          <w:bCs/>
          <w:lang w:val="en-US"/>
        </w:rPr>
        <w:t xml:space="preserve">Mualem-van Genuchten soil parameters </w:t>
      </w:r>
      <w:r w:rsidR="005A189E">
        <w:rPr>
          <w:bCs/>
          <w:lang w:val="en-US"/>
        </w:rPr>
        <w:t xml:space="preserve">and saturated hydraulic conductivity (Ks) </w:t>
      </w:r>
      <w:r w:rsidR="00431E11">
        <w:rPr>
          <w:bCs/>
          <w:lang w:val="en-US"/>
        </w:rPr>
        <w:t>were de</w:t>
      </w:r>
      <w:r w:rsidR="00F300BD">
        <w:rPr>
          <w:bCs/>
          <w:lang w:val="en-US"/>
        </w:rPr>
        <w:t xml:space="preserve">termined in lab using undisturbed soil samples </w:t>
      </w:r>
      <w:r w:rsidR="00431E11">
        <w:rPr>
          <w:bCs/>
          <w:lang w:val="en-US"/>
        </w:rPr>
        <w:t xml:space="preserve">taken at five depths </w:t>
      </w:r>
      <w:r w:rsidR="005A189E">
        <w:rPr>
          <w:bCs/>
          <w:lang w:val="en-US"/>
        </w:rPr>
        <w:t>(</w:t>
      </w:r>
      <w:r w:rsidR="005A189E">
        <w:rPr>
          <w:bCs/>
          <w:lang w:val="en-US"/>
        </w:rPr>
        <w:fldChar w:fldCharType="begin"/>
      </w:r>
      <w:r w:rsidR="005A189E">
        <w:rPr>
          <w:bCs/>
          <w:lang w:val="en-US"/>
        </w:rPr>
        <w:instrText xml:space="preserve"> REF _Ref467248887 \h </w:instrText>
      </w:r>
      <w:r w:rsidR="005A189E">
        <w:rPr>
          <w:bCs/>
          <w:lang w:val="en-US"/>
        </w:rPr>
      </w:r>
      <w:r w:rsidR="005A189E">
        <w:rPr>
          <w:bCs/>
          <w:lang w:val="en-US"/>
        </w:rPr>
        <w:fldChar w:fldCharType="end"/>
      </w:r>
      <w:r w:rsidR="005A189E">
        <w:rPr>
          <w:bCs/>
          <w:lang w:val="en-US"/>
        </w:rPr>
        <w:fldChar w:fldCharType="begin"/>
      </w:r>
      <w:r w:rsidR="005A189E">
        <w:rPr>
          <w:bCs/>
          <w:lang w:val="en-US"/>
        </w:rPr>
        <w:instrText xml:space="preserve"> REF _Ref485106045 \h </w:instrText>
      </w:r>
      <w:r w:rsidR="005A189E">
        <w:rPr>
          <w:bCs/>
          <w:lang w:val="en-US"/>
        </w:rPr>
      </w:r>
      <w:r w:rsidR="005A189E">
        <w:rPr>
          <w:bCs/>
          <w:lang w:val="en-US"/>
        </w:rPr>
        <w:fldChar w:fldCharType="separate"/>
      </w:r>
      <w:r w:rsidR="005A189E" w:rsidRPr="005A189E">
        <w:rPr>
          <w:lang w:val="en-US"/>
        </w:rPr>
        <w:t xml:space="preserve">Table </w:t>
      </w:r>
      <w:r w:rsidR="005A189E" w:rsidRPr="005A189E">
        <w:rPr>
          <w:noProof/>
          <w:lang w:val="en-US"/>
        </w:rPr>
        <w:t>3</w:t>
      </w:r>
      <w:r w:rsidR="005A189E">
        <w:rPr>
          <w:bCs/>
          <w:lang w:val="en-US"/>
        </w:rPr>
        <w:fldChar w:fldCharType="end"/>
      </w:r>
      <w:r w:rsidR="005A189E">
        <w:rPr>
          <w:bCs/>
          <w:lang w:val="en-US"/>
        </w:rPr>
        <w:t>).</w:t>
      </w:r>
      <w:r w:rsidR="00C62C96">
        <w:rPr>
          <w:bCs/>
          <w:lang w:val="en-US"/>
        </w:rPr>
        <w:t xml:space="preserve"> </w:t>
      </w:r>
      <w:commentRangeStart w:id="359"/>
      <w:r w:rsidR="00C62C96" w:rsidRPr="00DA16A4">
        <w:rPr>
          <w:bCs/>
          <w:strike/>
          <w:lang w:val="en-US"/>
          <w:rPrChange w:id="360" w:author="Fabio Marin" w:date="2017-08-22T22:39:00Z">
            <w:rPr>
              <w:bCs/>
              <w:lang w:val="en-US"/>
            </w:rPr>
          </w:rPrChange>
        </w:rPr>
        <w:t>Wilting point (15</w:t>
      </w:r>
      <w:ins w:id="361" w:author="Quirijn de Jong van Lier" w:date="2017-08-22T15:46:00Z">
        <w:r w:rsidR="00094EF8" w:rsidRPr="00DA16A4">
          <w:rPr>
            <w:bCs/>
            <w:strike/>
            <w:lang w:val="en-US"/>
            <w:rPrChange w:id="362" w:author="Fabio Marin" w:date="2017-08-22T22:39:00Z">
              <w:rPr>
                <w:bCs/>
                <w:lang w:val="en-US"/>
              </w:rPr>
            </w:rPrChange>
          </w:rPr>
          <w:t> </w:t>
        </w:r>
      </w:ins>
      <w:proofErr w:type="spellStart"/>
      <w:r w:rsidR="00C62C96" w:rsidRPr="00DA16A4">
        <w:rPr>
          <w:bCs/>
          <w:strike/>
          <w:lang w:val="en-US"/>
          <w:rPrChange w:id="363" w:author="Fabio Marin" w:date="2017-08-22T22:39:00Z">
            <w:rPr>
              <w:bCs/>
              <w:lang w:val="en-US"/>
            </w:rPr>
          </w:rPrChange>
        </w:rPr>
        <w:t>MPa</w:t>
      </w:r>
      <w:proofErr w:type="spellEnd"/>
      <w:r w:rsidR="00C62C96" w:rsidRPr="00DA16A4">
        <w:rPr>
          <w:bCs/>
          <w:strike/>
          <w:lang w:val="en-US"/>
          <w:rPrChange w:id="364" w:author="Fabio Marin" w:date="2017-08-22T22:39:00Z">
            <w:rPr>
              <w:bCs/>
              <w:lang w:val="en-US"/>
            </w:rPr>
          </w:rPrChange>
        </w:rPr>
        <w:t>) and field capacity (0.33</w:t>
      </w:r>
      <w:ins w:id="365" w:author="Quirijn de Jong van Lier" w:date="2017-08-22T15:46:00Z">
        <w:r w:rsidR="00094EF8" w:rsidRPr="00DA16A4">
          <w:rPr>
            <w:bCs/>
            <w:strike/>
            <w:lang w:val="en-US"/>
            <w:rPrChange w:id="366" w:author="Fabio Marin" w:date="2017-08-22T22:39:00Z">
              <w:rPr>
                <w:bCs/>
                <w:lang w:val="en-US"/>
              </w:rPr>
            </w:rPrChange>
          </w:rPr>
          <w:t> </w:t>
        </w:r>
      </w:ins>
      <w:proofErr w:type="spellStart"/>
      <w:r w:rsidR="00C62C96" w:rsidRPr="00DA16A4">
        <w:rPr>
          <w:bCs/>
          <w:strike/>
          <w:lang w:val="en-US"/>
          <w:rPrChange w:id="367" w:author="Fabio Marin" w:date="2017-08-22T22:39:00Z">
            <w:rPr>
              <w:bCs/>
              <w:lang w:val="en-US"/>
            </w:rPr>
          </w:rPrChange>
        </w:rPr>
        <w:t>MPa</w:t>
      </w:r>
      <w:proofErr w:type="spellEnd"/>
      <w:r w:rsidR="00C62C96" w:rsidRPr="00DA16A4">
        <w:rPr>
          <w:bCs/>
          <w:strike/>
          <w:lang w:val="en-US"/>
          <w:rPrChange w:id="368" w:author="Fabio Marin" w:date="2017-08-22T22:39:00Z">
            <w:rPr>
              <w:bCs/>
              <w:lang w:val="en-US"/>
            </w:rPr>
          </w:rPrChange>
        </w:rPr>
        <w:t>) were determined for the S</w:t>
      </w:r>
      <w:r w:rsidR="00DB1436" w:rsidRPr="00DA16A4">
        <w:rPr>
          <w:bCs/>
          <w:strike/>
          <w:lang w:val="en-US"/>
          <w:rPrChange w:id="369" w:author="Fabio Marin" w:date="2017-08-22T22:39:00Z">
            <w:rPr>
              <w:bCs/>
              <w:lang w:val="en-US"/>
            </w:rPr>
          </w:rPrChange>
        </w:rPr>
        <w:t xml:space="preserve">AMUCA standalone model, </w:t>
      </w:r>
      <w:commentRangeStart w:id="370"/>
      <w:r w:rsidR="00DB1436" w:rsidRPr="00DA16A4">
        <w:rPr>
          <w:bCs/>
          <w:strike/>
          <w:lang w:val="en-US"/>
          <w:rPrChange w:id="371" w:author="Fabio Marin" w:date="2017-08-22T22:39:00Z">
            <w:rPr>
              <w:bCs/>
              <w:lang w:val="en-US"/>
            </w:rPr>
          </w:rPrChange>
        </w:rPr>
        <w:t xml:space="preserve">which layers 30-60 and 60-100 were averaged to attend the four-limited layer profile </w:t>
      </w:r>
      <w:commentRangeEnd w:id="370"/>
      <w:r w:rsidR="00094EF8" w:rsidRPr="00DA16A4">
        <w:rPr>
          <w:rStyle w:val="Refdecomentrio"/>
          <w:rFonts w:asciiTheme="minorHAnsi" w:eastAsiaTheme="minorHAnsi" w:hAnsiTheme="minorHAnsi" w:cstheme="minorBidi"/>
          <w:strike/>
          <w:color w:val="auto"/>
          <w:rPrChange w:id="372" w:author="Fabio Marin" w:date="2017-08-22T22:39:00Z">
            <w:rPr>
              <w:rStyle w:val="Refdecomentrio"/>
              <w:rFonts w:asciiTheme="minorHAnsi" w:eastAsiaTheme="minorHAnsi" w:hAnsiTheme="minorHAnsi" w:cstheme="minorBidi"/>
              <w:color w:val="auto"/>
            </w:rPr>
          </w:rPrChange>
        </w:rPr>
        <w:commentReference w:id="370"/>
      </w:r>
      <w:r w:rsidR="00DB1436" w:rsidRPr="00DA16A4">
        <w:rPr>
          <w:bCs/>
          <w:strike/>
          <w:lang w:val="en-US"/>
          <w:rPrChange w:id="373" w:author="Fabio Marin" w:date="2017-08-22T22:39:00Z">
            <w:rPr>
              <w:bCs/>
              <w:lang w:val="en-US"/>
            </w:rPr>
          </w:rPrChange>
        </w:rPr>
        <w:fldChar w:fldCharType="begin" w:fldLock="1"/>
      </w:r>
      <w:r w:rsidR="00521BEE" w:rsidRPr="00DA16A4">
        <w:rPr>
          <w:bCs/>
          <w:strike/>
          <w:lang w:val="en-US"/>
          <w:rPrChange w:id="374" w:author="Fabio Marin" w:date="2017-08-22T22:39:00Z">
            <w:rPr>
              <w:bCs/>
              <w:lang w:val="en-US"/>
            </w:rPr>
          </w:rPrChange>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00DB1436" w:rsidRPr="00DA16A4">
        <w:rPr>
          <w:bCs/>
          <w:strike/>
          <w:lang w:val="en-US"/>
          <w:rPrChange w:id="375" w:author="Fabio Marin" w:date="2017-08-22T22:39:00Z">
            <w:rPr>
              <w:bCs/>
              <w:lang w:val="en-US"/>
            </w:rPr>
          </w:rPrChange>
        </w:rPr>
        <w:fldChar w:fldCharType="separate"/>
      </w:r>
      <w:r w:rsidR="00521BEE" w:rsidRPr="00DA16A4">
        <w:rPr>
          <w:bCs/>
          <w:strike/>
          <w:noProof/>
          <w:lang w:val="en-US"/>
          <w:rPrChange w:id="376" w:author="Fabio Marin" w:date="2017-08-22T22:39:00Z">
            <w:rPr>
              <w:bCs/>
              <w:noProof/>
              <w:lang w:val="en-US"/>
            </w:rPr>
          </w:rPrChange>
        </w:rPr>
        <w:t>(F. R. Marin and Jones 2014)</w:t>
      </w:r>
      <w:r w:rsidR="00DB1436" w:rsidRPr="00DA16A4">
        <w:rPr>
          <w:bCs/>
          <w:strike/>
          <w:lang w:val="en-US"/>
          <w:rPrChange w:id="377" w:author="Fabio Marin" w:date="2017-08-22T22:39:00Z">
            <w:rPr>
              <w:bCs/>
              <w:lang w:val="en-US"/>
            </w:rPr>
          </w:rPrChange>
        </w:rPr>
        <w:fldChar w:fldCharType="end"/>
      </w:r>
      <w:r w:rsidR="00DB1436" w:rsidRPr="00DA16A4">
        <w:rPr>
          <w:bCs/>
          <w:strike/>
          <w:lang w:val="en-US"/>
          <w:rPrChange w:id="378" w:author="Fabio Marin" w:date="2017-08-22T22:39:00Z">
            <w:rPr>
              <w:bCs/>
              <w:lang w:val="en-US"/>
            </w:rPr>
          </w:rPrChange>
        </w:rPr>
        <w:t>.</w:t>
      </w:r>
      <w:commentRangeEnd w:id="359"/>
      <w:r w:rsidR="00DA16A4" w:rsidRPr="00DA16A4">
        <w:rPr>
          <w:rStyle w:val="Refdecomentrio"/>
          <w:rFonts w:asciiTheme="minorHAnsi" w:eastAsiaTheme="minorHAnsi" w:hAnsiTheme="minorHAnsi" w:cstheme="minorBidi"/>
          <w:strike/>
          <w:color w:val="auto"/>
          <w:rPrChange w:id="379" w:author="Fabio Marin" w:date="2017-08-22T22:39:00Z">
            <w:rPr>
              <w:rStyle w:val="Refdecomentrio"/>
              <w:rFonts w:asciiTheme="minorHAnsi" w:eastAsiaTheme="minorHAnsi" w:hAnsiTheme="minorHAnsi" w:cstheme="minorBidi"/>
              <w:color w:val="auto"/>
            </w:rPr>
          </w:rPrChange>
        </w:rPr>
        <w:commentReference w:id="359"/>
      </w:r>
    </w:p>
    <w:p w14:paraId="00B64D92" w14:textId="48A8AC1D" w:rsidR="00DB1436" w:rsidRDefault="00DB1436" w:rsidP="00EE49A4">
      <w:pPr>
        <w:pStyle w:val="Default"/>
        <w:spacing w:line="480" w:lineRule="auto"/>
        <w:ind w:firstLine="900"/>
        <w:jc w:val="both"/>
        <w:rPr>
          <w:bCs/>
          <w:lang w:val="en-US"/>
        </w:rPr>
      </w:pPr>
    </w:p>
    <w:p w14:paraId="09DF9D72" w14:textId="6F7E597D" w:rsidR="00DB1436" w:rsidRDefault="00DB1436" w:rsidP="00EE49A4">
      <w:pPr>
        <w:pStyle w:val="Default"/>
        <w:spacing w:line="480" w:lineRule="auto"/>
        <w:ind w:firstLine="900"/>
        <w:jc w:val="both"/>
        <w:rPr>
          <w:bCs/>
          <w:lang w:val="en-US"/>
        </w:rPr>
      </w:pPr>
    </w:p>
    <w:p w14:paraId="5D3C01DA" w14:textId="77777777" w:rsidR="00DB1436" w:rsidRDefault="00DB1436" w:rsidP="00EE49A4">
      <w:pPr>
        <w:pStyle w:val="Default"/>
        <w:spacing w:line="480" w:lineRule="auto"/>
        <w:ind w:firstLine="900"/>
        <w:jc w:val="both"/>
        <w:rPr>
          <w:bCs/>
          <w:lang w:val="en-US"/>
        </w:rPr>
      </w:pPr>
    </w:p>
    <w:p w14:paraId="3C0CFB58" w14:textId="0DE8357B" w:rsidR="00EE49A4" w:rsidRPr="00B650CA" w:rsidRDefault="00EE49A4" w:rsidP="00B650CA">
      <w:pPr>
        <w:pStyle w:val="Legenda"/>
        <w:keepNext/>
        <w:spacing w:after="0"/>
        <w:rPr>
          <w:rFonts w:ascii="Times New Roman" w:eastAsia="SimSun" w:hAnsi="Times New Roman" w:cs="Times New Roman"/>
          <w:bCs/>
          <w:i w:val="0"/>
          <w:iCs w:val="0"/>
          <w:color w:val="000000"/>
          <w:sz w:val="24"/>
          <w:szCs w:val="24"/>
          <w:lang w:val="en-US"/>
        </w:rPr>
      </w:pPr>
      <w:bookmarkStart w:id="380" w:name="_Ref485106045"/>
      <w:r w:rsidRPr="00B650CA">
        <w:rPr>
          <w:rFonts w:ascii="Times New Roman" w:eastAsia="SimSun" w:hAnsi="Times New Roman" w:cs="Times New Roman"/>
          <w:bCs/>
          <w:i w:val="0"/>
          <w:iCs w:val="0"/>
          <w:color w:val="000000"/>
          <w:sz w:val="24"/>
          <w:szCs w:val="24"/>
          <w:lang w:val="en-US"/>
        </w:rPr>
        <w:lastRenderedPageBreak/>
        <w:t xml:space="preserve">Table </w:t>
      </w:r>
      <w:r w:rsidR="0071131C" w:rsidRPr="00B650CA">
        <w:rPr>
          <w:rFonts w:ascii="Times New Roman" w:eastAsia="SimSun" w:hAnsi="Times New Roman" w:cs="Times New Roman"/>
          <w:bCs/>
          <w:i w:val="0"/>
          <w:iCs w:val="0"/>
          <w:color w:val="000000"/>
          <w:sz w:val="24"/>
          <w:szCs w:val="24"/>
          <w:lang w:val="en-US"/>
        </w:rPr>
        <w:fldChar w:fldCharType="begin"/>
      </w:r>
      <w:r w:rsidR="0071131C" w:rsidRPr="00B650CA">
        <w:rPr>
          <w:rFonts w:ascii="Times New Roman" w:eastAsia="SimSun" w:hAnsi="Times New Roman" w:cs="Times New Roman"/>
          <w:bCs/>
          <w:i w:val="0"/>
          <w:iCs w:val="0"/>
          <w:color w:val="000000"/>
          <w:sz w:val="24"/>
          <w:szCs w:val="24"/>
          <w:lang w:val="en-US"/>
        </w:rPr>
        <w:instrText xml:space="preserve"> SEQ Table \* ARABIC </w:instrText>
      </w:r>
      <w:r w:rsidR="0071131C" w:rsidRPr="00B650CA">
        <w:rPr>
          <w:rFonts w:ascii="Times New Roman" w:eastAsia="SimSun" w:hAnsi="Times New Roman" w:cs="Times New Roman"/>
          <w:bCs/>
          <w:i w:val="0"/>
          <w:iCs w:val="0"/>
          <w:color w:val="000000"/>
          <w:sz w:val="24"/>
          <w:szCs w:val="24"/>
          <w:lang w:val="en-US"/>
        </w:rPr>
        <w:fldChar w:fldCharType="separate"/>
      </w:r>
      <w:r w:rsidRPr="00B650CA">
        <w:rPr>
          <w:rFonts w:ascii="Times New Roman" w:eastAsia="SimSun" w:hAnsi="Times New Roman" w:cs="Times New Roman"/>
          <w:bCs/>
          <w:i w:val="0"/>
          <w:iCs w:val="0"/>
          <w:color w:val="000000"/>
          <w:sz w:val="24"/>
          <w:szCs w:val="24"/>
          <w:lang w:val="en-US"/>
        </w:rPr>
        <w:t>3</w:t>
      </w:r>
      <w:r w:rsidR="0071131C" w:rsidRPr="00B650CA">
        <w:rPr>
          <w:rFonts w:ascii="Times New Roman" w:eastAsia="SimSun" w:hAnsi="Times New Roman" w:cs="Times New Roman"/>
          <w:bCs/>
          <w:i w:val="0"/>
          <w:iCs w:val="0"/>
          <w:color w:val="000000"/>
          <w:sz w:val="24"/>
          <w:szCs w:val="24"/>
          <w:lang w:val="en-US"/>
        </w:rPr>
        <w:fldChar w:fldCharType="end"/>
      </w:r>
      <w:bookmarkEnd w:id="380"/>
      <w:r w:rsidRPr="00B650CA">
        <w:rPr>
          <w:rFonts w:ascii="Times New Roman" w:eastAsia="SimSun" w:hAnsi="Times New Roman" w:cs="Times New Roman"/>
          <w:bCs/>
          <w:i w:val="0"/>
          <w:iCs w:val="0"/>
          <w:color w:val="000000"/>
          <w:sz w:val="24"/>
          <w:szCs w:val="24"/>
          <w:lang w:val="en-US"/>
        </w:rPr>
        <w:t>.</w:t>
      </w:r>
      <w:r w:rsidR="00B650CA" w:rsidRPr="00B650CA">
        <w:rPr>
          <w:rFonts w:ascii="Times New Roman" w:eastAsia="SimSun" w:hAnsi="Times New Roman" w:cs="Times New Roman"/>
          <w:bCs/>
          <w:i w:val="0"/>
          <w:iCs w:val="0"/>
          <w:color w:val="000000"/>
          <w:sz w:val="24"/>
          <w:szCs w:val="24"/>
          <w:lang w:val="en-US"/>
        </w:rPr>
        <w:t xml:space="preserve"> Mualem-van Genuchten soil parameters</w:t>
      </w:r>
      <w:r w:rsidR="00B650CA">
        <w:rPr>
          <w:rFonts w:ascii="Times New Roman" w:eastAsia="SimSun" w:hAnsi="Times New Roman" w:cs="Times New Roman"/>
          <w:bCs/>
          <w:i w:val="0"/>
          <w:iCs w:val="0"/>
          <w:color w:val="000000"/>
          <w:sz w:val="24"/>
          <w:szCs w:val="24"/>
          <w:lang w:val="en-US"/>
        </w:rPr>
        <w:t xml:space="preserve"> and </w:t>
      </w:r>
      <w:r w:rsidR="00B650CA" w:rsidRPr="00B650CA">
        <w:rPr>
          <w:rFonts w:ascii="Times New Roman" w:eastAsia="SimSun" w:hAnsi="Times New Roman" w:cs="Times New Roman"/>
          <w:bCs/>
          <w:i w:val="0"/>
          <w:iCs w:val="0"/>
          <w:color w:val="000000"/>
          <w:sz w:val="24"/>
          <w:szCs w:val="24"/>
          <w:lang w:val="en-US"/>
        </w:rPr>
        <w:t>saturated hydraulic conductivity (Ks)</w:t>
      </w:r>
      <w:r w:rsidR="00B650CA">
        <w:rPr>
          <w:rFonts w:ascii="Times New Roman" w:eastAsia="SimSun" w:hAnsi="Times New Roman" w:cs="Times New Roman"/>
          <w:bCs/>
          <w:i w:val="0"/>
          <w:iCs w:val="0"/>
          <w:color w:val="000000"/>
          <w:sz w:val="24"/>
          <w:szCs w:val="24"/>
          <w:lang w:val="en-US"/>
        </w:rPr>
        <w:t xml:space="preserve"> for </w:t>
      </w:r>
      <w:r w:rsidR="00F300BD">
        <w:rPr>
          <w:rFonts w:ascii="Times New Roman" w:eastAsia="SimSun" w:hAnsi="Times New Roman" w:cs="Times New Roman"/>
          <w:bCs/>
          <w:i w:val="0"/>
          <w:iCs w:val="0"/>
          <w:color w:val="000000"/>
          <w:sz w:val="24"/>
          <w:szCs w:val="24"/>
          <w:lang w:val="en-US"/>
        </w:rPr>
        <w:t xml:space="preserve">the </w:t>
      </w:r>
      <w:r w:rsidR="00B650CA">
        <w:rPr>
          <w:rFonts w:ascii="Times New Roman" w:eastAsia="SimSun" w:hAnsi="Times New Roman" w:cs="Times New Roman"/>
          <w:bCs/>
          <w:i w:val="0"/>
          <w:iCs w:val="0"/>
          <w:color w:val="000000"/>
          <w:sz w:val="24"/>
          <w:szCs w:val="24"/>
          <w:lang w:val="en-US"/>
        </w:rPr>
        <w:t>Piracicaba field experiment.</w:t>
      </w:r>
    </w:p>
    <w:tbl>
      <w:tblPr>
        <w:tblW w:w="6228" w:type="dxa"/>
        <w:jc w:val="center"/>
        <w:tblCellMar>
          <w:top w:w="15" w:type="dxa"/>
          <w:bottom w:w="15" w:type="dxa"/>
        </w:tblCellMar>
        <w:tblLook w:val="04A0" w:firstRow="1" w:lastRow="0" w:firstColumn="1" w:lastColumn="0" w:noHBand="0" w:noVBand="1"/>
      </w:tblPr>
      <w:tblGrid>
        <w:gridCol w:w="1620"/>
        <w:gridCol w:w="711"/>
        <w:gridCol w:w="903"/>
        <w:gridCol w:w="935"/>
        <w:gridCol w:w="935"/>
        <w:gridCol w:w="1124"/>
      </w:tblGrid>
      <w:tr w:rsidR="00EE49A4" w:rsidRPr="00EE49A4" w14:paraId="4824D231" w14:textId="77777777" w:rsidTr="00EE49A4">
        <w:trPr>
          <w:trHeight w:val="285"/>
          <w:jc w:val="center"/>
        </w:trPr>
        <w:tc>
          <w:tcPr>
            <w:tcW w:w="1620" w:type="dxa"/>
            <w:vMerge w:val="restart"/>
            <w:tcBorders>
              <w:top w:val="single" w:sz="4" w:space="0" w:color="auto"/>
              <w:left w:val="nil"/>
              <w:bottom w:val="single" w:sz="4" w:space="0" w:color="auto"/>
              <w:right w:val="nil"/>
            </w:tcBorders>
            <w:noWrap/>
            <w:vAlign w:val="center"/>
            <w:hideMark/>
          </w:tcPr>
          <w:p w14:paraId="11C9572A" w14:textId="77777777" w:rsidR="00EE49A4" w:rsidRPr="00EE49A4" w:rsidRDefault="00EE49A4" w:rsidP="005950D0">
            <w:pPr>
              <w:spacing w:after="0" w:line="240" w:lineRule="auto"/>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Parameter</w:t>
            </w:r>
          </w:p>
        </w:tc>
        <w:tc>
          <w:tcPr>
            <w:tcW w:w="4608" w:type="dxa"/>
            <w:gridSpan w:val="5"/>
            <w:tcBorders>
              <w:top w:val="single" w:sz="4" w:space="0" w:color="auto"/>
              <w:left w:val="nil"/>
              <w:bottom w:val="single" w:sz="4" w:space="0" w:color="auto"/>
              <w:right w:val="nil"/>
            </w:tcBorders>
            <w:noWrap/>
            <w:vAlign w:val="bottom"/>
            <w:hideMark/>
          </w:tcPr>
          <w:p w14:paraId="74219A2E" w14:textId="53E84D6B" w:rsidR="00EE49A4" w:rsidRPr="00EE49A4" w:rsidRDefault="00F300BD" w:rsidP="00B650CA">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depth</w:t>
            </w:r>
            <w:r w:rsidR="00EE49A4" w:rsidRPr="00EE49A4">
              <w:rPr>
                <w:rFonts w:ascii="Times New Roman" w:eastAsia="Times New Roman" w:hAnsi="Times New Roman" w:cs="Times New Roman"/>
                <w:color w:val="000000"/>
                <w:lang w:val="en-US"/>
              </w:rPr>
              <w:t xml:space="preserve"> (cm)</w:t>
            </w:r>
          </w:p>
        </w:tc>
      </w:tr>
      <w:tr w:rsidR="00EE49A4" w:rsidRPr="00EE49A4" w14:paraId="1CB8C6A7" w14:textId="77777777" w:rsidTr="00EE49A4">
        <w:trPr>
          <w:trHeight w:val="285"/>
          <w:jc w:val="center"/>
        </w:trPr>
        <w:tc>
          <w:tcPr>
            <w:tcW w:w="1620" w:type="dxa"/>
            <w:vMerge/>
            <w:tcBorders>
              <w:top w:val="single" w:sz="4" w:space="0" w:color="auto"/>
              <w:left w:val="nil"/>
              <w:bottom w:val="single" w:sz="4" w:space="0" w:color="auto"/>
              <w:right w:val="nil"/>
            </w:tcBorders>
            <w:vAlign w:val="center"/>
            <w:hideMark/>
          </w:tcPr>
          <w:p w14:paraId="47A088D4" w14:textId="77777777" w:rsidR="00EE49A4" w:rsidRPr="00EE49A4" w:rsidRDefault="00EE49A4" w:rsidP="00B650CA">
            <w:pPr>
              <w:spacing w:after="0" w:line="240" w:lineRule="auto"/>
              <w:rPr>
                <w:rFonts w:ascii="Times New Roman" w:eastAsia="Times New Roman" w:hAnsi="Times New Roman" w:cs="Times New Roman"/>
                <w:color w:val="000000"/>
                <w:lang w:val="en-US"/>
              </w:rPr>
            </w:pPr>
          </w:p>
        </w:tc>
        <w:tc>
          <w:tcPr>
            <w:tcW w:w="711" w:type="dxa"/>
            <w:tcBorders>
              <w:top w:val="nil"/>
              <w:left w:val="nil"/>
              <w:bottom w:val="single" w:sz="4" w:space="0" w:color="auto"/>
              <w:right w:val="nil"/>
            </w:tcBorders>
            <w:noWrap/>
            <w:vAlign w:val="bottom"/>
            <w:hideMark/>
          </w:tcPr>
          <w:p w14:paraId="74ADFD7C"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0-5</w:t>
            </w:r>
          </w:p>
        </w:tc>
        <w:tc>
          <w:tcPr>
            <w:tcW w:w="903" w:type="dxa"/>
            <w:tcBorders>
              <w:top w:val="nil"/>
              <w:left w:val="nil"/>
              <w:bottom w:val="single" w:sz="4" w:space="0" w:color="auto"/>
              <w:right w:val="nil"/>
            </w:tcBorders>
            <w:noWrap/>
            <w:vAlign w:val="bottom"/>
            <w:hideMark/>
          </w:tcPr>
          <w:p w14:paraId="51E28165"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5-15</w:t>
            </w:r>
          </w:p>
        </w:tc>
        <w:tc>
          <w:tcPr>
            <w:tcW w:w="935" w:type="dxa"/>
            <w:tcBorders>
              <w:top w:val="nil"/>
              <w:left w:val="nil"/>
              <w:bottom w:val="single" w:sz="4" w:space="0" w:color="auto"/>
              <w:right w:val="nil"/>
            </w:tcBorders>
            <w:noWrap/>
            <w:vAlign w:val="bottom"/>
            <w:hideMark/>
          </w:tcPr>
          <w:p w14:paraId="798AE990"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15-30</w:t>
            </w:r>
          </w:p>
        </w:tc>
        <w:tc>
          <w:tcPr>
            <w:tcW w:w="935" w:type="dxa"/>
            <w:tcBorders>
              <w:top w:val="nil"/>
              <w:left w:val="nil"/>
              <w:bottom w:val="single" w:sz="4" w:space="0" w:color="auto"/>
              <w:right w:val="nil"/>
            </w:tcBorders>
            <w:noWrap/>
            <w:vAlign w:val="bottom"/>
            <w:hideMark/>
          </w:tcPr>
          <w:p w14:paraId="612F2C67"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30-60</w:t>
            </w:r>
          </w:p>
        </w:tc>
        <w:tc>
          <w:tcPr>
            <w:tcW w:w="1124" w:type="dxa"/>
            <w:tcBorders>
              <w:top w:val="nil"/>
              <w:left w:val="nil"/>
              <w:bottom w:val="single" w:sz="4" w:space="0" w:color="auto"/>
              <w:right w:val="nil"/>
            </w:tcBorders>
            <w:noWrap/>
            <w:vAlign w:val="bottom"/>
            <w:hideMark/>
          </w:tcPr>
          <w:p w14:paraId="69C74541"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60-100</w:t>
            </w:r>
          </w:p>
        </w:tc>
      </w:tr>
      <w:tr w:rsidR="00EE49A4" w:rsidRPr="00EE49A4" w14:paraId="28C1E2E1" w14:textId="77777777" w:rsidTr="00EE49A4">
        <w:trPr>
          <w:trHeight w:val="285"/>
          <w:jc w:val="center"/>
        </w:trPr>
        <w:tc>
          <w:tcPr>
            <w:tcW w:w="1620" w:type="dxa"/>
            <w:tcBorders>
              <w:top w:val="single" w:sz="4" w:space="0" w:color="auto"/>
              <w:left w:val="nil"/>
              <w:bottom w:val="nil"/>
              <w:right w:val="nil"/>
            </w:tcBorders>
            <w:noWrap/>
            <w:vAlign w:val="bottom"/>
            <w:hideMark/>
          </w:tcPr>
          <w:p w14:paraId="77A9A7B1" w14:textId="767B7D06" w:rsidR="00EE49A4" w:rsidRPr="00EE49A4" w:rsidRDefault="00EE49A4" w:rsidP="00B650CA">
            <w:pPr>
              <w:spacing w:after="0" w:line="240" w:lineRule="auto"/>
              <w:rPr>
                <w:rFonts w:ascii="Times New Roman" w:eastAsia="Times New Roman" w:hAnsi="Times New Roman" w:cs="Times New Roman"/>
                <w:color w:val="000000"/>
                <w:lang w:val="en-US"/>
              </w:rPr>
            </w:pPr>
            <w:proofErr w:type="spellStart"/>
            <w:r w:rsidRPr="00EE49A4">
              <w:rPr>
                <w:rFonts w:ascii="Times New Roman" w:eastAsia="Times New Roman" w:hAnsi="Times New Roman" w:cs="Times New Roman"/>
                <w:color w:val="000000"/>
                <w:lang w:val="en-US"/>
              </w:rPr>
              <w:t>θr</w:t>
            </w:r>
            <w:proofErr w:type="spellEnd"/>
            <w:r>
              <w:rPr>
                <w:rFonts w:ascii="Times New Roman" w:eastAsia="Times New Roman" w:hAnsi="Times New Roman" w:cs="Times New Roman"/>
                <w:color w:val="000000"/>
                <w:lang w:val="en-US"/>
              </w:rPr>
              <w:t xml:space="preserve"> (m</w:t>
            </w:r>
            <w:r w:rsidRPr="00EE49A4">
              <w:rPr>
                <w:rFonts w:ascii="Times New Roman" w:eastAsia="Times New Roman" w:hAnsi="Times New Roman" w:cs="Times New Roman"/>
                <w:color w:val="000000"/>
                <w:vertAlign w:val="superscript"/>
                <w:lang w:val="en-US"/>
              </w:rPr>
              <w:t>3</w:t>
            </w:r>
            <w:r>
              <w:rPr>
                <w:rFonts w:ascii="Times New Roman" w:eastAsia="Times New Roman" w:hAnsi="Times New Roman" w:cs="Times New Roman"/>
                <w:color w:val="000000"/>
                <w:lang w:val="en-US"/>
              </w:rPr>
              <w:t xml:space="preserve"> m</w:t>
            </w:r>
            <w:r w:rsidRPr="00EE49A4">
              <w:rPr>
                <w:rFonts w:ascii="Times New Roman" w:eastAsia="Times New Roman" w:hAnsi="Times New Roman" w:cs="Times New Roman"/>
                <w:color w:val="000000"/>
                <w:vertAlign w:val="superscript"/>
                <w:lang w:val="en-US"/>
              </w:rPr>
              <w:t>-3</w:t>
            </w:r>
            <w:r>
              <w:rPr>
                <w:rFonts w:ascii="Times New Roman" w:eastAsia="Times New Roman" w:hAnsi="Times New Roman" w:cs="Times New Roman"/>
                <w:color w:val="000000"/>
                <w:lang w:val="en-US"/>
              </w:rPr>
              <w:t>)</w:t>
            </w:r>
          </w:p>
        </w:tc>
        <w:tc>
          <w:tcPr>
            <w:tcW w:w="711" w:type="dxa"/>
            <w:tcBorders>
              <w:top w:val="nil"/>
              <w:left w:val="nil"/>
              <w:bottom w:val="nil"/>
              <w:right w:val="nil"/>
            </w:tcBorders>
            <w:noWrap/>
            <w:vAlign w:val="bottom"/>
            <w:hideMark/>
          </w:tcPr>
          <w:p w14:paraId="429325E4"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w:t>
            </w:r>
          </w:p>
        </w:tc>
        <w:tc>
          <w:tcPr>
            <w:tcW w:w="903" w:type="dxa"/>
            <w:tcBorders>
              <w:top w:val="nil"/>
              <w:left w:val="nil"/>
              <w:bottom w:val="nil"/>
              <w:right w:val="nil"/>
            </w:tcBorders>
            <w:noWrap/>
            <w:vAlign w:val="bottom"/>
            <w:hideMark/>
          </w:tcPr>
          <w:p w14:paraId="22216795"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w:t>
            </w:r>
          </w:p>
        </w:tc>
        <w:tc>
          <w:tcPr>
            <w:tcW w:w="935" w:type="dxa"/>
            <w:tcBorders>
              <w:top w:val="nil"/>
              <w:left w:val="nil"/>
              <w:bottom w:val="nil"/>
              <w:right w:val="nil"/>
            </w:tcBorders>
            <w:noWrap/>
            <w:vAlign w:val="bottom"/>
            <w:hideMark/>
          </w:tcPr>
          <w:p w14:paraId="768F8B1A"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w:t>
            </w:r>
          </w:p>
        </w:tc>
        <w:tc>
          <w:tcPr>
            <w:tcW w:w="935" w:type="dxa"/>
            <w:tcBorders>
              <w:top w:val="nil"/>
              <w:left w:val="nil"/>
              <w:bottom w:val="nil"/>
              <w:right w:val="nil"/>
            </w:tcBorders>
            <w:noWrap/>
            <w:vAlign w:val="bottom"/>
            <w:hideMark/>
          </w:tcPr>
          <w:p w14:paraId="7BD86BB0"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w:t>
            </w:r>
          </w:p>
        </w:tc>
        <w:tc>
          <w:tcPr>
            <w:tcW w:w="1124" w:type="dxa"/>
            <w:tcBorders>
              <w:top w:val="nil"/>
              <w:left w:val="nil"/>
              <w:bottom w:val="nil"/>
              <w:right w:val="nil"/>
            </w:tcBorders>
            <w:noWrap/>
            <w:vAlign w:val="bottom"/>
            <w:hideMark/>
          </w:tcPr>
          <w:p w14:paraId="38A839E5"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w:t>
            </w:r>
          </w:p>
        </w:tc>
      </w:tr>
      <w:tr w:rsidR="00EE49A4" w:rsidRPr="00EE49A4" w14:paraId="764DB123" w14:textId="77777777" w:rsidTr="00EE49A4">
        <w:trPr>
          <w:trHeight w:val="285"/>
          <w:jc w:val="center"/>
        </w:trPr>
        <w:tc>
          <w:tcPr>
            <w:tcW w:w="1620" w:type="dxa"/>
            <w:tcBorders>
              <w:top w:val="nil"/>
              <w:left w:val="nil"/>
              <w:bottom w:val="nil"/>
              <w:right w:val="nil"/>
            </w:tcBorders>
            <w:noWrap/>
            <w:vAlign w:val="bottom"/>
            <w:hideMark/>
          </w:tcPr>
          <w:p w14:paraId="31299FAA" w14:textId="72AA29DE" w:rsidR="00EE49A4" w:rsidRPr="00EE49A4" w:rsidRDefault="00EE49A4" w:rsidP="00B650CA">
            <w:pPr>
              <w:spacing w:after="0" w:line="240" w:lineRule="auto"/>
              <w:rPr>
                <w:rFonts w:ascii="Times New Roman" w:eastAsia="Times New Roman" w:hAnsi="Times New Roman" w:cs="Times New Roman"/>
                <w:color w:val="000000"/>
                <w:lang w:val="en-US"/>
              </w:rPr>
            </w:pPr>
            <w:proofErr w:type="spellStart"/>
            <w:r w:rsidRPr="00EE49A4">
              <w:rPr>
                <w:rFonts w:ascii="Times New Roman" w:eastAsia="Times New Roman" w:hAnsi="Times New Roman" w:cs="Times New Roman"/>
                <w:color w:val="000000"/>
                <w:lang w:val="en-US"/>
              </w:rPr>
              <w:t>θs</w:t>
            </w:r>
            <w:proofErr w:type="spellEnd"/>
            <w:r>
              <w:rPr>
                <w:rFonts w:ascii="Times New Roman" w:eastAsia="Times New Roman" w:hAnsi="Times New Roman" w:cs="Times New Roman"/>
                <w:color w:val="000000"/>
                <w:lang w:val="en-US"/>
              </w:rPr>
              <w:t xml:space="preserve"> (m</w:t>
            </w:r>
            <w:r w:rsidRPr="00EE49A4">
              <w:rPr>
                <w:rFonts w:ascii="Times New Roman" w:eastAsia="Times New Roman" w:hAnsi="Times New Roman" w:cs="Times New Roman"/>
                <w:color w:val="000000"/>
                <w:vertAlign w:val="superscript"/>
                <w:lang w:val="en-US"/>
              </w:rPr>
              <w:t>3</w:t>
            </w:r>
            <w:r>
              <w:rPr>
                <w:rFonts w:ascii="Times New Roman" w:eastAsia="Times New Roman" w:hAnsi="Times New Roman" w:cs="Times New Roman"/>
                <w:color w:val="000000"/>
                <w:lang w:val="en-US"/>
              </w:rPr>
              <w:t xml:space="preserve"> m</w:t>
            </w:r>
            <w:r w:rsidRPr="00EE49A4">
              <w:rPr>
                <w:rFonts w:ascii="Times New Roman" w:eastAsia="Times New Roman" w:hAnsi="Times New Roman" w:cs="Times New Roman"/>
                <w:color w:val="000000"/>
                <w:vertAlign w:val="superscript"/>
                <w:lang w:val="en-US"/>
              </w:rPr>
              <w:t>-3</w:t>
            </w:r>
            <w:r>
              <w:rPr>
                <w:rFonts w:ascii="Times New Roman" w:eastAsia="Times New Roman" w:hAnsi="Times New Roman" w:cs="Times New Roman"/>
                <w:color w:val="000000"/>
                <w:lang w:val="en-US"/>
              </w:rPr>
              <w:t>)</w:t>
            </w:r>
          </w:p>
        </w:tc>
        <w:tc>
          <w:tcPr>
            <w:tcW w:w="711" w:type="dxa"/>
            <w:tcBorders>
              <w:top w:val="nil"/>
              <w:left w:val="nil"/>
              <w:bottom w:val="nil"/>
              <w:right w:val="nil"/>
            </w:tcBorders>
            <w:noWrap/>
            <w:vAlign w:val="bottom"/>
            <w:hideMark/>
          </w:tcPr>
          <w:p w14:paraId="24DF1301"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0.358</w:t>
            </w:r>
          </w:p>
        </w:tc>
        <w:tc>
          <w:tcPr>
            <w:tcW w:w="903" w:type="dxa"/>
            <w:tcBorders>
              <w:top w:val="nil"/>
              <w:left w:val="nil"/>
              <w:bottom w:val="nil"/>
              <w:right w:val="nil"/>
            </w:tcBorders>
            <w:noWrap/>
            <w:vAlign w:val="bottom"/>
            <w:hideMark/>
          </w:tcPr>
          <w:p w14:paraId="1CE8C377"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0.357</w:t>
            </w:r>
          </w:p>
        </w:tc>
        <w:tc>
          <w:tcPr>
            <w:tcW w:w="935" w:type="dxa"/>
            <w:tcBorders>
              <w:top w:val="nil"/>
              <w:left w:val="nil"/>
              <w:bottom w:val="nil"/>
              <w:right w:val="nil"/>
            </w:tcBorders>
            <w:noWrap/>
            <w:vAlign w:val="bottom"/>
            <w:hideMark/>
          </w:tcPr>
          <w:p w14:paraId="289F6541"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0.367</w:t>
            </w:r>
          </w:p>
        </w:tc>
        <w:tc>
          <w:tcPr>
            <w:tcW w:w="935" w:type="dxa"/>
            <w:tcBorders>
              <w:top w:val="nil"/>
              <w:left w:val="nil"/>
              <w:bottom w:val="nil"/>
              <w:right w:val="nil"/>
            </w:tcBorders>
            <w:noWrap/>
            <w:vAlign w:val="bottom"/>
            <w:hideMark/>
          </w:tcPr>
          <w:p w14:paraId="05FC2ADC"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0.389</w:t>
            </w:r>
          </w:p>
        </w:tc>
        <w:tc>
          <w:tcPr>
            <w:tcW w:w="1124" w:type="dxa"/>
            <w:tcBorders>
              <w:top w:val="nil"/>
              <w:left w:val="nil"/>
              <w:bottom w:val="nil"/>
              <w:right w:val="nil"/>
            </w:tcBorders>
            <w:noWrap/>
            <w:vAlign w:val="bottom"/>
            <w:hideMark/>
          </w:tcPr>
          <w:p w14:paraId="3604EEE6"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0.384</w:t>
            </w:r>
          </w:p>
        </w:tc>
      </w:tr>
      <w:tr w:rsidR="00EE49A4" w:rsidRPr="00EE49A4" w14:paraId="21905870" w14:textId="77777777" w:rsidTr="00EE49A4">
        <w:trPr>
          <w:trHeight w:val="285"/>
          <w:jc w:val="center"/>
        </w:trPr>
        <w:tc>
          <w:tcPr>
            <w:tcW w:w="1620" w:type="dxa"/>
            <w:tcBorders>
              <w:top w:val="nil"/>
              <w:left w:val="nil"/>
              <w:bottom w:val="nil"/>
              <w:right w:val="nil"/>
            </w:tcBorders>
            <w:noWrap/>
            <w:vAlign w:val="bottom"/>
            <w:hideMark/>
          </w:tcPr>
          <w:p w14:paraId="1D9185C7" w14:textId="27F2332A" w:rsidR="00EE49A4" w:rsidRPr="00EE49A4" w:rsidRDefault="00EE49A4" w:rsidP="00B650CA">
            <w:pPr>
              <w:spacing w:after="0" w:line="240" w:lineRule="auto"/>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α</w:t>
            </w:r>
            <w:r>
              <w:rPr>
                <w:rFonts w:ascii="Times New Roman" w:eastAsia="Times New Roman" w:hAnsi="Times New Roman" w:cs="Times New Roman"/>
                <w:color w:val="000000"/>
                <w:lang w:val="en-US"/>
              </w:rPr>
              <w:t xml:space="preserve"> (cm</w:t>
            </w:r>
            <w:r w:rsidRPr="00EE49A4">
              <w:rPr>
                <w:rFonts w:ascii="Times New Roman" w:eastAsia="Times New Roman" w:hAnsi="Times New Roman" w:cs="Times New Roman"/>
                <w:color w:val="000000"/>
                <w:vertAlign w:val="superscript"/>
                <w:lang w:val="en-US"/>
              </w:rPr>
              <w:t>-</w:t>
            </w:r>
            <w:r>
              <w:rPr>
                <w:rFonts w:ascii="Times New Roman" w:eastAsia="Times New Roman" w:hAnsi="Times New Roman" w:cs="Times New Roman"/>
                <w:color w:val="000000"/>
                <w:vertAlign w:val="superscript"/>
                <w:lang w:val="en-US"/>
              </w:rPr>
              <w:t>1</w:t>
            </w:r>
            <w:r>
              <w:rPr>
                <w:rFonts w:ascii="Times New Roman" w:eastAsia="Times New Roman" w:hAnsi="Times New Roman" w:cs="Times New Roman"/>
                <w:color w:val="000000"/>
                <w:lang w:val="en-US"/>
              </w:rPr>
              <w:t>)</w:t>
            </w:r>
          </w:p>
        </w:tc>
        <w:tc>
          <w:tcPr>
            <w:tcW w:w="711" w:type="dxa"/>
            <w:tcBorders>
              <w:top w:val="nil"/>
              <w:left w:val="nil"/>
              <w:bottom w:val="nil"/>
              <w:right w:val="nil"/>
            </w:tcBorders>
            <w:noWrap/>
            <w:vAlign w:val="bottom"/>
            <w:hideMark/>
          </w:tcPr>
          <w:p w14:paraId="72C5D2B8"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0.011</w:t>
            </w:r>
          </w:p>
        </w:tc>
        <w:tc>
          <w:tcPr>
            <w:tcW w:w="903" w:type="dxa"/>
            <w:tcBorders>
              <w:top w:val="nil"/>
              <w:left w:val="nil"/>
              <w:bottom w:val="nil"/>
              <w:right w:val="nil"/>
            </w:tcBorders>
            <w:noWrap/>
            <w:vAlign w:val="bottom"/>
            <w:hideMark/>
          </w:tcPr>
          <w:p w14:paraId="2A31DC39"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0.019</w:t>
            </w:r>
          </w:p>
        </w:tc>
        <w:tc>
          <w:tcPr>
            <w:tcW w:w="935" w:type="dxa"/>
            <w:tcBorders>
              <w:top w:val="nil"/>
              <w:left w:val="nil"/>
              <w:bottom w:val="nil"/>
              <w:right w:val="nil"/>
            </w:tcBorders>
            <w:noWrap/>
            <w:vAlign w:val="bottom"/>
            <w:hideMark/>
          </w:tcPr>
          <w:p w14:paraId="55DA4874"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0.005</w:t>
            </w:r>
          </w:p>
        </w:tc>
        <w:tc>
          <w:tcPr>
            <w:tcW w:w="935" w:type="dxa"/>
            <w:tcBorders>
              <w:top w:val="nil"/>
              <w:left w:val="nil"/>
              <w:bottom w:val="nil"/>
              <w:right w:val="nil"/>
            </w:tcBorders>
            <w:noWrap/>
            <w:vAlign w:val="bottom"/>
            <w:hideMark/>
          </w:tcPr>
          <w:p w14:paraId="321A6A80"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0.004</w:t>
            </w:r>
          </w:p>
        </w:tc>
        <w:tc>
          <w:tcPr>
            <w:tcW w:w="1124" w:type="dxa"/>
            <w:tcBorders>
              <w:top w:val="nil"/>
              <w:left w:val="nil"/>
              <w:bottom w:val="nil"/>
              <w:right w:val="nil"/>
            </w:tcBorders>
            <w:noWrap/>
            <w:vAlign w:val="bottom"/>
            <w:hideMark/>
          </w:tcPr>
          <w:p w14:paraId="3A747A9B"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0.002</w:t>
            </w:r>
          </w:p>
        </w:tc>
      </w:tr>
      <w:tr w:rsidR="00EE49A4" w:rsidRPr="00EE49A4" w14:paraId="1CAC65B1" w14:textId="77777777" w:rsidTr="00EE49A4">
        <w:trPr>
          <w:trHeight w:val="285"/>
          <w:jc w:val="center"/>
        </w:trPr>
        <w:tc>
          <w:tcPr>
            <w:tcW w:w="1620" w:type="dxa"/>
            <w:tcBorders>
              <w:top w:val="nil"/>
              <w:left w:val="nil"/>
              <w:bottom w:val="nil"/>
              <w:right w:val="nil"/>
            </w:tcBorders>
            <w:noWrap/>
            <w:vAlign w:val="bottom"/>
            <w:hideMark/>
          </w:tcPr>
          <w:p w14:paraId="399D8925" w14:textId="5AED5601" w:rsidR="00EE49A4" w:rsidRPr="00EE49A4" w:rsidRDefault="00EE49A4" w:rsidP="00B650CA">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n (-)</w:t>
            </w:r>
          </w:p>
        </w:tc>
        <w:tc>
          <w:tcPr>
            <w:tcW w:w="711" w:type="dxa"/>
            <w:tcBorders>
              <w:top w:val="nil"/>
              <w:left w:val="nil"/>
              <w:bottom w:val="nil"/>
              <w:right w:val="nil"/>
            </w:tcBorders>
            <w:noWrap/>
            <w:vAlign w:val="bottom"/>
            <w:hideMark/>
          </w:tcPr>
          <w:p w14:paraId="6BA31CB7"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1.124</w:t>
            </w:r>
          </w:p>
        </w:tc>
        <w:tc>
          <w:tcPr>
            <w:tcW w:w="903" w:type="dxa"/>
            <w:tcBorders>
              <w:top w:val="nil"/>
              <w:left w:val="nil"/>
              <w:bottom w:val="nil"/>
              <w:right w:val="nil"/>
            </w:tcBorders>
            <w:noWrap/>
            <w:vAlign w:val="bottom"/>
            <w:hideMark/>
          </w:tcPr>
          <w:p w14:paraId="6B91953C"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1.065</w:t>
            </w:r>
          </w:p>
        </w:tc>
        <w:tc>
          <w:tcPr>
            <w:tcW w:w="935" w:type="dxa"/>
            <w:tcBorders>
              <w:top w:val="nil"/>
              <w:left w:val="nil"/>
              <w:bottom w:val="nil"/>
              <w:right w:val="nil"/>
            </w:tcBorders>
            <w:noWrap/>
            <w:vAlign w:val="bottom"/>
            <w:hideMark/>
          </w:tcPr>
          <w:p w14:paraId="4B170945"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1.068</w:t>
            </w:r>
          </w:p>
        </w:tc>
        <w:tc>
          <w:tcPr>
            <w:tcW w:w="935" w:type="dxa"/>
            <w:tcBorders>
              <w:top w:val="nil"/>
              <w:left w:val="nil"/>
              <w:bottom w:val="nil"/>
              <w:right w:val="nil"/>
            </w:tcBorders>
            <w:noWrap/>
            <w:vAlign w:val="bottom"/>
            <w:hideMark/>
          </w:tcPr>
          <w:p w14:paraId="4DCB7A40"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1.072</w:t>
            </w:r>
          </w:p>
        </w:tc>
        <w:tc>
          <w:tcPr>
            <w:tcW w:w="1124" w:type="dxa"/>
            <w:tcBorders>
              <w:top w:val="nil"/>
              <w:left w:val="nil"/>
              <w:bottom w:val="nil"/>
              <w:right w:val="nil"/>
            </w:tcBorders>
            <w:noWrap/>
            <w:vAlign w:val="bottom"/>
            <w:hideMark/>
          </w:tcPr>
          <w:p w14:paraId="121DCF75"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1.090</w:t>
            </w:r>
          </w:p>
        </w:tc>
      </w:tr>
      <w:tr w:rsidR="00EE49A4" w:rsidRPr="00EE49A4" w14:paraId="3F3CFA88" w14:textId="77777777" w:rsidTr="00EE49A4">
        <w:trPr>
          <w:trHeight w:val="285"/>
          <w:jc w:val="center"/>
        </w:trPr>
        <w:tc>
          <w:tcPr>
            <w:tcW w:w="1620" w:type="dxa"/>
            <w:tcBorders>
              <w:top w:val="nil"/>
              <w:left w:val="nil"/>
              <w:bottom w:val="single" w:sz="4" w:space="0" w:color="auto"/>
              <w:right w:val="nil"/>
            </w:tcBorders>
            <w:noWrap/>
            <w:vAlign w:val="bottom"/>
            <w:hideMark/>
          </w:tcPr>
          <w:p w14:paraId="1CC5F4E5" w14:textId="335355F4" w:rsidR="00EE49A4" w:rsidRPr="00EE49A4" w:rsidRDefault="00EE49A4" w:rsidP="00B650CA">
            <w:pPr>
              <w:spacing w:after="0" w:line="240" w:lineRule="auto"/>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Ks</w:t>
            </w:r>
            <w:r>
              <w:rPr>
                <w:rFonts w:ascii="Times New Roman" w:eastAsia="Times New Roman" w:hAnsi="Times New Roman" w:cs="Times New Roman"/>
                <w:color w:val="000000"/>
                <w:lang w:val="en-US"/>
              </w:rPr>
              <w:t xml:space="preserve"> (m d</w:t>
            </w:r>
            <w:r w:rsidRPr="00EE49A4">
              <w:rPr>
                <w:rFonts w:ascii="Times New Roman" w:eastAsia="Times New Roman" w:hAnsi="Times New Roman" w:cs="Times New Roman"/>
                <w:color w:val="000000"/>
                <w:vertAlign w:val="superscript"/>
                <w:lang w:val="en-US"/>
              </w:rPr>
              <w:t>-1</w:t>
            </w:r>
            <w:r>
              <w:rPr>
                <w:rFonts w:ascii="Times New Roman" w:eastAsia="Times New Roman" w:hAnsi="Times New Roman" w:cs="Times New Roman"/>
                <w:color w:val="000000"/>
                <w:lang w:val="en-US"/>
              </w:rPr>
              <w:t>)</w:t>
            </w:r>
          </w:p>
        </w:tc>
        <w:tc>
          <w:tcPr>
            <w:tcW w:w="711" w:type="dxa"/>
            <w:tcBorders>
              <w:top w:val="nil"/>
              <w:left w:val="nil"/>
              <w:bottom w:val="single" w:sz="4" w:space="0" w:color="auto"/>
              <w:right w:val="nil"/>
            </w:tcBorders>
            <w:noWrap/>
            <w:vAlign w:val="bottom"/>
            <w:hideMark/>
          </w:tcPr>
          <w:p w14:paraId="7150B481"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2.510</w:t>
            </w:r>
          </w:p>
        </w:tc>
        <w:tc>
          <w:tcPr>
            <w:tcW w:w="903" w:type="dxa"/>
            <w:tcBorders>
              <w:top w:val="nil"/>
              <w:left w:val="nil"/>
              <w:bottom w:val="single" w:sz="4" w:space="0" w:color="auto"/>
              <w:right w:val="nil"/>
            </w:tcBorders>
            <w:noWrap/>
            <w:vAlign w:val="bottom"/>
            <w:hideMark/>
          </w:tcPr>
          <w:p w14:paraId="4029A55C"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2.430</w:t>
            </w:r>
          </w:p>
        </w:tc>
        <w:tc>
          <w:tcPr>
            <w:tcW w:w="935" w:type="dxa"/>
            <w:tcBorders>
              <w:top w:val="nil"/>
              <w:left w:val="nil"/>
              <w:bottom w:val="single" w:sz="4" w:space="0" w:color="auto"/>
              <w:right w:val="nil"/>
            </w:tcBorders>
            <w:noWrap/>
            <w:vAlign w:val="bottom"/>
            <w:hideMark/>
          </w:tcPr>
          <w:p w14:paraId="18B994DD"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2.010</w:t>
            </w:r>
          </w:p>
        </w:tc>
        <w:tc>
          <w:tcPr>
            <w:tcW w:w="935" w:type="dxa"/>
            <w:tcBorders>
              <w:top w:val="nil"/>
              <w:left w:val="nil"/>
              <w:bottom w:val="single" w:sz="4" w:space="0" w:color="auto"/>
              <w:right w:val="nil"/>
            </w:tcBorders>
            <w:noWrap/>
            <w:vAlign w:val="bottom"/>
            <w:hideMark/>
          </w:tcPr>
          <w:p w14:paraId="22909EFB" w14:textId="77777777" w:rsidR="00EE49A4" w:rsidRPr="00EE49A4" w:rsidRDefault="00EE49A4" w:rsidP="00B650CA">
            <w:pPr>
              <w:spacing w:after="0" w:line="240" w:lineRule="auto"/>
              <w:jc w:val="center"/>
              <w:rPr>
                <w:rFonts w:ascii="Times New Roman" w:eastAsia="Times New Roman" w:hAnsi="Times New Roman" w:cs="Times New Roman"/>
                <w:color w:val="000000"/>
                <w:lang w:val="en-US"/>
              </w:rPr>
            </w:pPr>
            <w:r w:rsidRPr="00EE49A4">
              <w:rPr>
                <w:rFonts w:ascii="Times New Roman" w:eastAsia="Times New Roman" w:hAnsi="Times New Roman" w:cs="Times New Roman"/>
                <w:color w:val="000000"/>
                <w:lang w:val="en-US"/>
              </w:rPr>
              <w:t>1.780</w:t>
            </w:r>
          </w:p>
        </w:tc>
        <w:tc>
          <w:tcPr>
            <w:tcW w:w="1124" w:type="dxa"/>
            <w:tcBorders>
              <w:top w:val="nil"/>
              <w:left w:val="nil"/>
              <w:bottom w:val="single" w:sz="4" w:space="0" w:color="auto"/>
              <w:right w:val="nil"/>
            </w:tcBorders>
            <w:noWrap/>
            <w:vAlign w:val="bottom"/>
            <w:hideMark/>
          </w:tcPr>
          <w:p w14:paraId="212FBB9B" w14:textId="0B92BB2A" w:rsidR="00EE49A4" w:rsidRPr="00EE49A4" w:rsidRDefault="00EE49A4" w:rsidP="00B650CA">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0.11</w:t>
            </w:r>
            <w:r w:rsidRPr="00EE49A4">
              <w:rPr>
                <w:rFonts w:ascii="Times New Roman" w:eastAsia="Times New Roman" w:hAnsi="Times New Roman" w:cs="Times New Roman"/>
                <w:color w:val="000000"/>
                <w:lang w:val="en-US"/>
              </w:rPr>
              <w:t>0</w:t>
            </w:r>
          </w:p>
        </w:tc>
      </w:tr>
    </w:tbl>
    <w:p w14:paraId="082A0DB9" w14:textId="77777777" w:rsidR="00DB1436" w:rsidRDefault="00DB1436" w:rsidP="00CE13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216B46E8" w14:textId="183C64C2" w:rsidR="00CE1399" w:rsidRPr="00034BBE" w:rsidRDefault="00CE1399" w:rsidP="00CE13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nl-NL" w:eastAsia="pt-BR"/>
        </w:rPr>
      </w:pPr>
      <w:r w:rsidRPr="00D867B3">
        <w:rPr>
          <w:rFonts w:ascii="Times New Roman" w:eastAsia="Times New Roman" w:hAnsi="Times New Roman" w:cs="Times New Roman"/>
          <w:bCs/>
          <w:color w:val="000000" w:themeColor="text1"/>
          <w:sz w:val="24"/>
          <w:szCs w:val="24"/>
          <w:lang w:val="en-US" w:eastAsia="pt-BR"/>
        </w:rPr>
        <w:t>A simple calibration routine was implemented</w:t>
      </w:r>
      <w:r>
        <w:rPr>
          <w:rFonts w:ascii="Times New Roman" w:eastAsia="Times New Roman" w:hAnsi="Times New Roman" w:cs="Times New Roman"/>
          <w:bCs/>
          <w:color w:val="000000" w:themeColor="text1"/>
          <w:sz w:val="24"/>
          <w:szCs w:val="24"/>
          <w:lang w:val="en-US" w:eastAsia="pt-BR"/>
        </w:rPr>
        <w:t xml:space="preserve"> to optimize </w:t>
      </w:r>
      <w:r w:rsidR="00246DEB">
        <w:rPr>
          <w:rFonts w:ascii="Times New Roman" w:eastAsia="Times New Roman" w:hAnsi="Times New Roman" w:cs="Times New Roman"/>
          <w:bCs/>
          <w:color w:val="000000" w:themeColor="text1"/>
          <w:sz w:val="24"/>
          <w:szCs w:val="24"/>
          <w:lang w:val="en-US" w:eastAsia="pt-BR"/>
        </w:rPr>
        <w:t>crop parameter</w:t>
      </w:r>
      <w:r w:rsidR="00F300BD">
        <w:rPr>
          <w:rFonts w:ascii="Times New Roman" w:eastAsia="Times New Roman" w:hAnsi="Times New Roman" w:cs="Times New Roman"/>
          <w:bCs/>
          <w:color w:val="000000" w:themeColor="text1"/>
          <w:sz w:val="24"/>
          <w:szCs w:val="24"/>
          <w:lang w:val="en-US" w:eastAsia="pt-BR"/>
        </w:rPr>
        <w:t>s</w:t>
      </w:r>
      <w:r w:rsidR="00246DEB">
        <w:rPr>
          <w:rFonts w:ascii="Times New Roman" w:eastAsia="Times New Roman" w:hAnsi="Times New Roman" w:cs="Times New Roman"/>
          <w:bCs/>
          <w:color w:val="000000" w:themeColor="text1"/>
          <w:sz w:val="24"/>
          <w:szCs w:val="24"/>
          <w:lang w:val="en-US" w:eastAsia="pt-BR"/>
        </w:rPr>
        <w:t xml:space="preserve"> b</w:t>
      </w:r>
      <w:r w:rsidR="004924C3">
        <w:rPr>
          <w:rFonts w:ascii="Times New Roman" w:eastAsia="Times New Roman" w:hAnsi="Times New Roman" w:cs="Times New Roman"/>
          <w:bCs/>
          <w:color w:val="000000" w:themeColor="text1"/>
          <w:sz w:val="24"/>
          <w:szCs w:val="24"/>
          <w:lang w:val="en-US" w:eastAsia="pt-BR"/>
        </w:rPr>
        <w:t>y minimizing the</w:t>
      </w:r>
      <w:r w:rsidR="00246DEB">
        <w:rPr>
          <w:rFonts w:ascii="Times New Roman" w:eastAsia="Times New Roman" w:hAnsi="Times New Roman" w:cs="Times New Roman"/>
          <w:bCs/>
          <w:color w:val="000000" w:themeColor="text1"/>
          <w:sz w:val="24"/>
          <w:szCs w:val="24"/>
          <w:lang w:val="en-US" w:eastAsia="pt-BR"/>
        </w:rPr>
        <w:t xml:space="preserve"> </w:t>
      </w:r>
      <w:r w:rsidR="00246DEB" w:rsidRPr="00D867B3">
        <w:rPr>
          <w:rFonts w:ascii="Times New Roman" w:eastAsia="Times New Roman" w:hAnsi="Times New Roman" w:cs="Times New Roman"/>
          <w:bCs/>
          <w:color w:val="000000" w:themeColor="text1"/>
          <w:sz w:val="24"/>
          <w:szCs w:val="24"/>
          <w:lang w:val="en-US" w:eastAsia="pt-BR"/>
        </w:rPr>
        <w:t xml:space="preserve">root mean squared error (RMSE) </w:t>
      </w:r>
      <w:r w:rsidR="00246DEB">
        <w:rPr>
          <w:rFonts w:ascii="Times New Roman" w:eastAsia="Times New Roman" w:hAnsi="Times New Roman" w:cs="Times New Roman"/>
          <w:bCs/>
          <w:color w:val="000000" w:themeColor="text1"/>
          <w:sz w:val="24"/>
          <w:szCs w:val="24"/>
          <w:lang w:val="en-US" w:eastAsia="pt-BR"/>
        </w:rPr>
        <w:t>between simulated and measured data</w:t>
      </w:r>
      <w:r w:rsidRPr="00D867B3">
        <w:rPr>
          <w:rFonts w:ascii="Times New Roman" w:eastAsia="Times New Roman" w:hAnsi="Times New Roman" w:cs="Times New Roman"/>
          <w:bCs/>
          <w:color w:val="000000" w:themeColor="text1"/>
          <w:sz w:val="24"/>
          <w:szCs w:val="24"/>
          <w:lang w:val="en-US" w:eastAsia="pt-BR"/>
        </w:rPr>
        <w:t xml:space="preserve">. </w:t>
      </w:r>
      <w:r w:rsidR="00637226">
        <w:rPr>
          <w:rFonts w:ascii="Times New Roman" w:eastAsia="Times New Roman" w:hAnsi="Times New Roman" w:cs="Times New Roman"/>
          <w:bCs/>
          <w:color w:val="000000" w:themeColor="text1"/>
          <w:sz w:val="24"/>
          <w:szCs w:val="24"/>
          <w:lang w:val="en-US" w:eastAsia="pt-BR"/>
        </w:rPr>
        <w:t>The SWAP</w:t>
      </w:r>
      <w:r w:rsidR="0059528A">
        <w:rPr>
          <w:rFonts w:ascii="Times New Roman" w:eastAsia="Times New Roman" w:hAnsi="Times New Roman" w:cs="Times New Roman"/>
          <w:bCs/>
          <w:color w:val="000000" w:themeColor="text1"/>
          <w:sz w:val="24"/>
          <w:szCs w:val="24"/>
          <w:lang w:val="en-US" w:eastAsia="pt-BR"/>
        </w:rPr>
        <w:t>-SAMUCA</w:t>
      </w:r>
      <w:r w:rsidR="00637226">
        <w:rPr>
          <w:rFonts w:ascii="Times New Roman" w:eastAsia="Times New Roman" w:hAnsi="Times New Roman" w:cs="Times New Roman"/>
          <w:bCs/>
          <w:color w:val="000000" w:themeColor="text1"/>
          <w:sz w:val="24"/>
          <w:szCs w:val="24"/>
          <w:lang w:val="en-US" w:eastAsia="pt-BR"/>
        </w:rPr>
        <w:t xml:space="preserve"> model was embedded into a</w:t>
      </w:r>
      <w:r w:rsidR="00F300BD">
        <w:rPr>
          <w:rFonts w:ascii="Times New Roman" w:eastAsia="Times New Roman" w:hAnsi="Times New Roman" w:cs="Times New Roman"/>
          <w:bCs/>
          <w:color w:val="000000" w:themeColor="text1"/>
          <w:sz w:val="24"/>
          <w:szCs w:val="24"/>
          <w:lang w:val="en-US" w:eastAsia="pt-BR"/>
        </w:rPr>
        <w:t>n</w:t>
      </w:r>
      <w:r w:rsidR="00637226">
        <w:rPr>
          <w:rFonts w:ascii="Times New Roman" w:eastAsia="Times New Roman" w:hAnsi="Times New Roman" w:cs="Times New Roman"/>
          <w:bCs/>
          <w:color w:val="000000" w:themeColor="text1"/>
          <w:sz w:val="24"/>
          <w:szCs w:val="24"/>
          <w:lang w:val="en-US" w:eastAsia="pt-BR"/>
        </w:rPr>
        <w:t xml:space="preserve"> R function to compute </w:t>
      </w:r>
      <w:r w:rsidR="004924C3">
        <w:rPr>
          <w:rFonts w:ascii="Times New Roman" w:eastAsia="Times New Roman" w:hAnsi="Times New Roman" w:cs="Times New Roman"/>
          <w:bCs/>
          <w:color w:val="000000" w:themeColor="text1"/>
          <w:sz w:val="24"/>
          <w:szCs w:val="24"/>
          <w:lang w:val="en-US" w:eastAsia="pt-BR"/>
        </w:rPr>
        <w:t xml:space="preserve">the </w:t>
      </w:r>
      <w:r w:rsidR="00637226">
        <w:rPr>
          <w:rFonts w:ascii="Times New Roman" w:eastAsia="Times New Roman" w:hAnsi="Times New Roman" w:cs="Times New Roman"/>
          <w:bCs/>
          <w:color w:val="000000" w:themeColor="text1"/>
          <w:sz w:val="24"/>
          <w:szCs w:val="24"/>
          <w:lang w:val="en-US" w:eastAsia="pt-BR"/>
        </w:rPr>
        <w:t xml:space="preserve">RMSE based on the detailed field experiment measurements. </w:t>
      </w:r>
      <w:r w:rsidR="00973667">
        <w:rPr>
          <w:rFonts w:ascii="Times New Roman" w:eastAsia="Times New Roman" w:hAnsi="Times New Roman" w:cs="Times New Roman"/>
          <w:bCs/>
          <w:color w:val="000000" w:themeColor="text1"/>
          <w:sz w:val="24"/>
          <w:szCs w:val="24"/>
          <w:lang w:val="en-US" w:eastAsia="pt-BR"/>
        </w:rPr>
        <w:t>This function was</w:t>
      </w:r>
      <w:r w:rsidR="00637226">
        <w:rPr>
          <w:rFonts w:ascii="Times New Roman" w:eastAsia="Times New Roman" w:hAnsi="Times New Roman" w:cs="Times New Roman"/>
          <w:bCs/>
          <w:color w:val="000000" w:themeColor="text1"/>
          <w:sz w:val="24"/>
          <w:szCs w:val="24"/>
          <w:lang w:val="en-US" w:eastAsia="pt-BR"/>
        </w:rPr>
        <w:t xml:space="preserve"> then</w:t>
      </w:r>
      <w:r w:rsidR="00973667">
        <w:rPr>
          <w:rFonts w:ascii="Times New Roman" w:eastAsia="Times New Roman" w:hAnsi="Times New Roman" w:cs="Times New Roman"/>
          <w:bCs/>
          <w:color w:val="000000" w:themeColor="text1"/>
          <w:sz w:val="24"/>
          <w:szCs w:val="24"/>
          <w:lang w:val="en-US" w:eastAsia="pt-BR"/>
        </w:rPr>
        <w:t xml:space="preserve"> iteratively called by a</w:t>
      </w:r>
      <w:r w:rsidRPr="00D867B3">
        <w:rPr>
          <w:rFonts w:ascii="Times New Roman" w:eastAsia="Times New Roman" w:hAnsi="Times New Roman" w:cs="Times New Roman"/>
          <w:bCs/>
          <w:color w:val="000000" w:themeColor="text1"/>
          <w:sz w:val="24"/>
          <w:szCs w:val="24"/>
          <w:lang w:val="en-US" w:eastAsia="pt-BR"/>
        </w:rPr>
        <w:t xml:space="preserve"> General-Purpose function (“</w:t>
      </w:r>
      <w:proofErr w:type="spellStart"/>
      <w:r w:rsidR="00637226">
        <w:rPr>
          <w:rFonts w:ascii="Times New Roman" w:eastAsia="Times New Roman" w:hAnsi="Times New Roman" w:cs="Times New Roman"/>
          <w:bCs/>
          <w:i/>
          <w:color w:val="000000" w:themeColor="text1"/>
          <w:sz w:val="24"/>
          <w:szCs w:val="24"/>
          <w:lang w:val="en-US" w:eastAsia="pt-BR"/>
        </w:rPr>
        <w:t>optim</w:t>
      </w:r>
      <w:proofErr w:type="spellEnd"/>
      <w:r w:rsidR="00637226">
        <w:rPr>
          <w:rFonts w:ascii="Times New Roman" w:eastAsia="Times New Roman" w:hAnsi="Times New Roman" w:cs="Times New Roman"/>
          <w:bCs/>
          <w:i/>
          <w:color w:val="000000" w:themeColor="text1"/>
          <w:sz w:val="24"/>
          <w:szCs w:val="24"/>
          <w:lang w:val="en-US" w:eastAsia="pt-BR"/>
        </w:rPr>
        <w:t>(</w:t>
      </w:r>
      <w:proofErr w:type="spellStart"/>
      <w:r w:rsidR="00637226">
        <w:rPr>
          <w:rFonts w:ascii="Times New Roman" w:eastAsia="Times New Roman" w:hAnsi="Times New Roman" w:cs="Times New Roman"/>
          <w:bCs/>
          <w:i/>
          <w:color w:val="000000" w:themeColor="text1"/>
          <w:sz w:val="24"/>
          <w:szCs w:val="24"/>
          <w:lang w:val="en-US" w:eastAsia="pt-BR"/>
        </w:rPr>
        <w:t>crop_</w:t>
      </w:r>
      <w:proofErr w:type="gramStart"/>
      <w:r w:rsidR="00637226">
        <w:rPr>
          <w:rFonts w:ascii="Times New Roman" w:eastAsia="Times New Roman" w:hAnsi="Times New Roman" w:cs="Times New Roman"/>
          <w:bCs/>
          <w:i/>
          <w:color w:val="000000" w:themeColor="text1"/>
          <w:sz w:val="24"/>
          <w:szCs w:val="24"/>
          <w:lang w:val="en-US" w:eastAsia="pt-BR"/>
        </w:rPr>
        <w:t>array</w:t>
      </w:r>
      <w:r w:rsidRPr="00D867B3">
        <w:rPr>
          <w:rFonts w:ascii="Times New Roman" w:eastAsia="Times New Roman" w:hAnsi="Times New Roman" w:cs="Times New Roman"/>
          <w:bCs/>
          <w:i/>
          <w:color w:val="000000" w:themeColor="text1"/>
          <w:sz w:val="24"/>
          <w:szCs w:val="24"/>
          <w:lang w:val="en-US" w:eastAsia="pt-BR"/>
        </w:rPr>
        <w:t>,fun</w:t>
      </w:r>
      <w:proofErr w:type="spellEnd"/>
      <w:proofErr w:type="gramEnd"/>
      <w:r w:rsidRPr="00D867B3">
        <w:rPr>
          <w:rFonts w:ascii="Times New Roman" w:eastAsia="Times New Roman" w:hAnsi="Times New Roman" w:cs="Times New Roman"/>
          <w:bCs/>
          <w:i/>
          <w:color w:val="000000" w:themeColor="text1"/>
          <w:sz w:val="24"/>
          <w:szCs w:val="24"/>
          <w:lang w:val="en-US" w:eastAsia="pt-BR"/>
        </w:rPr>
        <w:t>)</w:t>
      </w:r>
      <w:r w:rsidRPr="00D867B3">
        <w:rPr>
          <w:rFonts w:ascii="Times New Roman" w:eastAsia="Times New Roman" w:hAnsi="Times New Roman" w:cs="Times New Roman"/>
          <w:bCs/>
          <w:color w:val="000000" w:themeColor="text1"/>
          <w:sz w:val="24"/>
          <w:szCs w:val="24"/>
          <w:lang w:val="en-US" w:eastAsia="pt-BR"/>
        </w:rPr>
        <w:t xml:space="preserve">”) </w:t>
      </w:r>
      <w:r w:rsidR="00637226">
        <w:rPr>
          <w:rFonts w:ascii="Times New Roman" w:eastAsia="Times New Roman" w:hAnsi="Times New Roman" w:cs="Times New Roman"/>
          <w:bCs/>
          <w:color w:val="000000" w:themeColor="text1"/>
          <w:sz w:val="24"/>
          <w:szCs w:val="24"/>
          <w:lang w:val="en-US" w:eastAsia="pt-BR"/>
        </w:rPr>
        <w:t>changing the crop parameters array in order to</w:t>
      </w:r>
      <w:r w:rsidRPr="00D867B3">
        <w:rPr>
          <w:rFonts w:ascii="Times New Roman" w:eastAsia="Times New Roman" w:hAnsi="Times New Roman" w:cs="Times New Roman"/>
          <w:bCs/>
          <w:color w:val="000000" w:themeColor="text1"/>
          <w:sz w:val="24"/>
          <w:szCs w:val="24"/>
          <w:lang w:val="en-US" w:eastAsia="pt-BR"/>
        </w:rPr>
        <w:t xml:space="preserve"> converge</w:t>
      </w:r>
      <w:del w:id="381" w:author="Quirijn de Jong van Lier" w:date="2017-08-22T15:48:00Z">
        <w:r w:rsidRPr="00D867B3" w:rsidDel="00094EF8">
          <w:rPr>
            <w:rFonts w:ascii="Times New Roman" w:eastAsia="Times New Roman" w:hAnsi="Times New Roman" w:cs="Times New Roman"/>
            <w:bCs/>
            <w:color w:val="000000" w:themeColor="text1"/>
            <w:sz w:val="24"/>
            <w:szCs w:val="24"/>
            <w:lang w:val="en-US" w:eastAsia="pt-BR"/>
          </w:rPr>
          <w:delText>s</w:delText>
        </w:r>
      </w:del>
      <w:r w:rsidRPr="00D867B3">
        <w:rPr>
          <w:rFonts w:ascii="Times New Roman" w:eastAsia="Times New Roman" w:hAnsi="Times New Roman" w:cs="Times New Roman"/>
          <w:bCs/>
          <w:color w:val="000000" w:themeColor="text1"/>
          <w:sz w:val="24"/>
          <w:szCs w:val="24"/>
          <w:lang w:val="en-US" w:eastAsia="pt-BR"/>
        </w:rPr>
        <w:t xml:space="preserve"> it into the minimum RMSE</w:t>
      </w:r>
      <w:r w:rsidR="004924C3">
        <w:rPr>
          <w:rFonts w:ascii="Times New Roman" w:eastAsia="Times New Roman" w:hAnsi="Times New Roman" w:cs="Times New Roman"/>
          <w:bCs/>
          <w:color w:val="000000" w:themeColor="text1"/>
          <w:sz w:val="24"/>
          <w:szCs w:val="24"/>
          <w:lang w:val="en-US" w:eastAsia="pt-BR"/>
        </w:rPr>
        <w:t xml:space="preserve"> for each crop component (dry biomass, </w:t>
      </w:r>
      <w:proofErr w:type="spellStart"/>
      <w:r w:rsidR="004924C3">
        <w:rPr>
          <w:rFonts w:ascii="Times New Roman" w:eastAsia="Times New Roman" w:hAnsi="Times New Roman" w:cs="Times New Roman"/>
          <w:bCs/>
          <w:color w:val="000000" w:themeColor="text1"/>
          <w:sz w:val="24"/>
          <w:szCs w:val="24"/>
          <w:lang w:val="en-US" w:eastAsia="pt-BR"/>
        </w:rPr>
        <w:t>tillering</w:t>
      </w:r>
      <w:proofErr w:type="spellEnd"/>
      <w:r w:rsidR="004924C3">
        <w:rPr>
          <w:rFonts w:ascii="Times New Roman" w:eastAsia="Times New Roman" w:hAnsi="Times New Roman" w:cs="Times New Roman"/>
          <w:bCs/>
          <w:color w:val="000000" w:themeColor="text1"/>
          <w:sz w:val="24"/>
          <w:szCs w:val="24"/>
          <w:lang w:val="en-US" w:eastAsia="pt-BR"/>
        </w:rPr>
        <w:t>, LAI)</w:t>
      </w:r>
      <w:r w:rsidRPr="00D867B3">
        <w:rPr>
          <w:rFonts w:ascii="Times New Roman" w:eastAsia="Times New Roman" w:hAnsi="Times New Roman" w:cs="Times New Roman"/>
          <w:bCs/>
          <w:color w:val="000000" w:themeColor="text1"/>
          <w:sz w:val="24"/>
          <w:szCs w:val="24"/>
          <w:lang w:val="en-US" w:eastAsia="pt-BR"/>
        </w:rPr>
        <w:t xml:space="preserve"> (</w:t>
      </w:r>
      <w:r w:rsidRPr="00D867B3">
        <w:rPr>
          <w:rFonts w:ascii="Times New Roman" w:eastAsia="Times New Roman" w:hAnsi="Times New Roman" w:cs="Times New Roman"/>
          <w:bCs/>
          <w:color w:val="000000" w:themeColor="text1"/>
          <w:sz w:val="24"/>
          <w:szCs w:val="24"/>
          <w:lang w:val="en-US" w:eastAsia="pt-BR"/>
        </w:rPr>
        <w:fldChar w:fldCharType="begin"/>
      </w:r>
      <w:r w:rsidRPr="00D867B3">
        <w:rPr>
          <w:rFonts w:ascii="Times New Roman" w:eastAsia="Times New Roman" w:hAnsi="Times New Roman" w:cs="Times New Roman"/>
          <w:bCs/>
          <w:color w:val="000000" w:themeColor="text1"/>
          <w:sz w:val="24"/>
          <w:szCs w:val="24"/>
          <w:lang w:val="en-US" w:eastAsia="pt-BR"/>
        </w:rPr>
        <w:instrText xml:space="preserve"> REF _Ref467456688 \h </w:instrText>
      </w:r>
      <w:r w:rsidRPr="00D867B3">
        <w:rPr>
          <w:rFonts w:ascii="Times New Roman" w:eastAsia="Times New Roman" w:hAnsi="Times New Roman" w:cs="Times New Roman"/>
          <w:bCs/>
          <w:color w:val="000000" w:themeColor="text1"/>
          <w:sz w:val="24"/>
          <w:szCs w:val="24"/>
          <w:lang w:val="en-US" w:eastAsia="pt-BR"/>
        </w:rPr>
      </w:r>
      <w:r w:rsidRPr="00D867B3">
        <w:rPr>
          <w:rFonts w:ascii="Times New Roman" w:eastAsia="Times New Roman" w:hAnsi="Times New Roman" w:cs="Times New Roman"/>
          <w:bCs/>
          <w:color w:val="000000" w:themeColor="text1"/>
          <w:sz w:val="24"/>
          <w:szCs w:val="24"/>
          <w:lang w:val="en-US" w:eastAsia="pt-BR"/>
        </w:rPr>
        <w:fldChar w:fldCharType="separate"/>
      </w:r>
      <w:r w:rsidR="003D38E8" w:rsidRPr="00D867B3">
        <w:rPr>
          <w:rFonts w:ascii="Times New Roman" w:eastAsia="Times New Roman" w:hAnsi="Times New Roman" w:cs="Times New Roman"/>
          <w:bCs/>
          <w:color w:val="000000" w:themeColor="text1"/>
          <w:sz w:val="24"/>
          <w:szCs w:val="24"/>
          <w:lang w:val="en-US" w:eastAsia="pt-BR"/>
        </w:rPr>
        <w:t xml:space="preserve">Figure </w:t>
      </w:r>
      <w:r w:rsidR="003D38E8">
        <w:rPr>
          <w:rFonts w:ascii="Times New Roman" w:eastAsia="Times New Roman" w:hAnsi="Times New Roman" w:cs="Times New Roman"/>
          <w:bCs/>
          <w:noProof/>
          <w:color w:val="000000" w:themeColor="text1"/>
          <w:sz w:val="24"/>
          <w:szCs w:val="24"/>
          <w:lang w:val="en-US" w:eastAsia="pt-BR"/>
        </w:rPr>
        <w:t>3</w:t>
      </w:r>
      <w:r w:rsidRPr="00D867B3">
        <w:rPr>
          <w:rFonts w:ascii="Times New Roman" w:eastAsia="Times New Roman" w:hAnsi="Times New Roman" w:cs="Times New Roman"/>
          <w:bCs/>
          <w:color w:val="000000" w:themeColor="text1"/>
          <w:sz w:val="24"/>
          <w:szCs w:val="24"/>
          <w:lang w:val="en-US" w:eastAsia="pt-BR"/>
        </w:rPr>
        <w:fldChar w:fldCharType="end"/>
      </w:r>
      <w:r w:rsidRPr="00D867B3">
        <w:rPr>
          <w:rFonts w:ascii="Times New Roman" w:eastAsia="Times New Roman" w:hAnsi="Times New Roman" w:cs="Times New Roman"/>
          <w:bCs/>
          <w:color w:val="000000" w:themeColor="text1"/>
          <w:sz w:val="24"/>
          <w:szCs w:val="24"/>
          <w:lang w:val="en-US" w:eastAsia="pt-BR"/>
        </w:rPr>
        <w:t xml:space="preserve">). By default, </w:t>
      </w:r>
      <w:proofErr w:type="spellStart"/>
      <w:r w:rsidRPr="00D867B3">
        <w:rPr>
          <w:rFonts w:ascii="Times New Roman" w:eastAsia="Times New Roman" w:hAnsi="Times New Roman" w:cs="Times New Roman"/>
          <w:bCs/>
          <w:i/>
          <w:color w:val="000000" w:themeColor="text1"/>
          <w:sz w:val="24"/>
          <w:szCs w:val="24"/>
          <w:lang w:val="en-US" w:eastAsia="pt-BR"/>
        </w:rPr>
        <w:t>optim</w:t>
      </w:r>
      <w:proofErr w:type="spellEnd"/>
      <w:r w:rsidRPr="00D867B3">
        <w:rPr>
          <w:rFonts w:ascii="Times New Roman" w:eastAsia="Times New Roman" w:hAnsi="Times New Roman" w:cs="Times New Roman"/>
          <w:bCs/>
          <w:i/>
          <w:color w:val="000000" w:themeColor="text1"/>
          <w:sz w:val="24"/>
          <w:szCs w:val="24"/>
          <w:lang w:val="en-US" w:eastAsia="pt-BR"/>
        </w:rPr>
        <w:t>()</w:t>
      </w:r>
      <w:r w:rsidR="00637226">
        <w:rPr>
          <w:rFonts w:ascii="Times New Roman" w:eastAsia="Times New Roman" w:hAnsi="Times New Roman" w:cs="Times New Roman"/>
          <w:bCs/>
          <w:color w:val="000000" w:themeColor="text1"/>
          <w:sz w:val="24"/>
          <w:szCs w:val="24"/>
          <w:lang w:val="en-US" w:eastAsia="pt-BR"/>
        </w:rPr>
        <w:t xml:space="preserve"> uses</w:t>
      </w:r>
      <w:r w:rsidRPr="00D867B3">
        <w:rPr>
          <w:rFonts w:ascii="Times New Roman" w:eastAsia="Times New Roman" w:hAnsi="Times New Roman" w:cs="Times New Roman"/>
          <w:bCs/>
          <w:color w:val="000000" w:themeColor="text1"/>
          <w:sz w:val="24"/>
          <w:szCs w:val="24"/>
          <w:lang w:val="en-US" w:eastAsia="pt-BR"/>
        </w:rPr>
        <w:t xml:space="preserve"> an implementation </w:t>
      </w:r>
      <w:del w:id="382" w:author="Quirijn de Jong van Lier" w:date="2017-08-22T15:48:00Z">
        <w:r w:rsidRPr="00D867B3" w:rsidDel="00094EF8">
          <w:rPr>
            <w:rFonts w:ascii="Times New Roman" w:eastAsia="Times New Roman" w:hAnsi="Times New Roman" w:cs="Times New Roman"/>
            <w:bCs/>
            <w:color w:val="000000" w:themeColor="text1"/>
            <w:sz w:val="24"/>
            <w:szCs w:val="24"/>
            <w:lang w:val="en-US" w:eastAsia="pt-BR"/>
          </w:rPr>
          <w:delText xml:space="preserve">of that </w:delText>
        </w:r>
      </w:del>
      <w:r w:rsidRPr="00D867B3">
        <w:rPr>
          <w:rFonts w:ascii="Times New Roman" w:eastAsia="Times New Roman" w:hAnsi="Times New Roman" w:cs="Times New Roman"/>
          <w:bCs/>
          <w:color w:val="000000" w:themeColor="text1"/>
          <w:sz w:val="24"/>
          <w:szCs w:val="24"/>
          <w:lang w:val="en-US" w:eastAsia="pt-BR"/>
        </w:rPr>
        <w:t xml:space="preserve">of </w:t>
      </w:r>
      <w:proofErr w:type="spellStart"/>
      <w:r w:rsidRPr="00D867B3">
        <w:rPr>
          <w:rFonts w:ascii="Times New Roman" w:eastAsia="Times New Roman" w:hAnsi="Times New Roman" w:cs="Times New Roman"/>
          <w:bCs/>
          <w:color w:val="000000" w:themeColor="text1"/>
          <w:sz w:val="24"/>
          <w:szCs w:val="24"/>
          <w:lang w:val="en-US" w:eastAsia="pt-BR"/>
        </w:rPr>
        <w:t>Nelder</w:t>
      </w:r>
      <w:proofErr w:type="spellEnd"/>
      <w:r w:rsidRPr="00D867B3">
        <w:rPr>
          <w:rFonts w:ascii="Times New Roman" w:eastAsia="Times New Roman" w:hAnsi="Times New Roman" w:cs="Times New Roman"/>
          <w:bCs/>
          <w:color w:val="000000" w:themeColor="text1"/>
          <w:sz w:val="24"/>
          <w:szCs w:val="24"/>
          <w:lang w:val="en-US" w:eastAsia="pt-BR"/>
        </w:rPr>
        <w:t xml:space="preserve"> and Mead (1965), but it is also possible</w:t>
      </w:r>
      <w:r w:rsidR="00637226">
        <w:rPr>
          <w:rFonts w:ascii="Times New Roman" w:eastAsia="Times New Roman" w:hAnsi="Times New Roman" w:cs="Times New Roman"/>
          <w:bCs/>
          <w:color w:val="000000" w:themeColor="text1"/>
          <w:sz w:val="24"/>
          <w:szCs w:val="24"/>
          <w:lang w:val="en-US" w:eastAsia="pt-BR"/>
        </w:rPr>
        <w:t xml:space="preserve"> to use</w:t>
      </w:r>
      <w:r w:rsidRPr="00D867B3">
        <w:rPr>
          <w:rFonts w:ascii="Times New Roman" w:eastAsia="Times New Roman" w:hAnsi="Times New Roman" w:cs="Times New Roman"/>
          <w:bCs/>
          <w:color w:val="000000" w:themeColor="text1"/>
          <w:sz w:val="24"/>
          <w:szCs w:val="24"/>
          <w:lang w:val="en-US" w:eastAsia="pt-BR"/>
        </w:rPr>
        <w:t xml:space="preserve"> quasi-Newton and conjugate-gradient algorithms with box-constrained optimization </w:t>
      </w:r>
      <w:r w:rsidRPr="00D867B3">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"Nelder", "given" : "J. A.", "non-dropping-particle" : "", "parse-names" : false, "suffix" : "" }, { "dropping-particle" : "", "family" : "Mead", "given" : "R.", "non-dropping-particle" : "", "parse-names" : false, "suffix" : "" } ], "container-title" : "Computer Journal", "id" : "ITEM-1", "issued" : { "date-parts" : [ [ "1965" ] ] }, "page" : "308\u2013313", "title" : "A simplex algorithm for function minimization.", "type" : "article-journal", "volume" : "7" }, "uris" : [ "http://www.mendeley.com/documents/?uuid=b2454b2c-ce04-4c51-aabf-75b513ce37db" ] }, { "id" : "ITEM-2", "itemData" : { "ISBN" : "0852743181", "author" : [ { "dropping-particle" : "", "family" : "Nash", "given" : "J C", "non-dropping-particle" : "", "parse-names" : false, "suffix" : "" } ], "container-title" : "New York", "id" : "ITEM-2", "issued" : { "date-parts" : [ [ "1990" ] ] }, "title" : "Compact Methods for Computers. Linear Algebra and Function Minimisation", "type" : "book" }, "uris" : [ "http://www.mendeley.com/documents/?uuid=6f36ac57-95ba-4010-9f49-0a55044334d3" ] }, { "id" : "ITEM-3", "itemData" : { "DOI" : "10.1137/0916069", "ISBN" : "9780874216561", "ISSN" : "1064-8275", "PMID" : "15003161", "abstract" : "An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 "author" : [ { "dropping-particle" : "", "family" : "Byrd", "given" : "Richard H.", "non-dropping-particle" : "", "parse-names" : false, "suffix" : "" }, { "dropping-particle" : "", "family" : "Lu", "given" : "Peihuang", "non-dropping-particle" : "", "parse-names" : false, "suffix" : "" }, { "dropping-particle" : "", "family" : "Nocedal", "given" : "Jorge", "non-dropping-particle" : "", "parse-names" : false, "suffix" : "" }, { "dropping-particle" : "", "family" : "Zhu", "given" : "Ciyou", "non-dropping-particle" : "", "parse-names" : false, "suffix" : "" } ], "container-title" : "SIAM Journal on Scientific Computing", "id" : "ITEM-3", "issue" : "5", "issued" : { "date-parts" : [ [ "1995" ] ] }, "page" : "1190-1208", "title" : "A Limited Memory Algorithm for Bound Constrained Optimization", "type" : "article-journal", "volume" : "16" }, "uris" : [ "http://www.mendeley.com/documents/?uuid=2fda9e26-0138-4fda-a200-dfa1b520f445" ] }, { "id" : "ITEM-4", "itemData" : { "DOI" : "10.1007/BF01068601", "ISBN" : "0387987932", "ISSN" : "0011-4235", "PMID" : "21384397", "abstract" : "This is a book for people interested in solving optimization problems. Because of the wide (and growing) use of optimization in science, engineering, economics, and industry, it is essential for students and practitioners alike to develop an understanding of optimization algorithms. Knowledge of the capabilities and limitations of these algorithms leads to a better understanding of their impact on various applications, and points the way to future research on improving and extending optimization algorithms and software. Our goal in this book is to give a comprehensive description of the most powerful, state-of-the-art, techniques for solving continuous optimization problems. By presenting the motivating ideas for each algorithm, we try to stimulate the reader\u2019s intuition and make the technical details easier to follow. Formal mathematical requirements are kept to a minimum. Because of our focus on continuous problems, we have omitted discussion of important optimization topics such as discrete and stochastic optimization.", "author" : [ { "dropping-particle" : "", "family" : "Vanderplaats", "given" : "G.N.", "non-dropping-particle" : "", "parse-names" : false, "suffix" : "" } ], "container-title" : "International ADAMS user conference", "id" : "ITEM-4", "issued" : { "date-parts" : [ [ "1995" ] ] }, "number-of-pages" : "636", "title" : "Numerical optimization", "type" : "book" }, "uris" : [ "http://www.mendeley.com/documents/?uuid=8a8335d2-f130-4412-8b16-fb45784c5659" ] }, { "id" : "ITEM-5", "itemData" : { "author" : [ { "dropping-particle" : "", "family" : "R.", "given" : "Fletcher", "non-dropping-particle" : "", "parse-names" : false, "suffix" : "" }, { "dropping-particle" : "", "family" : "Reeves", "given" : "M.", "non-dropping-particle" : "", "parse-names" : false, "suffix" : "" } ], "container-title" : "Computer Journal", "id" : "ITEM-5", "issued" : { "date-parts" : [ [ "1964" ] ] }, "page" : "148\u2013154", "title" : "Function minimization by conjugate gradients.", "type" : "article-journal", "volume" : "7" }, "uris" : [ "http://www.mendeley.com/documents/?uuid=0dc6cf6a-ee72-4782-b028-abca0d703c46" ] } ], "mendeley" : { "formattedCitation" : "(Nelder and Mead 1965; Nash 1990; Byrd et al. 1995; Vanderplaats 1995; R. and Reeves 1964)", "plainTextFormattedCitation" : "(Nelder and Mead 1965; Nash 1990; Byrd et al. 1995; Vanderplaats 1995; R. and Reeves 1964)", "previouslyFormattedCitation" : "(Byrd &lt;i&gt;et al.&lt;/i&gt;, 1995; Nash, 1990; Nelder e Mead, 1965; R. e Reeves, 1964; Vanderplaats, 1995)" }, "properties" : { "noteIndex" : 0 }, "schema" : "https://github.com/citation-style-language/schema/raw/master/csl-citation.json" }</w:instrText>
      </w:r>
      <w:r w:rsidRPr="00D867B3">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nl-NL" w:eastAsia="pt-BR"/>
        </w:rPr>
        <w:t>(Nelder and Mead 1965; Nash 1990; Byrd et al. 1995; Vanderplaats 1995; R. and Reeves 1964)</w:t>
      </w:r>
      <w:r w:rsidRPr="00D867B3">
        <w:rPr>
          <w:rFonts w:ascii="Times New Roman" w:eastAsia="Times New Roman" w:hAnsi="Times New Roman" w:cs="Times New Roman"/>
          <w:bCs/>
          <w:color w:val="000000" w:themeColor="text1"/>
          <w:sz w:val="24"/>
          <w:szCs w:val="24"/>
          <w:lang w:val="en-US" w:eastAsia="pt-BR"/>
        </w:rPr>
        <w:fldChar w:fldCharType="end"/>
      </w:r>
      <w:r w:rsidRPr="00034BBE">
        <w:rPr>
          <w:rFonts w:ascii="Times New Roman" w:eastAsia="Times New Roman" w:hAnsi="Times New Roman" w:cs="Times New Roman"/>
          <w:bCs/>
          <w:color w:val="000000" w:themeColor="text1"/>
          <w:sz w:val="24"/>
          <w:szCs w:val="24"/>
          <w:lang w:val="nl-NL" w:eastAsia="pt-BR"/>
        </w:rPr>
        <w:t>.</w:t>
      </w:r>
    </w:p>
    <w:p w14:paraId="2B8BF831" w14:textId="77777777" w:rsidR="00CE1399" w:rsidRPr="00D867B3" w:rsidRDefault="00CE1399" w:rsidP="00CE13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r w:rsidRPr="00D867B3">
        <w:rPr>
          <w:rFonts w:ascii="Times New Roman" w:eastAsia="Times New Roman" w:hAnsi="Times New Roman" w:cs="Times New Roman"/>
          <w:bCs/>
          <w:noProof/>
          <w:color w:val="000000" w:themeColor="text1"/>
          <w:sz w:val="24"/>
          <w:szCs w:val="24"/>
          <w:lang w:eastAsia="pt-BR"/>
        </w:rPr>
        <w:drawing>
          <wp:inline distT="0" distB="0" distL="0" distR="0" wp14:anchorId="7B694369" wp14:editId="104C14A0">
            <wp:extent cx="5400040" cy="139001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0BEE5.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1390015"/>
                    </a:xfrm>
                    <a:prstGeom prst="rect">
                      <a:avLst/>
                    </a:prstGeom>
                  </pic:spPr>
                </pic:pic>
              </a:graphicData>
            </a:graphic>
          </wp:inline>
        </w:drawing>
      </w:r>
    </w:p>
    <w:p w14:paraId="33BD3556" w14:textId="24C3E959" w:rsidR="00CE1399" w:rsidRPr="00D867B3" w:rsidRDefault="00CE1399" w:rsidP="00CE1399">
      <w:pPr>
        <w:shd w:val="clear" w:color="auto" w:fill="FFFFFF"/>
        <w:spacing w:after="0" w:line="240" w:lineRule="auto"/>
        <w:jc w:val="both"/>
        <w:rPr>
          <w:rFonts w:ascii="Times New Roman" w:eastAsia="Times New Roman" w:hAnsi="Times New Roman" w:cs="Times New Roman"/>
          <w:bCs/>
          <w:color w:val="000000" w:themeColor="text1"/>
          <w:sz w:val="24"/>
          <w:szCs w:val="24"/>
          <w:lang w:val="en-US" w:eastAsia="pt-BR"/>
        </w:rPr>
      </w:pPr>
      <w:bookmarkStart w:id="383" w:name="_Ref467456688"/>
      <w:r w:rsidRPr="00D867B3">
        <w:rPr>
          <w:rFonts w:ascii="Times New Roman" w:eastAsia="Times New Roman" w:hAnsi="Times New Roman" w:cs="Times New Roman"/>
          <w:bCs/>
          <w:color w:val="000000" w:themeColor="text1"/>
          <w:sz w:val="24"/>
          <w:szCs w:val="24"/>
          <w:lang w:val="en-US" w:eastAsia="pt-BR"/>
        </w:rPr>
        <w:t xml:space="preserve">Figure </w:t>
      </w:r>
      <w:r w:rsidRPr="00D867B3">
        <w:rPr>
          <w:rFonts w:ascii="Times New Roman" w:eastAsia="Times New Roman" w:hAnsi="Times New Roman" w:cs="Times New Roman"/>
          <w:bCs/>
          <w:color w:val="000000" w:themeColor="text1"/>
          <w:sz w:val="24"/>
          <w:szCs w:val="24"/>
          <w:lang w:eastAsia="pt-BR"/>
        </w:rPr>
        <w:fldChar w:fldCharType="begin"/>
      </w:r>
      <w:r w:rsidRPr="00D867B3">
        <w:rPr>
          <w:rFonts w:ascii="Times New Roman" w:eastAsia="Times New Roman" w:hAnsi="Times New Roman" w:cs="Times New Roman"/>
          <w:bCs/>
          <w:color w:val="000000" w:themeColor="text1"/>
          <w:sz w:val="24"/>
          <w:szCs w:val="24"/>
          <w:lang w:val="en-US" w:eastAsia="pt-BR"/>
        </w:rPr>
        <w:instrText xml:space="preserve"> SEQ Figure \* ARABIC </w:instrText>
      </w:r>
      <w:r w:rsidRPr="00D867B3">
        <w:rPr>
          <w:rFonts w:ascii="Times New Roman" w:eastAsia="Times New Roman" w:hAnsi="Times New Roman" w:cs="Times New Roman"/>
          <w:bCs/>
          <w:color w:val="000000" w:themeColor="text1"/>
          <w:sz w:val="24"/>
          <w:szCs w:val="24"/>
          <w:lang w:eastAsia="pt-BR"/>
        </w:rPr>
        <w:fldChar w:fldCharType="separate"/>
      </w:r>
      <w:r w:rsidR="00B559F1">
        <w:rPr>
          <w:rFonts w:ascii="Times New Roman" w:eastAsia="Times New Roman" w:hAnsi="Times New Roman" w:cs="Times New Roman"/>
          <w:bCs/>
          <w:noProof/>
          <w:color w:val="000000" w:themeColor="text1"/>
          <w:sz w:val="24"/>
          <w:szCs w:val="24"/>
          <w:lang w:val="en-US" w:eastAsia="pt-BR"/>
        </w:rPr>
        <w:t>5</w:t>
      </w:r>
      <w:r w:rsidRPr="00D867B3">
        <w:rPr>
          <w:rFonts w:ascii="Times New Roman" w:eastAsia="Times New Roman" w:hAnsi="Times New Roman" w:cs="Times New Roman"/>
          <w:bCs/>
          <w:color w:val="000000" w:themeColor="text1"/>
          <w:sz w:val="24"/>
          <w:szCs w:val="24"/>
          <w:lang w:val="en-US" w:eastAsia="pt-BR"/>
        </w:rPr>
        <w:fldChar w:fldCharType="end"/>
      </w:r>
      <w:bookmarkEnd w:id="383"/>
      <w:r w:rsidRPr="00D867B3">
        <w:rPr>
          <w:rFonts w:ascii="Times New Roman" w:eastAsia="Times New Roman" w:hAnsi="Times New Roman" w:cs="Times New Roman"/>
          <w:bCs/>
          <w:color w:val="000000" w:themeColor="text1"/>
          <w:sz w:val="24"/>
          <w:szCs w:val="24"/>
          <w:lang w:val="en-US" w:eastAsia="pt-BR"/>
        </w:rPr>
        <w:t xml:space="preserve">. Schematic framework of a general-purpose calibration routine developed in R environment. </w:t>
      </w:r>
    </w:p>
    <w:p w14:paraId="7CB3ED4B" w14:textId="77777777" w:rsidR="00CE1399" w:rsidRPr="00D867B3" w:rsidRDefault="00CE1399" w:rsidP="00CE1399">
      <w:pPr>
        <w:shd w:val="clear" w:color="auto" w:fill="FFFFFF"/>
        <w:spacing w:after="0" w:line="480" w:lineRule="auto"/>
        <w:ind w:firstLine="720"/>
        <w:jc w:val="both"/>
        <w:rPr>
          <w:rFonts w:ascii="Times New Roman" w:eastAsia="Times New Roman" w:hAnsi="Times New Roman" w:cs="Times New Roman"/>
          <w:bCs/>
          <w:color w:val="000000" w:themeColor="text1"/>
          <w:sz w:val="24"/>
          <w:szCs w:val="24"/>
          <w:lang w:val="en-US" w:eastAsia="pt-BR"/>
        </w:rPr>
      </w:pPr>
    </w:p>
    <w:p w14:paraId="1DA35A46" w14:textId="55661E32" w:rsidR="005430C8" w:rsidRDefault="00CE1399" w:rsidP="005D5A0D">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D867B3">
        <w:rPr>
          <w:rFonts w:ascii="Times New Roman" w:eastAsia="Times New Roman" w:hAnsi="Times New Roman" w:cs="Times New Roman"/>
          <w:bCs/>
          <w:color w:val="000000" w:themeColor="text1"/>
          <w:sz w:val="24"/>
          <w:szCs w:val="24"/>
          <w:lang w:val="en-US" w:eastAsia="pt-BR"/>
        </w:rPr>
        <w:t>The constrained BFGS (</w:t>
      </w:r>
      <w:proofErr w:type="spellStart"/>
      <w:r w:rsidRPr="00D867B3">
        <w:rPr>
          <w:rFonts w:ascii="Times New Roman" w:eastAsia="Times New Roman" w:hAnsi="Times New Roman" w:cs="Times New Roman"/>
          <w:bCs/>
          <w:color w:val="000000" w:themeColor="text1"/>
          <w:sz w:val="24"/>
          <w:szCs w:val="24"/>
          <w:lang w:val="en-US" w:eastAsia="pt-BR"/>
        </w:rPr>
        <w:t>Broyden</w:t>
      </w:r>
      <w:proofErr w:type="spellEnd"/>
      <w:r w:rsidRPr="00D867B3">
        <w:rPr>
          <w:rFonts w:ascii="Times New Roman" w:eastAsia="Times New Roman" w:hAnsi="Times New Roman" w:cs="Times New Roman"/>
          <w:bCs/>
          <w:color w:val="000000" w:themeColor="text1"/>
          <w:sz w:val="24"/>
          <w:szCs w:val="24"/>
          <w:lang w:val="en-US" w:eastAsia="pt-BR"/>
        </w:rPr>
        <w:t>–Fletcher–Goldfarb–</w:t>
      </w:r>
      <w:proofErr w:type="spellStart"/>
      <w:r w:rsidRPr="00D867B3">
        <w:rPr>
          <w:rFonts w:ascii="Times New Roman" w:eastAsia="Times New Roman" w:hAnsi="Times New Roman" w:cs="Times New Roman"/>
          <w:bCs/>
          <w:color w:val="000000" w:themeColor="text1"/>
          <w:sz w:val="24"/>
          <w:szCs w:val="24"/>
          <w:lang w:val="en-US" w:eastAsia="pt-BR"/>
        </w:rPr>
        <w:t>Shanno</w:t>
      </w:r>
      <w:proofErr w:type="spellEnd"/>
      <w:r w:rsidRPr="00D867B3">
        <w:rPr>
          <w:rFonts w:ascii="Times New Roman" w:eastAsia="Times New Roman" w:hAnsi="Times New Roman" w:cs="Times New Roman"/>
          <w:bCs/>
          <w:color w:val="000000" w:themeColor="text1"/>
          <w:sz w:val="24"/>
          <w:szCs w:val="24"/>
          <w:lang w:val="en-US" w:eastAsia="pt-BR"/>
        </w:rPr>
        <w:t xml:space="preserve">) optimization method </w:t>
      </w:r>
      <w:r w:rsidRPr="00D867B3">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"DOI" : "10.1137/0916069", "ISBN" : "9780874216561", "ISSN" : "1064-8275", "PMID" : "15003161", "abstract" : "An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 "author" : [ { "dropping-particle" : "", "family" : "Byrd", "given" : "Richard H.", "non-dropping-particle" : "", "parse-names" : false, "suffix" : "" }, { "dropping-particle" : "", "family" : "Lu", "given" : "Peihuang", "non-dropping-particle" : "", "parse-names" : false, "suffix" : "" }, { "dropping-particle" : "", "family" : "Nocedal", "given" : "Jorge", "non-dropping-particle" : "", "parse-names" : false, "suffix" : "" }, { "dropping-particle" : "", "family" : "Zhu", "given" : "Ciyou", "non-dropping-particle" : "", "parse-names" : false, "suffix" : "" } ], "container-title" : "SIAM Journal on Scientific Computing", "id" : "ITEM-1", "issue" : "5", "issued" : { "date-parts" : [ [ "1995" ] ] }, "page" : "1190-1208", "title" : "A Limited Memory Algorithm for Bound Constrained Optimization", "type" : "article-journal", "volume" : "16" }, "uris" : [ "http://www.mendeley.com/documents/?uuid=2fda9e26-0138-4fda-a200-dfa1b520f445" ] } ], "mendeley" : { "formattedCitation" : "(Byrd et al. 1995)", "plainTextFormattedCitation" : "(Byrd et al. 1995)", "previouslyFormattedCitation" : "(Byrd &lt;i&gt;et al.&lt;/i&gt;, 1995)" }, "properties" : { "noteIndex" : 0 }, "schema" : "https://github.com/citation-style-language/schema/raw/master/csl-citation.json" }</w:instrText>
      </w:r>
      <w:r w:rsidRPr="00D867B3">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(Byrd et al. 1995)</w:t>
      </w:r>
      <w:r w:rsidRPr="00D867B3">
        <w:rPr>
          <w:rFonts w:ascii="Times New Roman" w:eastAsia="Times New Roman" w:hAnsi="Times New Roman" w:cs="Times New Roman"/>
          <w:bCs/>
          <w:color w:val="000000" w:themeColor="text1"/>
          <w:sz w:val="24"/>
          <w:szCs w:val="24"/>
          <w:lang w:val="en-US" w:eastAsia="pt-BR"/>
        </w:rPr>
        <w:fldChar w:fldCharType="end"/>
      </w:r>
      <w:r w:rsidRPr="00D867B3">
        <w:rPr>
          <w:rFonts w:ascii="Times New Roman" w:eastAsia="Times New Roman" w:hAnsi="Times New Roman" w:cs="Times New Roman"/>
          <w:bCs/>
          <w:color w:val="000000" w:themeColor="text1"/>
          <w:sz w:val="24"/>
          <w:szCs w:val="24"/>
          <w:lang w:val="en-US" w:eastAsia="pt-BR"/>
        </w:rPr>
        <w:t xml:space="preserve"> was selected to calibrate the SWAP</w:t>
      </w:r>
      <w:r w:rsidR="0059528A">
        <w:rPr>
          <w:rFonts w:ascii="Times New Roman" w:eastAsia="Times New Roman" w:hAnsi="Times New Roman" w:cs="Times New Roman"/>
          <w:bCs/>
          <w:color w:val="000000" w:themeColor="text1"/>
          <w:sz w:val="24"/>
          <w:szCs w:val="24"/>
          <w:lang w:val="en-US" w:eastAsia="pt-BR"/>
        </w:rPr>
        <w:t>-SAMUCA</w:t>
      </w:r>
      <w:r w:rsidRPr="00D867B3">
        <w:rPr>
          <w:rFonts w:ascii="Times New Roman" w:eastAsia="Times New Roman" w:hAnsi="Times New Roman" w:cs="Times New Roman"/>
          <w:bCs/>
          <w:color w:val="000000" w:themeColor="text1"/>
          <w:sz w:val="24"/>
          <w:szCs w:val="24"/>
          <w:lang w:val="en-US" w:eastAsia="pt-BR"/>
        </w:rPr>
        <w:t xml:space="preserve"> model focusing only on tillering and canopy parameters (</w:t>
      </w:r>
      <w:proofErr w:type="spellStart"/>
      <w:r w:rsidRPr="00D867B3">
        <w:rPr>
          <w:rFonts w:ascii="Times New Roman" w:eastAsia="Times New Roman" w:hAnsi="Times New Roman" w:cs="Times New Roman"/>
          <w:bCs/>
          <w:color w:val="000000" w:themeColor="text1"/>
          <w:sz w:val="24"/>
          <w:szCs w:val="24"/>
          <w:lang w:val="en-US" w:eastAsia="pt-BR"/>
        </w:rPr>
        <w:t>chustk</w:t>
      </w:r>
      <w:proofErr w:type="spellEnd"/>
      <w:r w:rsidRPr="00D867B3">
        <w:rPr>
          <w:rFonts w:ascii="Times New Roman" w:eastAsia="Times New Roman" w:hAnsi="Times New Roman" w:cs="Times New Roman"/>
          <w:bCs/>
          <w:color w:val="000000" w:themeColor="text1"/>
          <w:sz w:val="24"/>
          <w:szCs w:val="24"/>
          <w:lang w:val="en-US" w:eastAsia="pt-BR"/>
        </w:rPr>
        <w:t xml:space="preserve">, </w:t>
      </w:r>
      <w:proofErr w:type="spellStart"/>
      <w:r w:rsidRPr="00D867B3">
        <w:rPr>
          <w:rFonts w:ascii="Times New Roman" w:eastAsia="Times New Roman" w:hAnsi="Times New Roman" w:cs="Times New Roman"/>
          <w:bCs/>
          <w:color w:val="000000" w:themeColor="text1"/>
          <w:sz w:val="24"/>
          <w:szCs w:val="24"/>
          <w:lang w:val="en-US" w:eastAsia="pt-BR"/>
        </w:rPr>
        <w:t>chupeak</w:t>
      </w:r>
      <w:proofErr w:type="spellEnd"/>
      <w:r w:rsidRPr="00D867B3">
        <w:rPr>
          <w:rFonts w:ascii="Times New Roman" w:eastAsia="Times New Roman" w:hAnsi="Times New Roman" w:cs="Times New Roman"/>
          <w:bCs/>
          <w:color w:val="000000" w:themeColor="text1"/>
          <w:sz w:val="24"/>
          <w:szCs w:val="24"/>
          <w:lang w:val="en-US" w:eastAsia="pt-BR"/>
        </w:rPr>
        <w:t xml:space="preserve">, </w:t>
      </w:r>
      <w:proofErr w:type="spellStart"/>
      <w:r w:rsidRPr="00D867B3">
        <w:rPr>
          <w:rFonts w:ascii="Times New Roman" w:eastAsia="Times New Roman" w:hAnsi="Times New Roman" w:cs="Times New Roman"/>
          <w:bCs/>
          <w:color w:val="000000" w:themeColor="text1"/>
          <w:sz w:val="24"/>
          <w:szCs w:val="24"/>
          <w:lang w:val="en-US" w:eastAsia="pt-BR"/>
        </w:rPr>
        <w:t>chudec</w:t>
      </w:r>
      <w:proofErr w:type="spellEnd"/>
      <w:r w:rsidRPr="00D867B3">
        <w:rPr>
          <w:rFonts w:ascii="Times New Roman" w:eastAsia="Times New Roman" w:hAnsi="Times New Roman" w:cs="Times New Roman"/>
          <w:bCs/>
          <w:color w:val="000000" w:themeColor="text1"/>
          <w:sz w:val="24"/>
          <w:szCs w:val="24"/>
          <w:lang w:val="en-US" w:eastAsia="pt-BR"/>
        </w:rPr>
        <w:t xml:space="preserve">, </w:t>
      </w:r>
      <w:proofErr w:type="spellStart"/>
      <w:r w:rsidRPr="00D867B3">
        <w:rPr>
          <w:rFonts w:ascii="Times New Roman" w:eastAsia="Times New Roman" w:hAnsi="Times New Roman" w:cs="Times New Roman"/>
          <w:bCs/>
          <w:color w:val="000000" w:themeColor="text1"/>
          <w:sz w:val="24"/>
          <w:szCs w:val="24"/>
          <w:lang w:val="en-US" w:eastAsia="pt-BR"/>
        </w:rPr>
        <w:t>chumat</w:t>
      </w:r>
      <w:proofErr w:type="spellEnd"/>
      <w:r w:rsidRPr="00D867B3">
        <w:rPr>
          <w:rFonts w:ascii="Times New Roman" w:eastAsia="Times New Roman" w:hAnsi="Times New Roman" w:cs="Times New Roman"/>
          <w:bCs/>
          <w:color w:val="000000" w:themeColor="text1"/>
          <w:sz w:val="24"/>
          <w:szCs w:val="24"/>
          <w:lang w:val="en-US" w:eastAsia="pt-BR"/>
        </w:rPr>
        <w:t xml:space="preserve">, </w:t>
      </w:r>
      <w:proofErr w:type="spellStart"/>
      <w:r w:rsidRPr="00D867B3">
        <w:rPr>
          <w:rFonts w:ascii="Times New Roman" w:eastAsia="Times New Roman" w:hAnsi="Times New Roman" w:cs="Times New Roman"/>
          <w:bCs/>
          <w:color w:val="000000" w:themeColor="text1"/>
          <w:sz w:val="24"/>
          <w:szCs w:val="24"/>
          <w:lang w:val="en-US" w:eastAsia="pt-BR"/>
        </w:rPr>
        <w:t>popmat</w:t>
      </w:r>
      <w:proofErr w:type="spellEnd"/>
      <w:r w:rsidRPr="00D867B3">
        <w:rPr>
          <w:rFonts w:ascii="Times New Roman" w:eastAsia="Times New Roman" w:hAnsi="Times New Roman" w:cs="Times New Roman"/>
          <w:bCs/>
          <w:color w:val="000000" w:themeColor="text1"/>
          <w:sz w:val="24"/>
          <w:szCs w:val="24"/>
          <w:lang w:val="en-US" w:eastAsia="pt-BR"/>
        </w:rPr>
        <w:t xml:space="preserve">, </w:t>
      </w:r>
      <w:proofErr w:type="spellStart"/>
      <w:r w:rsidRPr="00D867B3">
        <w:rPr>
          <w:rFonts w:ascii="Times New Roman" w:eastAsia="Times New Roman" w:hAnsi="Times New Roman" w:cs="Times New Roman"/>
          <w:bCs/>
          <w:color w:val="000000" w:themeColor="text1"/>
          <w:sz w:val="24"/>
          <w:szCs w:val="24"/>
          <w:lang w:val="en-US" w:eastAsia="pt-BR"/>
        </w:rPr>
        <w:lastRenderedPageBreak/>
        <w:t>poppeak</w:t>
      </w:r>
      <w:proofErr w:type="spellEnd"/>
      <w:r w:rsidRPr="00D867B3">
        <w:rPr>
          <w:rFonts w:ascii="Times New Roman" w:eastAsia="Times New Roman" w:hAnsi="Times New Roman" w:cs="Times New Roman"/>
          <w:bCs/>
          <w:color w:val="000000" w:themeColor="text1"/>
          <w:sz w:val="24"/>
          <w:szCs w:val="24"/>
          <w:lang w:val="en-US" w:eastAsia="pt-BR"/>
        </w:rPr>
        <w:t xml:space="preserve"> and </w:t>
      </w:r>
      <w:proofErr w:type="spellStart"/>
      <w:r w:rsidRPr="00D867B3">
        <w:rPr>
          <w:rFonts w:ascii="Times New Roman" w:eastAsia="Times New Roman" w:hAnsi="Times New Roman" w:cs="Times New Roman"/>
          <w:bCs/>
          <w:color w:val="000000" w:themeColor="text1"/>
          <w:sz w:val="24"/>
          <w:szCs w:val="24"/>
          <w:lang w:val="en-US" w:eastAsia="pt-BR"/>
        </w:rPr>
        <w:t>maxgl</w:t>
      </w:r>
      <w:proofErr w:type="spellEnd"/>
      <w:r w:rsidRPr="00D867B3">
        <w:rPr>
          <w:rFonts w:ascii="Times New Roman" w:eastAsia="Times New Roman" w:hAnsi="Times New Roman" w:cs="Times New Roman"/>
          <w:bCs/>
          <w:color w:val="000000" w:themeColor="text1"/>
          <w:sz w:val="24"/>
          <w:szCs w:val="24"/>
          <w:lang w:val="en-US" w:eastAsia="pt-BR"/>
        </w:rPr>
        <w:t xml:space="preserve">) </w:t>
      </w:r>
      <w:r>
        <w:rPr>
          <w:rFonts w:ascii="Times New Roman" w:eastAsia="Times New Roman" w:hAnsi="Times New Roman" w:cs="Times New Roman"/>
          <w:bCs/>
          <w:color w:val="000000" w:themeColor="text1"/>
          <w:sz w:val="24"/>
          <w:szCs w:val="24"/>
          <w:lang w:val="en-US" w:eastAsia="pt-BR"/>
        </w:rPr>
        <w:t xml:space="preserve">based on the detailed </w:t>
      </w:r>
      <w:r w:rsidRPr="00D867B3">
        <w:rPr>
          <w:rFonts w:ascii="Times New Roman" w:eastAsia="Times New Roman" w:hAnsi="Times New Roman" w:cs="Times New Roman"/>
          <w:bCs/>
          <w:color w:val="000000" w:themeColor="text1"/>
          <w:sz w:val="24"/>
          <w:szCs w:val="24"/>
          <w:lang w:val="en-US" w:eastAsia="pt-BR"/>
        </w:rPr>
        <w:t xml:space="preserve">field experiment dataset for RB857515 </w:t>
      </w:r>
      <w:r>
        <w:rPr>
          <w:rFonts w:ascii="Times New Roman" w:eastAsia="Times New Roman" w:hAnsi="Times New Roman" w:cs="Times New Roman"/>
          <w:bCs/>
          <w:color w:val="000000" w:themeColor="text1"/>
          <w:sz w:val="24"/>
          <w:szCs w:val="24"/>
          <w:lang w:val="en-US" w:eastAsia="pt-BR"/>
        </w:rPr>
        <w:t>cultivar described above</w:t>
      </w:r>
      <w:r w:rsidRPr="00D867B3">
        <w:rPr>
          <w:rFonts w:ascii="Times New Roman" w:eastAsia="Times New Roman" w:hAnsi="Times New Roman" w:cs="Times New Roman"/>
          <w:bCs/>
          <w:color w:val="000000" w:themeColor="text1"/>
          <w:sz w:val="24"/>
          <w:szCs w:val="24"/>
          <w:lang w:val="en-US" w:eastAsia="pt-BR"/>
        </w:rPr>
        <w:t>. Initial parameters values and constrains</w:t>
      </w:r>
      <w:r>
        <w:rPr>
          <w:rFonts w:ascii="Times New Roman" w:eastAsia="Times New Roman" w:hAnsi="Times New Roman" w:cs="Times New Roman"/>
          <w:bCs/>
          <w:color w:val="000000" w:themeColor="text1"/>
          <w:sz w:val="24"/>
          <w:szCs w:val="24"/>
          <w:lang w:val="en-US" w:eastAsia="pt-BR"/>
        </w:rPr>
        <w:t xml:space="preserve"> were set</w:t>
      </w:r>
      <w:r w:rsidRPr="00D867B3">
        <w:rPr>
          <w:rFonts w:ascii="Times New Roman" w:eastAsia="Times New Roman" w:hAnsi="Times New Roman" w:cs="Times New Roman"/>
          <w:bCs/>
          <w:color w:val="000000" w:themeColor="text1"/>
          <w:sz w:val="24"/>
          <w:szCs w:val="24"/>
          <w:lang w:val="en-US" w:eastAsia="pt-BR"/>
        </w:rPr>
        <w:t xml:space="preserve"> according to Marin (2014) and Marin &amp; Jones (2014), respectively.</w:t>
      </w:r>
    </w:p>
    <w:p w14:paraId="32F9AFCF" w14:textId="3FB88D17" w:rsidR="004924C3" w:rsidRPr="009B6A81" w:rsidRDefault="00024CEF" w:rsidP="00024CEF">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 xml:space="preserve">To evaluate </w:t>
      </w:r>
      <w:ins w:id="384" w:author="Quirijn de Jong van Lier" w:date="2017-08-22T15:49:00Z">
        <w:r w:rsidR="00094EF8">
          <w:rPr>
            <w:rFonts w:ascii="Times New Roman" w:eastAsia="Times New Roman" w:hAnsi="Times New Roman" w:cs="Times New Roman"/>
            <w:color w:val="000000" w:themeColor="text1"/>
            <w:sz w:val="24"/>
            <w:szCs w:val="24"/>
            <w:lang w:val="en-US" w:eastAsia="pt-BR"/>
          </w:rPr>
          <w:t xml:space="preserve">the </w:t>
        </w:r>
      </w:ins>
      <w:r w:rsidR="004924C3">
        <w:rPr>
          <w:rFonts w:ascii="Times New Roman" w:eastAsia="Times New Roman" w:hAnsi="Times New Roman" w:cs="Times New Roman"/>
          <w:color w:val="000000" w:themeColor="text1"/>
          <w:sz w:val="24"/>
          <w:szCs w:val="24"/>
          <w:lang w:val="en-US" w:eastAsia="pt-BR"/>
        </w:rPr>
        <w:t>SWAP</w:t>
      </w:r>
      <w:r w:rsidR="0059528A">
        <w:rPr>
          <w:rFonts w:ascii="Times New Roman" w:eastAsia="Times New Roman" w:hAnsi="Times New Roman" w:cs="Times New Roman"/>
          <w:color w:val="000000" w:themeColor="text1"/>
          <w:sz w:val="24"/>
          <w:szCs w:val="24"/>
          <w:lang w:val="en-US" w:eastAsia="pt-BR"/>
        </w:rPr>
        <w:t>-SAMUCA</w:t>
      </w:r>
      <w:r>
        <w:rPr>
          <w:rFonts w:ascii="Times New Roman" w:eastAsia="Times New Roman" w:hAnsi="Times New Roman" w:cs="Times New Roman"/>
          <w:color w:val="000000" w:themeColor="text1"/>
          <w:sz w:val="24"/>
          <w:szCs w:val="24"/>
          <w:lang w:val="en-US" w:eastAsia="pt-BR"/>
        </w:rPr>
        <w:t xml:space="preserve"> model performance </w:t>
      </w:r>
      <w:r w:rsidR="004924C3">
        <w:rPr>
          <w:rFonts w:ascii="Times New Roman" w:eastAsia="Times New Roman" w:hAnsi="Times New Roman" w:cs="Times New Roman"/>
          <w:color w:val="000000" w:themeColor="text1"/>
          <w:sz w:val="24"/>
          <w:szCs w:val="24"/>
          <w:lang w:val="en-US" w:eastAsia="pt-BR"/>
        </w:rPr>
        <w:t xml:space="preserve">in </w:t>
      </w:r>
      <w:r>
        <w:rPr>
          <w:rFonts w:ascii="Times New Roman" w:eastAsia="Times New Roman" w:hAnsi="Times New Roman" w:cs="Times New Roman"/>
          <w:color w:val="000000" w:themeColor="text1"/>
          <w:sz w:val="24"/>
          <w:szCs w:val="24"/>
          <w:lang w:val="en-US" w:eastAsia="pt-BR"/>
        </w:rPr>
        <w:t>d</w:t>
      </w:r>
      <w:r w:rsidR="004924C3">
        <w:rPr>
          <w:rFonts w:ascii="Times New Roman" w:eastAsia="Times New Roman" w:hAnsi="Times New Roman" w:cs="Times New Roman"/>
          <w:color w:val="000000" w:themeColor="text1"/>
          <w:sz w:val="24"/>
          <w:szCs w:val="24"/>
          <w:lang w:val="en-US" w:eastAsia="pt-BR"/>
        </w:rPr>
        <w:t xml:space="preserve">ifferent </w:t>
      </w:r>
      <w:r w:rsidR="004924C3" w:rsidRPr="00C07D85">
        <w:rPr>
          <w:rFonts w:ascii="Times New Roman" w:eastAsia="Times New Roman" w:hAnsi="Times New Roman" w:cs="Times New Roman"/>
          <w:color w:val="000000" w:themeColor="text1"/>
          <w:sz w:val="24"/>
          <w:szCs w:val="24"/>
          <w:lang w:val="en-US" w:eastAsia="pt-BR"/>
        </w:rPr>
        <w:t>weather and soil c</w:t>
      </w:r>
      <w:r w:rsidR="004924C3">
        <w:rPr>
          <w:rFonts w:ascii="Times New Roman" w:eastAsia="Times New Roman" w:hAnsi="Times New Roman" w:cs="Times New Roman"/>
          <w:color w:val="000000" w:themeColor="text1"/>
          <w:sz w:val="24"/>
          <w:szCs w:val="24"/>
          <w:lang w:val="en-US" w:eastAsia="pt-BR"/>
        </w:rPr>
        <w:t>onditions</w:t>
      </w:r>
      <w:r w:rsidR="00F300BD">
        <w:rPr>
          <w:rFonts w:ascii="Times New Roman" w:eastAsia="Times New Roman" w:hAnsi="Times New Roman" w:cs="Times New Roman"/>
          <w:color w:val="000000" w:themeColor="text1"/>
          <w:sz w:val="24"/>
          <w:szCs w:val="24"/>
          <w:lang w:val="en-US" w:eastAsia="pt-BR"/>
        </w:rPr>
        <w:t>,</w:t>
      </w:r>
      <w:r w:rsidR="004924C3">
        <w:rPr>
          <w:rFonts w:ascii="Times New Roman" w:eastAsia="Times New Roman" w:hAnsi="Times New Roman" w:cs="Times New Roman"/>
          <w:color w:val="000000" w:themeColor="text1"/>
          <w:sz w:val="24"/>
          <w:szCs w:val="24"/>
          <w:lang w:val="en-US" w:eastAsia="pt-BR"/>
        </w:rPr>
        <w:t xml:space="preserve"> a field experiment dataset was used </w:t>
      </w:r>
      <w:r w:rsidRPr="00C07D85">
        <w:rPr>
          <w:rFonts w:ascii="Times New Roman" w:eastAsia="Times New Roman" w:hAnsi="Times New Roman" w:cs="Times New Roman"/>
          <w:color w:val="000000" w:themeColor="text1"/>
          <w:sz w:val="24"/>
          <w:szCs w:val="24"/>
          <w:lang w:val="en-US" w:eastAsia="pt-BR"/>
        </w:rPr>
        <w:t>(</w:t>
      </w:r>
      <w:r w:rsidR="00B7641C">
        <w:rPr>
          <w:rFonts w:ascii="Times New Roman" w:eastAsia="Times New Roman" w:hAnsi="Times New Roman" w:cs="Times New Roman"/>
          <w:color w:val="000000" w:themeColor="text1"/>
          <w:sz w:val="24"/>
          <w:szCs w:val="24"/>
          <w:lang w:val="en-US" w:eastAsia="pt-BR"/>
        </w:rPr>
        <w:fldChar w:fldCharType="begin"/>
      </w:r>
      <w:r w:rsidR="00B7641C">
        <w:rPr>
          <w:rFonts w:ascii="Times New Roman" w:eastAsia="Times New Roman" w:hAnsi="Times New Roman" w:cs="Times New Roman"/>
          <w:color w:val="000000" w:themeColor="text1"/>
          <w:sz w:val="24"/>
          <w:szCs w:val="24"/>
          <w:lang w:val="en-US" w:eastAsia="pt-BR"/>
        </w:rPr>
        <w:instrText xml:space="preserve"> REF _Ref467539449 \h </w:instrText>
      </w:r>
      <w:r w:rsidR="00B7641C">
        <w:rPr>
          <w:rFonts w:ascii="Times New Roman" w:eastAsia="Times New Roman" w:hAnsi="Times New Roman" w:cs="Times New Roman"/>
          <w:color w:val="000000" w:themeColor="text1"/>
          <w:sz w:val="24"/>
          <w:szCs w:val="24"/>
          <w:lang w:val="en-US" w:eastAsia="pt-BR"/>
        </w:rPr>
      </w:r>
      <w:r w:rsidR="00B7641C">
        <w:rPr>
          <w:rFonts w:ascii="Times New Roman" w:eastAsia="Times New Roman" w:hAnsi="Times New Roman" w:cs="Times New Roman"/>
          <w:color w:val="000000" w:themeColor="text1"/>
          <w:sz w:val="24"/>
          <w:szCs w:val="24"/>
          <w:lang w:val="en-US" w:eastAsia="pt-BR"/>
        </w:rPr>
        <w:fldChar w:fldCharType="separate"/>
      </w:r>
      <w:r w:rsidR="00B7641C" w:rsidRPr="009B6A81">
        <w:rPr>
          <w:rFonts w:ascii="Times New Roman" w:eastAsia="SimSun" w:hAnsi="Times New Roman" w:cs="Times New Roman"/>
          <w:bCs/>
          <w:sz w:val="24"/>
          <w:szCs w:val="24"/>
          <w:lang w:val="en-US" w:eastAsia="zh-CN"/>
        </w:rPr>
        <w:t xml:space="preserve">Table </w:t>
      </w:r>
      <w:r w:rsidR="00B7641C">
        <w:rPr>
          <w:rFonts w:ascii="Times New Roman" w:eastAsia="SimSun" w:hAnsi="Times New Roman" w:cs="Times New Roman"/>
          <w:bCs/>
          <w:noProof/>
          <w:sz w:val="24"/>
          <w:szCs w:val="24"/>
          <w:lang w:val="en-US" w:eastAsia="zh-CN"/>
        </w:rPr>
        <w:t>4</w:t>
      </w:r>
      <w:r w:rsidR="00B7641C">
        <w:rPr>
          <w:rFonts w:ascii="Times New Roman" w:eastAsia="Times New Roman" w:hAnsi="Times New Roman" w:cs="Times New Roman"/>
          <w:color w:val="000000" w:themeColor="text1"/>
          <w:sz w:val="24"/>
          <w:szCs w:val="24"/>
          <w:lang w:val="en-US" w:eastAsia="pt-BR"/>
        </w:rPr>
        <w:fldChar w:fldCharType="end"/>
      </w:r>
      <w:r w:rsidRPr="00C07D85">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All</w:t>
      </w:r>
      <w:r w:rsidRPr="00C07D85">
        <w:rPr>
          <w:rFonts w:ascii="Times New Roman" w:eastAsia="Times New Roman" w:hAnsi="Times New Roman" w:cs="Times New Roman"/>
          <w:color w:val="000000" w:themeColor="text1"/>
          <w:sz w:val="24"/>
          <w:szCs w:val="24"/>
          <w:lang w:val="en-US" w:eastAsia="pt-BR"/>
        </w:rPr>
        <w:t xml:space="preserve"> weather input data was formatted </w:t>
      </w:r>
      <w:r w:rsidR="00F300BD">
        <w:rPr>
          <w:rFonts w:ascii="Times New Roman" w:eastAsia="Times New Roman" w:hAnsi="Times New Roman" w:cs="Times New Roman"/>
          <w:color w:val="000000" w:themeColor="text1"/>
          <w:sz w:val="24"/>
          <w:szCs w:val="24"/>
          <w:lang w:val="en-US" w:eastAsia="pt-BR"/>
        </w:rPr>
        <w:t xml:space="preserve">according to the </w:t>
      </w:r>
      <w:r w:rsidRPr="00C07D85">
        <w:rPr>
          <w:rFonts w:ascii="Times New Roman" w:eastAsia="Times New Roman" w:hAnsi="Times New Roman" w:cs="Times New Roman"/>
          <w:color w:val="000000" w:themeColor="text1"/>
          <w:sz w:val="24"/>
          <w:szCs w:val="24"/>
          <w:lang w:val="en-US" w:eastAsia="pt-BR"/>
        </w:rPr>
        <w:t>SWAP</w:t>
      </w:r>
      <w:r w:rsidR="00F300BD">
        <w:rPr>
          <w:rFonts w:ascii="Times New Roman" w:eastAsia="Times New Roman" w:hAnsi="Times New Roman" w:cs="Times New Roman"/>
          <w:color w:val="000000" w:themeColor="text1"/>
          <w:sz w:val="24"/>
          <w:szCs w:val="24"/>
          <w:lang w:val="en-US" w:eastAsia="pt-BR"/>
        </w:rPr>
        <w:t xml:space="preserve"> </w:t>
      </w:r>
      <w:ins w:id="385" w:author="Quirijn de Jong van Lier" w:date="2017-08-22T15:50:00Z">
        <w:r w:rsidR="00094EF8">
          <w:rPr>
            <w:rFonts w:ascii="Times New Roman" w:eastAsia="Times New Roman" w:hAnsi="Times New Roman" w:cs="Times New Roman"/>
            <w:color w:val="000000" w:themeColor="text1"/>
            <w:sz w:val="24"/>
            <w:szCs w:val="24"/>
            <w:lang w:val="en-US" w:eastAsia="pt-BR"/>
          </w:rPr>
          <w:t xml:space="preserve">input </w:t>
        </w:r>
      </w:ins>
      <w:r w:rsidR="00F300BD">
        <w:rPr>
          <w:rFonts w:ascii="Times New Roman" w:eastAsia="Times New Roman" w:hAnsi="Times New Roman" w:cs="Times New Roman"/>
          <w:color w:val="000000" w:themeColor="text1"/>
          <w:sz w:val="24"/>
          <w:szCs w:val="24"/>
          <w:lang w:val="en-US" w:eastAsia="pt-BR"/>
        </w:rPr>
        <w:t>format</w:t>
      </w:r>
      <w:del w:id="386" w:author="Quirijn de Jong van Lier" w:date="2017-08-22T15:50:00Z">
        <w:r w:rsidRPr="00C07D85" w:rsidDel="00094EF8">
          <w:rPr>
            <w:rFonts w:ascii="Times New Roman" w:eastAsia="Times New Roman" w:hAnsi="Times New Roman" w:cs="Times New Roman"/>
            <w:color w:val="000000" w:themeColor="text1"/>
            <w:sz w:val="24"/>
            <w:szCs w:val="24"/>
            <w:lang w:val="en-US" w:eastAsia="pt-BR"/>
          </w:rPr>
          <w:delText xml:space="preserve"> (“file.YYY”)</w:delText>
        </w:r>
      </w:del>
      <w:r w:rsidR="00F300BD">
        <w:rPr>
          <w:rFonts w:ascii="Times New Roman" w:eastAsia="Times New Roman" w:hAnsi="Times New Roman" w:cs="Times New Roman"/>
          <w:color w:val="000000" w:themeColor="text1"/>
          <w:sz w:val="24"/>
          <w:szCs w:val="24"/>
          <w:lang w:val="en-US" w:eastAsia="pt-BR"/>
        </w:rPr>
        <w:t xml:space="preserve">. </w:t>
      </w:r>
      <w:del w:id="387" w:author="Fabio Marin" w:date="2017-08-22T22:40:00Z">
        <w:r w:rsidR="00F300BD" w:rsidRPr="00F300BD" w:rsidDel="00DA16A4">
          <w:rPr>
            <w:rFonts w:ascii="Times New Roman" w:eastAsia="Times New Roman" w:hAnsi="Times New Roman" w:cs="Times New Roman"/>
            <w:color w:val="000000" w:themeColor="text1"/>
            <w:sz w:val="24"/>
            <w:szCs w:val="24"/>
            <w:lang w:val="en-US" w:eastAsia="pt-BR"/>
          </w:rPr>
          <w:delText xml:space="preserve"> </w:delText>
        </w:r>
      </w:del>
      <w:r w:rsidR="00F300BD">
        <w:rPr>
          <w:rFonts w:ascii="Times New Roman" w:eastAsia="Times New Roman" w:hAnsi="Times New Roman" w:cs="Times New Roman"/>
          <w:color w:val="000000" w:themeColor="text1"/>
          <w:sz w:val="24"/>
          <w:szCs w:val="24"/>
          <w:lang w:val="en-US" w:eastAsia="pt-BR"/>
        </w:rPr>
        <w:t xml:space="preserve">As no </w:t>
      </w:r>
      <w:r w:rsidR="00F300BD" w:rsidRPr="00C07D85">
        <w:rPr>
          <w:rFonts w:ascii="Times New Roman" w:eastAsia="Times New Roman" w:hAnsi="Times New Roman" w:cs="Times New Roman"/>
          <w:color w:val="000000" w:themeColor="text1"/>
          <w:sz w:val="24"/>
          <w:szCs w:val="24"/>
          <w:lang w:val="en-US" w:eastAsia="pt-BR"/>
        </w:rPr>
        <w:t xml:space="preserve">relative humidity and wind data </w:t>
      </w:r>
      <w:r w:rsidR="00F300BD">
        <w:rPr>
          <w:rFonts w:ascii="Times New Roman" w:eastAsia="Times New Roman" w:hAnsi="Times New Roman" w:cs="Times New Roman"/>
          <w:color w:val="000000" w:themeColor="text1"/>
          <w:sz w:val="24"/>
          <w:szCs w:val="24"/>
          <w:lang w:val="en-US" w:eastAsia="pt-BR"/>
        </w:rPr>
        <w:t>were available, r</w:t>
      </w:r>
      <w:r w:rsidRPr="00C07D85">
        <w:rPr>
          <w:rFonts w:ascii="Times New Roman" w:eastAsia="Times New Roman" w:hAnsi="Times New Roman" w:cs="Times New Roman"/>
          <w:color w:val="000000" w:themeColor="text1"/>
          <w:sz w:val="24"/>
          <w:szCs w:val="24"/>
          <w:lang w:val="en-US" w:eastAsia="pt-BR"/>
        </w:rPr>
        <w:t>eference evapotranspiration (</w:t>
      </w:r>
      <w:proofErr w:type="spellStart"/>
      <w:r w:rsidR="00202AF2">
        <w:rPr>
          <w:rFonts w:ascii="Times New Roman" w:eastAsia="Times New Roman" w:hAnsi="Times New Roman" w:cs="Times New Roman"/>
          <w:color w:val="000000" w:themeColor="text1"/>
          <w:sz w:val="24"/>
          <w:szCs w:val="24"/>
          <w:lang w:val="en-US" w:eastAsia="pt-BR"/>
        </w:rPr>
        <w:t>ET</w:t>
      </w:r>
      <w:r w:rsidR="00202AF2" w:rsidRPr="00C07D85">
        <w:rPr>
          <w:rFonts w:ascii="Times New Roman" w:eastAsia="Times New Roman" w:hAnsi="Times New Roman" w:cs="Times New Roman"/>
          <w:color w:val="000000" w:themeColor="text1"/>
          <w:sz w:val="24"/>
          <w:szCs w:val="24"/>
          <w:lang w:val="en-US" w:eastAsia="pt-BR"/>
        </w:rPr>
        <w:t>ref</w:t>
      </w:r>
      <w:proofErr w:type="spellEnd"/>
      <w:r w:rsidRPr="00C07D85">
        <w:rPr>
          <w:rFonts w:ascii="Times New Roman" w:eastAsia="Times New Roman" w:hAnsi="Times New Roman" w:cs="Times New Roman"/>
          <w:color w:val="000000" w:themeColor="text1"/>
          <w:sz w:val="24"/>
          <w:szCs w:val="24"/>
          <w:lang w:val="en-US" w:eastAsia="pt-BR"/>
        </w:rPr>
        <w:t xml:space="preserve">) </w:t>
      </w:r>
      <w:r w:rsidR="00F300BD">
        <w:rPr>
          <w:rFonts w:ascii="Times New Roman" w:eastAsia="Times New Roman" w:hAnsi="Times New Roman" w:cs="Times New Roman"/>
          <w:color w:val="000000" w:themeColor="text1"/>
          <w:sz w:val="24"/>
          <w:szCs w:val="24"/>
          <w:lang w:val="en-US" w:eastAsia="pt-BR"/>
        </w:rPr>
        <w:t xml:space="preserve">was </w:t>
      </w:r>
      <w:r w:rsidRPr="00C07D85">
        <w:rPr>
          <w:rFonts w:ascii="Times New Roman" w:eastAsia="Times New Roman" w:hAnsi="Times New Roman" w:cs="Times New Roman"/>
          <w:color w:val="000000" w:themeColor="text1"/>
          <w:sz w:val="24"/>
          <w:szCs w:val="24"/>
          <w:lang w:val="en-US" w:eastAsia="pt-BR"/>
        </w:rPr>
        <w:t xml:space="preserve">estimated </w:t>
      </w:r>
      <w:r w:rsidR="00F300BD">
        <w:rPr>
          <w:rFonts w:ascii="Times New Roman" w:eastAsia="Times New Roman" w:hAnsi="Times New Roman" w:cs="Times New Roman"/>
          <w:color w:val="000000" w:themeColor="text1"/>
          <w:sz w:val="24"/>
          <w:szCs w:val="24"/>
          <w:lang w:val="en-US" w:eastAsia="pt-BR"/>
        </w:rPr>
        <w:t>according to</w:t>
      </w:r>
      <w:r w:rsidRPr="00C07D85">
        <w:rPr>
          <w:rFonts w:ascii="Times New Roman" w:eastAsia="Times New Roman" w:hAnsi="Times New Roman" w:cs="Times New Roman"/>
          <w:color w:val="000000" w:themeColor="text1"/>
          <w:sz w:val="24"/>
          <w:szCs w:val="24"/>
          <w:lang w:val="en-US" w:eastAsia="pt-BR"/>
        </w:rPr>
        <w:t xml:space="preserve"> Priestley-Taylor (1972). The soil parameters were numerically deri</w:t>
      </w:r>
      <w:r w:rsidR="006A1998">
        <w:rPr>
          <w:rFonts w:ascii="Times New Roman" w:eastAsia="Times New Roman" w:hAnsi="Times New Roman" w:cs="Times New Roman"/>
          <w:color w:val="000000" w:themeColor="text1"/>
          <w:sz w:val="24"/>
          <w:szCs w:val="24"/>
          <w:lang w:val="en-US" w:eastAsia="pt-BR"/>
        </w:rPr>
        <w:t xml:space="preserve">ved from soil saturation curves for each site </w:t>
      </w:r>
      <w:r w:rsidR="006A1998" w:rsidRPr="00C07D85">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"10.1002/9781118616871", "ISBN" : "9781848212664", "ISSN" : "&lt;null&gt;", "PMID" : "350", "abstract" : "This report describes the RETC computer code for analyzing the soil water retention and hydraulic conductivity functions of unsaturated soils. These hydraulic properties are key parameters in any quantitative description of water flow into and through the unsaturated zone of soils. The program uses the parametric models of Brooks-Corey and van Genuchten to represent the soil water retention curve, and the theoretical pore-size distribution models of Mualem and Burdine to predict the unsaturated hydraulic conductivity function from observed soil water retention data. The report gives a detailed discussion of the different analytical expressions used for quantifying the soil water retention and hydraulic conductivity functions. A brief review is also given of the nonlinear least-squares parameter optimization method used for estimating the unknown coefficients in the hydraulic models. Several examples are presented to illustrate a variety of program options. The program may be used to predict the hydraulic conductivity from observed soil water retention data assuming that one observed conductivity value (not necessarily at saturation) is available. The program also permits one to fit analytical functions simultaneously to observed water retention and hydraulic conductivity data. The report serves as both a user manual and reference document. Detailed information is given on the computer program along with instructions for data input preparation and sample input and output files. A listing of the source code is also provided.", "author" : [ { "dropping-particle" : "", "family" : "Genuchten", "given" : "M. T.", "non-dropping-particle" : "van", "parse-names" : false, "suffix" : "" }, { "dropping-particle" : "", "family" : "Leij", "given" : "F. J.", "non-dropping-particle" : "", "parse-names" : false, "suffix" : "" }, { "dropping-particle" : "", "family" : "Yates", "given" : "S. R.", "non-dropping-particle" : "", "parse-names" : false, "suffix" : "" } ], "container-title" : "United States Environmental Reseach Laboratory", "id" : "ITEM-1", "issue" : "December", "issued" : { "date-parts" : [ [ "1991" ] ] }, "page" : "93", "title" : "The RETC Code for Quantifying the Hydraulic Functions of Unsaturated Soils", "type" : "article-journal" }, "uris" : [ "http://www.mendeley.com/documents/?uuid=b2e33c19-47a4-4944-9618-29e4615028ed" ] }, { "id" : "ITEM-2",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"ITEM-2", "issue" : "1", "issued" : { "date-parts" : [ [ "2014" ] ] }, "page" : "1-16", "title" : "Process-based simple model for simulating sugarcane growth and production", "type" : "article-journal", "volume" : "71" }, "uris" : [ "http://www.mendeley.com/documents/?uuid=3e099f58-4d03-43e3-880d-2663c975afae" ] } ], "mendeley" : { "formattedCitation" : "(M. T. van Genuchten, Leij, and Yates 1991; F. R. Marin and Jones 2014)", "plainTextFormattedCitation" : "(M. T. van Genuchten, Leij, and Yates 1991; F. R. Marin and Jones 2014)", "previouslyFormattedCitation" : "(Genuchten, van, Leij e Yates, 1991; Marin e Jones, 2014)" }, "properties" : { "noteIndex" : 0 }, "schema" : "https://github.com/citation-style-language/schema/raw/master/csl-citation.json" }</w:instrText>
      </w:r>
      <w:r w:rsidR="006A1998" w:rsidRPr="00C07D85">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(M. T. van Genuchten, Leij, and Yates 1991; F. R. Marin and Jones 2014)</w:t>
      </w:r>
      <w:r w:rsidR="006A1998" w:rsidRPr="00C07D85">
        <w:rPr>
          <w:rFonts w:ascii="Times New Roman" w:eastAsia="Times New Roman" w:hAnsi="Times New Roman" w:cs="Times New Roman"/>
          <w:color w:val="000000" w:themeColor="text1"/>
          <w:sz w:val="24"/>
          <w:szCs w:val="24"/>
          <w:lang w:val="en-US" w:eastAsia="pt-BR"/>
        </w:rPr>
        <w:fldChar w:fldCharType="end"/>
      </w:r>
      <w:r w:rsidR="006A1998">
        <w:rPr>
          <w:rFonts w:ascii="Times New Roman" w:eastAsia="Times New Roman" w:hAnsi="Times New Roman" w:cs="Times New Roman"/>
          <w:color w:val="000000" w:themeColor="text1"/>
          <w:sz w:val="24"/>
          <w:szCs w:val="24"/>
          <w:lang w:val="en-US" w:eastAsia="pt-BR"/>
        </w:rPr>
        <w:t xml:space="preserve">. The cultivar </w:t>
      </w:r>
      <w:r w:rsidR="006A1998" w:rsidRPr="00D867B3">
        <w:rPr>
          <w:rFonts w:ascii="Times New Roman" w:eastAsia="Times New Roman" w:hAnsi="Times New Roman" w:cs="Times New Roman"/>
          <w:bCs/>
          <w:color w:val="000000" w:themeColor="text1"/>
          <w:sz w:val="24"/>
          <w:szCs w:val="24"/>
          <w:lang w:val="en-US" w:eastAsia="pt-BR"/>
        </w:rPr>
        <w:t>RB857515</w:t>
      </w:r>
      <w:r w:rsidR="006A1998">
        <w:rPr>
          <w:rFonts w:ascii="Times New Roman" w:eastAsia="Times New Roman" w:hAnsi="Times New Roman" w:cs="Times New Roman"/>
          <w:bCs/>
          <w:color w:val="000000" w:themeColor="text1"/>
          <w:sz w:val="24"/>
          <w:szCs w:val="24"/>
          <w:lang w:val="en-US" w:eastAsia="pt-BR"/>
        </w:rPr>
        <w:t xml:space="preserve"> was selected because </w:t>
      </w:r>
      <w:ins w:id="388" w:author="Quirijn de Jong van Lier" w:date="2017-08-22T15:50:00Z">
        <w:r w:rsidR="00094EF8">
          <w:rPr>
            <w:rFonts w:ascii="Times New Roman" w:eastAsia="Times New Roman" w:hAnsi="Times New Roman" w:cs="Times New Roman"/>
            <w:bCs/>
            <w:color w:val="000000" w:themeColor="text1"/>
            <w:sz w:val="24"/>
            <w:szCs w:val="24"/>
            <w:lang w:val="en-US" w:eastAsia="pt-BR"/>
          </w:rPr>
          <w:t xml:space="preserve">at present it </w:t>
        </w:r>
      </w:ins>
      <w:r w:rsidR="006A1998">
        <w:rPr>
          <w:rFonts w:ascii="Times New Roman" w:eastAsia="Times New Roman" w:hAnsi="Times New Roman" w:cs="Times New Roman"/>
          <w:bCs/>
          <w:color w:val="000000" w:themeColor="text1"/>
          <w:sz w:val="24"/>
          <w:szCs w:val="24"/>
          <w:lang w:val="en-US" w:eastAsia="pt-BR"/>
        </w:rPr>
        <w:t xml:space="preserve">is one of the most cultivated </w:t>
      </w:r>
      <w:ins w:id="389" w:author="Quirijn de Jong van Lier" w:date="2017-08-22T15:50:00Z">
        <w:r w:rsidR="00094EF8">
          <w:rPr>
            <w:rFonts w:ascii="Times New Roman" w:eastAsia="Times New Roman" w:hAnsi="Times New Roman" w:cs="Times New Roman"/>
            <w:bCs/>
            <w:color w:val="000000" w:themeColor="text1"/>
            <w:sz w:val="24"/>
            <w:szCs w:val="24"/>
            <w:lang w:val="en-US" w:eastAsia="pt-BR"/>
          </w:rPr>
          <w:t>i</w:t>
        </w:r>
      </w:ins>
      <w:del w:id="390" w:author="Quirijn de Jong van Lier" w:date="2017-08-22T15:50:00Z">
        <w:r w:rsidR="006A1998" w:rsidDel="00094EF8">
          <w:rPr>
            <w:rFonts w:ascii="Times New Roman" w:eastAsia="Times New Roman" w:hAnsi="Times New Roman" w:cs="Times New Roman"/>
            <w:bCs/>
            <w:color w:val="000000" w:themeColor="text1"/>
            <w:sz w:val="24"/>
            <w:szCs w:val="24"/>
            <w:lang w:val="en-US" w:eastAsia="pt-BR"/>
          </w:rPr>
          <w:delText>o</w:delText>
        </w:r>
      </w:del>
      <w:r w:rsidR="006A1998">
        <w:rPr>
          <w:rFonts w:ascii="Times New Roman" w:eastAsia="Times New Roman" w:hAnsi="Times New Roman" w:cs="Times New Roman"/>
          <w:bCs/>
          <w:color w:val="000000" w:themeColor="text1"/>
          <w:sz w:val="24"/>
          <w:szCs w:val="24"/>
          <w:lang w:val="en-US" w:eastAsia="pt-BR"/>
        </w:rPr>
        <w:t>n Brazil (</w:t>
      </w:r>
      <w:r w:rsidR="00F300BD">
        <w:rPr>
          <w:rFonts w:ascii="Times New Roman" w:eastAsia="Times New Roman" w:hAnsi="Times New Roman" w:cs="Times New Roman"/>
          <w:bCs/>
          <w:color w:val="000000" w:themeColor="text1"/>
          <w:sz w:val="24"/>
          <w:szCs w:val="24"/>
          <w:lang w:val="en-US" w:eastAsia="pt-BR"/>
        </w:rPr>
        <w:t xml:space="preserve">in more than </w:t>
      </w:r>
      <w:r w:rsidR="006A1998">
        <w:rPr>
          <w:rFonts w:ascii="Times New Roman" w:eastAsia="Times New Roman" w:hAnsi="Times New Roman" w:cs="Times New Roman"/>
          <w:bCs/>
          <w:color w:val="000000" w:themeColor="text1"/>
          <w:sz w:val="24"/>
          <w:szCs w:val="24"/>
          <w:lang w:val="en-US" w:eastAsia="pt-BR"/>
        </w:rPr>
        <w:t xml:space="preserve">25% of sugarcane fields) </w:t>
      </w:r>
      <w:r w:rsidR="006A1998">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"author" : [ { "dropping-particle" : "", "family" : "CTC", "given" : "(Centro de Tecnologia Canavieira)", "non-dropping-particle" : "", "parse-names" : false, "suffix" : "" } ], "id" : "ITEM-1", "issued" : { "date-parts" : [ [ "2012" ] ] }, "page" : "19", "title" : "Censo varietal e de produtividade em 2012", "type" : "article-journal" }, "uris" : [ "http://www.mendeley.com/documents/?uuid=62a87655-effc-47c4-bc53-a0a451388ffd" ] } ], "mendeley" : { "formattedCitation" : "(CTC 2012)", "plainTextFormattedCitation" : "(CTC 2012)", "previouslyFormattedCitation" : "(CTC, 2012)" }, "properties" : { "noteIndex" : 0 }, "schema" : "https://github.com/citation-style-language/schema/raw/master/csl-citation.json" }</w:instrText>
      </w:r>
      <w:r w:rsidR="006A1998">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(CTC 2012)</w:t>
      </w:r>
      <w:r w:rsidR="006A1998">
        <w:rPr>
          <w:rFonts w:ascii="Times New Roman" w:eastAsia="Times New Roman" w:hAnsi="Times New Roman" w:cs="Times New Roman"/>
          <w:bCs/>
          <w:color w:val="000000" w:themeColor="text1"/>
          <w:sz w:val="24"/>
          <w:szCs w:val="24"/>
          <w:lang w:val="en-US" w:eastAsia="pt-BR"/>
        </w:rPr>
        <w:fldChar w:fldCharType="end"/>
      </w:r>
      <w:r w:rsidR="00EE49A4">
        <w:rPr>
          <w:rFonts w:ascii="Times New Roman" w:eastAsia="Times New Roman" w:hAnsi="Times New Roman" w:cs="Times New Roman"/>
          <w:bCs/>
          <w:color w:val="000000" w:themeColor="text1"/>
          <w:sz w:val="24"/>
          <w:szCs w:val="24"/>
          <w:lang w:val="en-US" w:eastAsia="pt-BR"/>
        </w:rPr>
        <w:t>.</w:t>
      </w:r>
    </w:p>
    <w:p w14:paraId="2FDA7470" w14:textId="18532C73" w:rsidR="00024CEF" w:rsidRPr="009B6A81" w:rsidRDefault="00024CEF" w:rsidP="00024CEF">
      <w:pPr>
        <w:keepNext/>
        <w:spacing w:after="0" w:line="240" w:lineRule="auto"/>
        <w:jc w:val="both"/>
        <w:rPr>
          <w:rFonts w:ascii="Times New Roman" w:eastAsia="SimSun" w:hAnsi="Times New Roman" w:cs="Times New Roman"/>
          <w:bCs/>
          <w:sz w:val="24"/>
          <w:szCs w:val="24"/>
          <w:lang w:val="en-US" w:eastAsia="zh-CN"/>
        </w:rPr>
      </w:pPr>
      <w:bookmarkStart w:id="391" w:name="_Ref467539449"/>
      <w:r w:rsidRPr="009B6A81">
        <w:rPr>
          <w:rFonts w:ascii="Times New Roman" w:eastAsia="SimSun" w:hAnsi="Times New Roman" w:cs="Times New Roman"/>
          <w:bCs/>
          <w:sz w:val="24"/>
          <w:szCs w:val="24"/>
          <w:lang w:val="en-US" w:eastAsia="zh-CN"/>
        </w:rPr>
        <w:t xml:space="preserve">Table </w:t>
      </w:r>
      <w:r w:rsidRPr="009B6A81">
        <w:rPr>
          <w:rFonts w:ascii="Times New Roman" w:eastAsia="SimSun" w:hAnsi="Times New Roman" w:cs="Times New Roman"/>
          <w:bCs/>
          <w:sz w:val="24"/>
          <w:szCs w:val="24"/>
          <w:lang w:eastAsia="zh-CN"/>
        </w:rPr>
        <w:fldChar w:fldCharType="begin"/>
      </w:r>
      <w:r w:rsidRPr="009B6A81">
        <w:rPr>
          <w:rFonts w:ascii="Times New Roman" w:eastAsia="SimSun" w:hAnsi="Times New Roman" w:cs="Times New Roman"/>
          <w:bCs/>
          <w:sz w:val="24"/>
          <w:szCs w:val="24"/>
          <w:lang w:val="en-US" w:eastAsia="zh-CN"/>
        </w:rPr>
        <w:instrText xml:space="preserve"> SEQ Table \* ARABIC </w:instrText>
      </w:r>
      <w:r w:rsidRPr="009B6A81">
        <w:rPr>
          <w:rFonts w:ascii="Times New Roman" w:eastAsia="SimSun" w:hAnsi="Times New Roman" w:cs="Times New Roman"/>
          <w:bCs/>
          <w:sz w:val="24"/>
          <w:szCs w:val="24"/>
          <w:lang w:eastAsia="zh-CN"/>
        </w:rPr>
        <w:fldChar w:fldCharType="separate"/>
      </w:r>
      <w:r w:rsidR="00EE49A4">
        <w:rPr>
          <w:rFonts w:ascii="Times New Roman" w:eastAsia="SimSun" w:hAnsi="Times New Roman" w:cs="Times New Roman"/>
          <w:bCs/>
          <w:noProof/>
          <w:sz w:val="24"/>
          <w:szCs w:val="24"/>
          <w:lang w:val="en-US" w:eastAsia="zh-CN"/>
        </w:rPr>
        <w:t>4</w:t>
      </w:r>
      <w:r w:rsidRPr="009B6A81">
        <w:rPr>
          <w:rFonts w:ascii="Times New Roman" w:eastAsia="SimSun" w:hAnsi="Times New Roman" w:cs="Times New Roman"/>
          <w:bCs/>
          <w:sz w:val="24"/>
          <w:szCs w:val="24"/>
          <w:lang w:eastAsia="zh-CN"/>
        </w:rPr>
        <w:fldChar w:fldCharType="end"/>
      </w:r>
      <w:bookmarkEnd w:id="391"/>
      <w:r w:rsidRPr="009B6A81">
        <w:rPr>
          <w:rFonts w:ascii="Times New Roman" w:eastAsia="SimSun" w:hAnsi="Times New Roman" w:cs="Times New Roman"/>
          <w:b/>
          <w:bCs/>
          <w:sz w:val="24"/>
          <w:szCs w:val="24"/>
          <w:lang w:val="en-US" w:eastAsia="zh-CN"/>
        </w:rPr>
        <w:t>.</w:t>
      </w:r>
      <w:r w:rsidR="000A3226">
        <w:rPr>
          <w:rFonts w:ascii="Times New Roman" w:eastAsia="SimSun" w:hAnsi="Times New Roman" w:cs="Times New Roman"/>
          <w:b/>
          <w:bCs/>
          <w:sz w:val="24"/>
          <w:szCs w:val="24"/>
          <w:lang w:val="en-US" w:eastAsia="zh-CN"/>
        </w:rPr>
        <w:t xml:space="preserve"> </w:t>
      </w:r>
      <w:r w:rsidR="000A3226">
        <w:rPr>
          <w:rFonts w:ascii="Times New Roman" w:eastAsia="SimSun" w:hAnsi="Times New Roman" w:cs="Times New Roman"/>
          <w:bCs/>
          <w:sz w:val="24"/>
          <w:szCs w:val="24"/>
          <w:lang w:val="en-US" w:eastAsia="zh-CN"/>
        </w:rPr>
        <w:t>Locations used in this study: data about geography, climate and sugarcane management.</w:t>
      </w:r>
      <w:r w:rsidR="007F1F79">
        <w:rPr>
          <w:rFonts w:ascii="Times New Roman" w:eastAsia="SimSun" w:hAnsi="Times New Roman" w:cs="Times New Roman"/>
          <w:bCs/>
          <w:sz w:val="24"/>
          <w:szCs w:val="24"/>
          <w:lang w:val="en-US" w:eastAsia="zh-CN"/>
        </w:rPr>
        <w:t xml:space="preserve"> </w:t>
      </w:r>
    </w:p>
    <w:tbl>
      <w:tblPr>
        <w:tblW w:w="5103" w:type="pct"/>
        <w:jc w:val="center"/>
        <w:tblLook w:val="04A0" w:firstRow="1" w:lastRow="0" w:firstColumn="1" w:lastColumn="0" w:noHBand="0" w:noVBand="1"/>
      </w:tblPr>
      <w:tblGrid>
        <w:gridCol w:w="1261"/>
        <w:gridCol w:w="1176"/>
        <w:gridCol w:w="786"/>
        <w:gridCol w:w="827"/>
        <w:gridCol w:w="926"/>
        <w:gridCol w:w="657"/>
        <w:gridCol w:w="1167"/>
        <w:gridCol w:w="1167"/>
        <w:gridCol w:w="976"/>
      </w:tblGrid>
      <w:tr w:rsidR="000A3226" w:rsidRPr="009B6A81" w14:paraId="31023BC4" w14:textId="785349F2" w:rsidTr="00C23ED6">
        <w:trPr>
          <w:trHeight w:val="460"/>
          <w:jc w:val="center"/>
        </w:trPr>
        <w:tc>
          <w:tcPr>
            <w:tcW w:w="672" w:type="pct"/>
            <w:tcBorders>
              <w:top w:val="single" w:sz="4" w:space="0" w:color="auto"/>
              <w:left w:val="nil"/>
              <w:bottom w:val="single" w:sz="4" w:space="0" w:color="auto"/>
              <w:right w:val="nil"/>
            </w:tcBorders>
            <w:shd w:val="clear" w:color="auto" w:fill="auto"/>
            <w:vAlign w:val="center"/>
            <w:hideMark/>
          </w:tcPr>
          <w:p w14:paraId="6AB1B72A" w14:textId="1CC031F9" w:rsidR="000A3226" w:rsidRPr="009B6A81" w:rsidRDefault="000A3226" w:rsidP="000A3226">
            <w:pPr>
              <w:spacing w:after="0" w:line="240" w:lineRule="auto"/>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 xml:space="preserve">City/state, latitude, longitude, </w:t>
            </w:r>
            <w:proofErr w:type="spellStart"/>
            <w:r>
              <w:rPr>
                <w:rFonts w:ascii="Times New Roman" w:eastAsia="Times New Roman" w:hAnsi="Times New Roman" w:cs="Times New Roman"/>
                <w:b/>
                <w:bCs/>
                <w:color w:val="000000"/>
                <w:sz w:val="18"/>
                <w:szCs w:val="18"/>
                <w:lang w:val="en-US"/>
              </w:rPr>
              <w:t>altidude</w:t>
            </w:r>
            <w:proofErr w:type="spellEnd"/>
            <w:r>
              <w:rPr>
                <w:rFonts w:ascii="Times New Roman" w:eastAsia="Times New Roman" w:hAnsi="Times New Roman" w:cs="Times New Roman"/>
                <w:b/>
                <w:bCs/>
                <w:color w:val="000000"/>
                <w:sz w:val="18"/>
                <w:szCs w:val="18"/>
                <w:lang w:val="en-US"/>
              </w:rPr>
              <w:t xml:space="preserve"> (m)</w:t>
            </w:r>
          </w:p>
        </w:tc>
        <w:tc>
          <w:tcPr>
            <w:tcW w:w="627" w:type="pct"/>
            <w:tcBorders>
              <w:top w:val="single" w:sz="4" w:space="0" w:color="auto"/>
              <w:left w:val="nil"/>
              <w:bottom w:val="single" w:sz="4" w:space="0" w:color="auto"/>
              <w:right w:val="nil"/>
            </w:tcBorders>
            <w:shd w:val="clear" w:color="auto" w:fill="auto"/>
            <w:vAlign w:val="center"/>
            <w:hideMark/>
          </w:tcPr>
          <w:p w14:paraId="4E514C49" w14:textId="325830CD" w:rsidR="000A3226" w:rsidRPr="009B6A81" w:rsidRDefault="000A3226" w:rsidP="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Average temperature (°C)</w:t>
            </w:r>
          </w:p>
        </w:tc>
        <w:tc>
          <w:tcPr>
            <w:tcW w:w="421" w:type="pct"/>
            <w:tcBorders>
              <w:top w:val="single" w:sz="4" w:space="0" w:color="auto"/>
              <w:left w:val="nil"/>
              <w:bottom w:val="single" w:sz="4" w:space="0" w:color="auto"/>
              <w:right w:val="nil"/>
            </w:tcBorders>
            <w:vAlign w:val="center"/>
          </w:tcPr>
          <w:p w14:paraId="5214F362" w14:textId="77777777" w:rsidR="000A3226" w:rsidRDefault="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Yearly rainfall</w:t>
            </w:r>
          </w:p>
          <w:p w14:paraId="09A2ADD5" w14:textId="434E2B0B" w:rsidR="000A3226" w:rsidRPr="009B6A81" w:rsidRDefault="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(mm)</w:t>
            </w:r>
          </w:p>
        </w:tc>
        <w:tc>
          <w:tcPr>
            <w:tcW w:w="443" w:type="pct"/>
            <w:tcBorders>
              <w:top w:val="single" w:sz="4" w:space="0" w:color="auto"/>
              <w:left w:val="nil"/>
              <w:bottom w:val="single" w:sz="4" w:space="0" w:color="auto"/>
              <w:right w:val="nil"/>
            </w:tcBorders>
            <w:vAlign w:val="center"/>
          </w:tcPr>
          <w:p w14:paraId="40EA709A" w14:textId="7E855B69" w:rsidR="000A3226" w:rsidRPr="009B6A81" w:rsidRDefault="000A3226">
            <w:pPr>
              <w:spacing w:after="0" w:line="240" w:lineRule="auto"/>
              <w:jc w:val="center"/>
              <w:rPr>
                <w:rFonts w:ascii="Times New Roman" w:eastAsia="Times New Roman" w:hAnsi="Times New Roman" w:cs="Times New Roman"/>
                <w:b/>
                <w:bCs/>
                <w:color w:val="000000"/>
                <w:sz w:val="18"/>
                <w:szCs w:val="18"/>
                <w:lang w:val="en-US"/>
              </w:rPr>
            </w:pPr>
            <w:proofErr w:type="spellStart"/>
            <w:r>
              <w:rPr>
                <w:rFonts w:ascii="Times New Roman" w:eastAsia="Times New Roman" w:hAnsi="Times New Roman" w:cs="Times New Roman"/>
                <w:b/>
                <w:bCs/>
                <w:color w:val="000000"/>
                <w:sz w:val="18"/>
                <w:szCs w:val="18"/>
                <w:lang w:val="en-US"/>
              </w:rPr>
              <w:t>Köppen</w:t>
            </w:r>
            <w:proofErr w:type="spellEnd"/>
            <w:r>
              <w:rPr>
                <w:rFonts w:ascii="Times New Roman" w:eastAsia="Times New Roman" w:hAnsi="Times New Roman" w:cs="Times New Roman"/>
                <w:b/>
                <w:bCs/>
                <w:color w:val="000000"/>
                <w:sz w:val="18"/>
                <w:szCs w:val="18"/>
                <w:lang w:val="en-US"/>
              </w:rPr>
              <w:t xml:space="preserve"> climate type</w:t>
            </w:r>
          </w:p>
        </w:tc>
        <w:tc>
          <w:tcPr>
            <w:tcW w:w="543" w:type="pct"/>
            <w:tcBorders>
              <w:top w:val="single" w:sz="4" w:space="0" w:color="auto"/>
              <w:left w:val="nil"/>
              <w:bottom w:val="single" w:sz="4" w:space="0" w:color="auto"/>
              <w:right w:val="nil"/>
            </w:tcBorders>
            <w:shd w:val="clear" w:color="auto" w:fill="auto"/>
            <w:vAlign w:val="center"/>
            <w:hideMark/>
          </w:tcPr>
          <w:p w14:paraId="2FEB3D45" w14:textId="5655FBF6" w:rsidR="000A3226" w:rsidRPr="009B6A81" w:rsidRDefault="000A3226" w:rsidP="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 xml:space="preserve">USDA </w:t>
            </w:r>
            <w:r w:rsidRPr="009B6A81">
              <w:rPr>
                <w:rFonts w:ascii="Times New Roman" w:eastAsia="Times New Roman" w:hAnsi="Times New Roman" w:cs="Times New Roman"/>
                <w:b/>
                <w:bCs/>
                <w:color w:val="000000"/>
                <w:sz w:val="18"/>
                <w:szCs w:val="18"/>
                <w:lang w:val="en-US"/>
              </w:rPr>
              <w:t>Soil Type</w:t>
            </w:r>
          </w:p>
        </w:tc>
        <w:tc>
          <w:tcPr>
            <w:tcW w:w="353" w:type="pct"/>
            <w:tcBorders>
              <w:top w:val="single" w:sz="4" w:space="0" w:color="auto"/>
              <w:left w:val="nil"/>
              <w:bottom w:val="single" w:sz="4" w:space="0" w:color="auto"/>
              <w:right w:val="nil"/>
            </w:tcBorders>
            <w:shd w:val="clear" w:color="auto" w:fill="auto"/>
            <w:vAlign w:val="center"/>
            <w:hideMark/>
          </w:tcPr>
          <w:p w14:paraId="2BDFB75D" w14:textId="77777777" w:rsidR="000A3226" w:rsidRDefault="000A3226" w:rsidP="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Soil depth</w:t>
            </w:r>
          </w:p>
          <w:p w14:paraId="6E9A502A" w14:textId="021CEAE4" w:rsidR="000A3226" w:rsidRPr="009B6A81" w:rsidRDefault="000A3226" w:rsidP="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(m)</w:t>
            </w:r>
          </w:p>
        </w:tc>
        <w:tc>
          <w:tcPr>
            <w:tcW w:w="696" w:type="pct"/>
            <w:tcBorders>
              <w:top w:val="single" w:sz="4" w:space="0" w:color="auto"/>
              <w:left w:val="nil"/>
              <w:bottom w:val="single" w:sz="4" w:space="0" w:color="auto"/>
              <w:right w:val="nil"/>
            </w:tcBorders>
            <w:vAlign w:val="center"/>
          </w:tcPr>
          <w:p w14:paraId="2C90EC03" w14:textId="2FD210B5" w:rsidR="000A3226" w:rsidRDefault="000A3226" w:rsidP="000A3226">
            <w:pPr>
              <w:spacing w:after="0" w:line="240" w:lineRule="auto"/>
              <w:jc w:val="center"/>
              <w:rPr>
                <w:rFonts w:ascii="Times New Roman" w:eastAsia="Times New Roman" w:hAnsi="Times New Roman" w:cs="Times New Roman"/>
                <w:b/>
                <w:bCs/>
                <w:color w:val="000000"/>
                <w:sz w:val="18"/>
                <w:szCs w:val="18"/>
                <w:lang w:val="en-US"/>
              </w:rPr>
            </w:pPr>
            <w:r w:rsidRPr="009B6A81">
              <w:rPr>
                <w:rFonts w:ascii="Times New Roman" w:eastAsia="Times New Roman" w:hAnsi="Times New Roman" w:cs="Times New Roman"/>
                <w:b/>
                <w:bCs/>
                <w:color w:val="000000"/>
                <w:sz w:val="18"/>
                <w:szCs w:val="18"/>
                <w:lang w:val="en-US"/>
              </w:rPr>
              <w:t>Planting</w:t>
            </w:r>
            <w:r w:rsidRPr="009B6A81" w:rsidDel="00563227">
              <w:rPr>
                <w:rFonts w:ascii="Times New Roman" w:eastAsia="Times New Roman" w:hAnsi="Times New Roman" w:cs="Times New Roman"/>
                <w:b/>
                <w:bCs/>
                <w:color w:val="000000"/>
                <w:sz w:val="18"/>
                <w:szCs w:val="18"/>
                <w:lang w:val="en-US"/>
              </w:rPr>
              <w:t xml:space="preserve"> </w:t>
            </w:r>
            <w:r w:rsidRPr="009B6A81">
              <w:rPr>
                <w:rFonts w:ascii="Times New Roman" w:eastAsia="Times New Roman" w:hAnsi="Times New Roman" w:cs="Times New Roman"/>
                <w:b/>
                <w:bCs/>
                <w:color w:val="000000"/>
                <w:sz w:val="18"/>
                <w:szCs w:val="18"/>
                <w:lang w:val="en-US"/>
              </w:rPr>
              <w:t>date</w:t>
            </w:r>
          </w:p>
        </w:tc>
        <w:tc>
          <w:tcPr>
            <w:tcW w:w="622" w:type="pct"/>
            <w:tcBorders>
              <w:top w:val="single" w:sz="4" w:space="0" w:color="auto"/>
              <w:left w:val="nil"/>
              <w:bottom w:val="single" w:sz="4" w:space="0" w:color="auto"/>
              <w:right w:val="nil"/>
            </w:tcBorders>
            <w:vAlign w:val="center"/>
          </w:tcPr>
          <w:p w14:paraId="4EBB07E1" w14:textId="3389F796" w:rsidR="000A3226" w:rsidRDefault="000A3226" w:rsidP="000A3226">
            <w:pPr>
              <w:spacing w:after="0" w:line="240" w:lineRule="auto"/>
              <w:jc w:val="center"/>
              <w:rPr>
                <w:rFonts w:ascii="Times New Roman" w:eastAsia="Times New Roman" w:hAnsi="Times New Roman" w:cs="Times New Roman"/>
                <w:b/>
                <w:bCs/>
                <w:color w:val="000000"/>
                <w:sz w:val="18"/>
                <w:szCs w:val="18"/>
                <w:lang w:val="en-US"/>
              </w:rPr>
            </w:pPr>
            <w:r>
              <w:rPr>
                <w:rFonts w:ascii="Times New Roman" w:eastAsia="Times New Roman" w:hAnsi="Times New Roman" w:cs="Times New Roman"/>
                <w:b/>
                <w:bCs/>
                <w:color w:val="000000"/>
                <w:sz w:val="18"/>
                <w:szCs w:val="18"/>
                <w:lang w:val="en-US"/>
              </w:rPr>
              <w:t>H</w:t>
            </w:r>
            <w:r w:rsidRPr="009B6A81">
              <w:rPr>
                <w:rFonts w:ascii="Times New Roman" w:eastAsia="Times New Roman" w:hAnsi="Times New Roman" w:cs="Times New Roman"/>
                <w:b/>
                <w:bCs/>
                <w:color w:val="000000"/>
                <w:sz w:val="18"/>
                <w:szCs w:val="18"/>
                <w:lang w:val="en-US"/>
              </w:rPr>
              <w:t>arvesting date</w:t>
            </w:r>
          </w:p>
        </w:tc>
        <w:tc>
          <w:tcPr>
            <w:tcW w:w="622" w:type="pct"/>
            <w:tcBorders>
              <w:top w:val="single" w:sz="4" w:space="0" w:color="auto"/>
              <w:left w:val="nil"/>
              <w:bottom w:val="single" w:sz="4" w:space="0" w:color="auto"/>
              <w:right w:val="nil"/>
            </w:tcBorders>
            <w:vAlign w:val="center"/>
          </w:tcPr>
          <w:p w14:paraId="2E48D0FC" w14:textId="789F8659" w:rsidR="000A3226" w:rsidRDefault="000A3226" w:rsidP="000A3226">
            <w:pPr>
              <w:spacing w:after="0" w:line="240" w:lineRule="auto"/>
              <w:jc w:val="center"/>
              <w:rPr>
                <w:rFonts w:ascii="Times New Roman" w:eastAsia="Times New Roman" w:hAnsi="Times New Roman" w:cs="Times New Roman"/>
                <w:b/>
                <w:bCs/>
                <w:color w:val="000000"/>
                <w:sz w:val="18"/>
                <w:szCs w:val="18"/>
                <w:lang w:val="en-US"/>
              </w:rPr>
            </w:pPr>
            <w:r w:rsidRPr="009B6A81">
              <w:rPr>
                <w:rFonts w:ascii="Times New Roman" w:eastAsia="Times New Roman" w:hAnsi="Times New Roman" w:cs="Times New Roman"/>
                <w:b/>
                <w:bCs/>
                <w:color w:val="000000"/>
                <w:sz w:val="18"/>
                <w:szCs w:val="18"/>
                <w:lang w:val="en-US"/>
              </w:rPr>
              <w:t>Water treatment</w:t>
            </w:r>
          </w:p>
        </w:tc>
      </w:tr>
      <w:tr w:rsidR="000A3226" w:rsidRPr="009B6A81" w14:paraId="33745DC4" w14:textId="3A8627FE" w:rsidTr="00C23ED6">
        <w:trPr>
          <w:trHeight w:val="340"/>
          <w:jc w:val="center"/>
        </w:trPr>
        <w:tc>
          <w:tcPr>
            <w:tcW w:w="672" w:type="pct"/>
            <w:tcBorders>
              <w:top w:val="nil"/>
              <w:left w:val="nil"/>
              <w:bottom w:val="nil"/>
              <w:right w:val="nil"/>
            </w:tcBorders>
            <w:shd w:val="clear" w:color="auto" w:fill="auto"/>
            <w:vAlign w:val="center"/>
            <w:hideMark/>
          </w:tcPr>
          <w:p w14:paraId="3DBBA63F" w14:textId="62525F3C" w:rsidR="000A3226" w:rsidRPr="009B6A81" w:rsidRDefault="000A3226" w:rsidP="00C23ED6">
            <w:pPr>
              <w:spacing w:before="40" w:after="40" w:line="240" w:lineRule="auto"/>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União/PI, 4°51'S, 42°52‘W, 68</w:t>
            </w:r>
          </w:p>
        </w:tc>
        <w:tc>
          <w:tcPr>
            <w:tcW w:w="627" w:type="pct"/>
            <w:tcBorders>
              <w:top w:val="nil"/>
              <w:left w:val="nil"/>
              <w:bottom w:val="nil"/>
              <w:right w:val="nil"/>
            </w:tcBorders>
            <w:shd w:val="clear" w:color="auto" w:fill="auto"/>
            <w:vAlign w:val="center"/>
            <w:hideMark/>
          </w:tcPr>
          <w:p w14:paraId="19D6AF23" w14:textId="0D1C74B7"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27</w:t>
            </w:r>
            <w:r>
              <w:rPr>
                <w:rFonts w:ascii="Times New Roman" w:eastAsia="Times New Roman" w:hAnsi="Times New Roman" w:cs="Times New Roman"/>
                <w:color w:val="000000"/>
                <w:sz w:val="18"/>
                <w:szCs w:val="18"/>
              </w:rPr>
              <w:t>.0</w:t>
            </w:r>
          </w:p>
        </w:tc>
        <w:tc>
          <w:tcPr>
            <w:tcW w:w="421" w:type="pct"/>
            <w:tcBorders>
              <w:top w:val="nil"/>
              <w:left w:val="nil"/>
              <w:bottom w:val="nil"/>
              <w:right w:val="nil"/>
            </w:tcBorders>
            <w:vAlign w:val="center"/>
          </w:tcPr>
          <w:p w14:paraId="58ED8B59" w14:textId="02972886"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1500</w:t>
            </w:r>
          </w:p>
        </w:tc>
        <w:tc>
          <w:tcPr>
            <w:tcW w:w="443" w:type="pct"/>
            <w:tcBorders>
              <w:top w:val="nil"/>
              <w:left w:val="nil"/>
              <w:bottom w:val="nil"/>
              <w:right w:val="nil"/>
            </w:tcBorders>
            <w:vAlign w:val="center"/>
          </w:tcPr>
          <w:p w14:paraId="67F74766" w14:textId="71D8BDD2" w:rsidR="000A3226" w:rsidRPr="009B6A81" w:rsidRDefault="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Aw</w:t>
            </w:r>
            <w:proofErr w:type="spellEnd"/>
          </w:p>
        </w:tc>
        <w:tc>
          <w:tcPr>
            <w:tcW w:w="543" w:type="pct"/>
            <w:tcBorders>
              <w:top w:val="nil"/>
              <w:left w:val="nil"/>
              <w:bottom w:val="nil"/>
              <w:right w:val="nil"/>
            </w:tcBorders>
            <w:shd w:val="clear" w:color="auto" w:fill="auto"/>
            <w:vAlign w:val="center"/>
            <w:hideMark/>
          </w:tcPr>
          <w:p w14:paraId="76F0BBD2" w14:textId="4656FFCE"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Oxisol</w:t>
            </w:r>
          </w:p>
        </w:tc>
        <w:tc>
          <w:tcPr>
            <w:tcW w:w="353" w:type="pct"/>
            <w:tcBorders>
              <w:top w:val="nil"/>
              <w:left w:val="nil"/>
              <w:bottom w:val="nil"/>
              <w:right w:val="nil"/>
            </w:tcBorders>
            <w:shd w:val="clear" w:color="auto" w:fill="auto"/>
            <w:vAlign w:val="center"/>
            <w:hideMark/>
          </w:tcPr>
          <w:p w14:paraId="0C625570" w14:textId="12A05F59"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25</w:t>
            </w:r>
          </w:p>
        </w:tc>
        <w:tc>
          <w:tcPr>
            <w:tcW w:w="696" w:type="pct"/>
            <w:tcBorders>
              <w:top w:val="nil"/>
              <w:left w:val="nil"/>
              <w:bottom w:val="nil"/>
              <w:right w:val="nil"/>
            </w:tcBorders>
            <w:vAlign w:val="center"/>
          </w:tcPr>
          <w:p w14:paraId="03FE7B47" w14:textId="3E775BF6"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29/</w:t>
            </w:r>
            <w:proofErr w:type="spellStart"/>
            <w:r>
              <w:rPr>
                <w:rFonts w:ascii="Times New Roman" w:eastAsia="Times New Roman" w:hAnsi="Times New Roman" w:cs="Times New Roman"/>
                <w:color w:val="000000"/>
                <w:sz w:val="18"/>
                <w:szCs w:val="18"/>
              </w:rPr>
              <w:t>Sep</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2007</w:t>
            </w:r>
          </w:p>
        </w:tc>
        <w:tc>
          <w:tcPr>
            <w:tcW w:w="622" w:type="pct"/>
            <w:tcBorders>
              <w:top w:val="nil"/>
              <w:left w:val="nil"/>
              <w:bottom w:val="nil"/>
              <w:right w:val="nil"/>
            </w:tcBorders>
            <w:vAlign w:val="center"/>
          </w:tcPr>
          <w:p w14:paraId="54CBF57C" w14:textId="51909BFD"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16/</w:t>
            </w:r>
            <w:proofErr w:type="spellStart"/>
            <w:r>
              <w:rPr>
                <w:rFonts w:ascii="Times New Roman" w:eastAsia="Times New Roman" w:hAnsi="Times New Roman" w:cs="Times New Roman"/>
                <w:color w:val="000000"/>
                <w:sz w:val="18"/>
                <w:szCs w:val="18"/>
              </w:rPr>
              <w:t>Jun</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2008</w:t>
            </w:r>
          </w:p>
        </w:tc>
        <w:tc>
          <w:tcPr>
            <w:tcW w:w="622" w:type="pct"/>
            <w:tcBorders>
              <w:top w:val="nil"/>
              <w:left w:val="nil"/>
              <w:bottom w:val="nil"/>
              <w:right w:val="nil"/>
            </w:tcBorders>
            <w:vAlign w:val="center"/>
          </w:tcPr>
          <w:p w14:paraId="47B909F3" w14:textId="1AF2079C"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proofErr w:type="spellStart"/>
            <w:r w:rsidRPr="009B6A81">
              <w:rPr>
                <w:rFonts w:ascii="Times New Roman" w:eastAsia="Times New Roman" w:hAnsi="Times New Roman" w:cs="Times New Roman"/>
                <w:color w:val="000000"/>
                <w:sz w:val="18"/>
                <w:szCs w:val="18"/>
              </w:rPr>
              <w:t>Irrigated</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and</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Rainfed</w:t>
            </w:r>
            <w:proofErr w:type="spellEnd"/>
          </w:p>
        </w:tc>
      </w:tr>
      <w:tr w:rsidR="000A3226" w:rsidRPr="009B6A81" w14:paraId="22B92F3D" w14:textId="20BF7E7B" w:rsidTr="00C23ED6">
        <w:trPr>
          <w:trHeight w:val="340"/>
          <w:jc w:val="center"/>
        </w:trPr>
        <w:tc>
          <w:tcPr>
            <w:tcW w:w="672" w:type="pct"/>
            <w:tcBorders>
              <w:top w:val="nil"/>
              <w:left w:val="nil"/>
              <w:bottom w:val="nil"/>
              <w:right w:val="nil"/>
            </w:tcBorders>
            <w:shd w:val="clear" w:color="auto" w:fill="auto"/>
            <w:vAlign w:val="center"/>
            <w:hideMark/>
          </w:tcPr>
          <w:p w14:paraId="123DE4E6" w14:textId="482087EA" w:rsidR="000A3226" w:rsidRPr="005960E8" w:rsidRDefault="000A3226" w:rsidP="00C23ED6">
            <w:pPr>
              <w:spacing w:before="40" w:after="40" w:line="240" w:lineRule="auto"/>
              <w:rPr>
                <w:rFonts w:ascii="Times New Roman" w:eastAsia="Times New Roman" w:hAnsi="Times New Roman" w:cs="Times New Roman"/>
                <w:color w:val="000000"/>
                <w:sz w:val="18"/>
                <w:szCs w:val="18"/>
                <w:lang w:val="nl-NL"/>
              </w:rPr>
            </w:pPr>
            <w:r w:rsidRPr="009B6A81">
              <w:rPr>
                <w:rFonts w:ascii="Times New Roman" w:eastAsia="Times New Roman" w:hAnsi="Times New Roman" w:cs="Times New Roman"/>
                <w:color w:val="000000"/>
                <w:sz w:val="18"/>
                <w:szCs w:val="18"/>
                <w:lang w:val="nl-NL"/>
              </w:rPr>
              <w:t>Coruripe/AL, 10°07'S, 36°10‘W, 16</w:t>
            </w:r>
          </w:p>
        </w:tc>
        <w:tc>
          <w:tcPr>
            <w:tcW w:w="627" w:type="pct"/>
            <w:tcBorders>
              <w:top w:val="nil"/>
              <w:left w:val="nil"/>
              <w:bottom w:val="nil"/>
              <w:right w:val="nil"/>
            </w:tcBorders>
            <w:shd w:val="clear" w:color="auto" w:fill="auto"/>
            <w:vAlign w:val="center"/>
            <w:hideMark/>
          </w:tcPr>
          <w:p w14:paraId="1C3C5F0C" w14:textId="230AFB05"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24.4</w:t>
            </w:r>
          </w:p>
        </w:tc>
        <w:tc>
          <w:tcPr>
            <w:tcW w:w="421" w:type="pct"/>
            <w:tcBorders>
              <w:top w:val="nil"/>
              <w:left w:val="nil"/>
              <w:bottom w:val="nil"/>
              <w:right w:val="nil"/>
            </w:tcBorders>
            <w:vAlign w:val="center"/>
          </w:tcPr>
          <w:p w14:paraId="3F98687B" w14:textId="08010E4B"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1400</w:t>
            </w:r>
          </w:p>
        </w:tc>
        <w:tc>
          <w:tcPr>
            <w:tcW w:w="443" w:type="pct"/>
            <w:tcBorders>
              <w:top w:val="nil"/>
              <w:left w:val="nil"/>
              <w:bottom w:val="nil"/>
              <w:right w:val="nil"/>
            </w:tcBorders>
            <w:vAlign w:val="center"/>
          </w:tcPr>
          <w:p w14:paraId="4D2D2308" w14:textId="36689110"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w:t>
            </w:r>
          </w:p>
        </w:tc>
        <w:tc>
          <w:tcPr>
            <w:tcW w:w="543" w:type="pct"/>
            <w:tcBorders>
              <w:top w:val="nil"/>
              <w:left w:val="nil"/>
              <w:bottom w:val="nil"/>
              <w:right w:val="nil"/>
            </w:tcBorders>
            <w:shd w:val="clear" w:color="auto" w:fill="auto"/>
            <w:vAlign w:val="center"/>
            <w:hideMark/>
          </w:tcPr>
          <w:p w14:paraId="343F2424" w14:textId="53D253B5"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nil"/>
              <w:right w:val="nil"/>
            </w:tcBorders>
            <w:shd w:val="clear" w:color="auto" w:fill="auto"/>
            <w:vAlign w:val="center"/>
            <w:hideMark/>
          </w:tcPr>
          <w:p w14:paraId="755A4294" w14:textId="46E22EFB"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Pr>
                <w:rFonts w:ascii="Times New Roman" w:eastAsia="Times New Roman" w:hAnsi="Times New Roman" w:cs="Times New Roman"/>
                <w:color w:val="000000"/>
                <w:sz w:val="18"/>
                <w:szCs w:val="18"/>
              </w:rPr>
              <w:t>0.</w:t>
            </w:r>
            <w:r w:rsidRPr="009B6A81">
              <w:rPr>
                <w:rFonts w:ascii="Times New Roman" w:eastAsia="Times New Roman" w:hAnsi="Times New Roman" w:cs="Times New Roman"/>
                <w:color w:val="000000"/>
                <w:sz w:val="18"/>
                <w:szCs w:val="18"/>
              </w:rPr>
              <w:t>40</w:t>
            </w:r>
          </w:p>
        </w:tc>
        <w:tc>
          <w:tcPr>
            <w:tcW w:w="696" w:type="pct"/>
            <w:tcBorders>
              <w:top w:val="nil"/>
              <w:left w:val="nil"/>
              <w:bottom w:val="nil"/>
              <w:right w:val="nil"/>
            </w:tcBorders>
            <w:vAlign w:val="center"/>
          </w:tcPr>
          <w:p w14:paraId="1384C28B" w14:textId="7741AA45" w:rsidR="000A3226"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11/</w:t>
            </w:r>
            <w:proofErr w:type="spellStart"/>
            <w:r>
              <w:rPr>
                <w:rFonts w:ascii="Times New Roman" w:eastAsia="Times New Roman" w:hAnsi="Times New Roman" w:cs="Times New Roman"/>
                <w:color w:val="000000"/>
                <w:sz w:val="18"/>
                <w:szCs w:val="18"/>
              </w:rPr>
              <w:t>Aug</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2007</w:t>
            </w:r>
          </w:p>
        </w:tc>
        <w:tc>
          <w:tcPr>
            <w:tcW w:w="622" w:type="pct"/>
            <w:tcBorders>
              <w:top w:val="nil"/>
              <w:left w:val="nil"/>
              <w:bottom w:val="nil"/>
              <w:right w:val="nil"/>
            </w:tcBorders>
            <w:vAlign w:val="center"/>
          </w:tcPr>
          <w:p w14:paraId="67281587" w14:textId="79A468FA" w:rsidR="000A3226"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15/</w:t>
            </w:r>
            <w:proofErr w:type="spellStart"/>
            <w:r>
              <w:rPr>
                <w:rFonts w:ascii="Times New Roman" w:eastAsia="Times New Roman" w:hAnsi="Times New Roman" w:cs="Times New Roman"/>
                <w:color w:val="000000"/>
                <w:sz w:val="18"/>
                <w:szCs w:val="18"/>
              </w:rPr>
              <w:t>Nov</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2008</w:t>
            </w:r>
          </w:p>
        </w:tc>
        <w:tc>
          <w:tcPr>
            <w:tcW w:w="622" w:type="pct"/>
            <w:tcBorders>
              <w:top w:val="nil"/>
              <w:left w:val="nil"/>
              <w:bottom w:val="nil"/>
              <w:right w:val="nil"/>
            </w:tcBorders>
            <w:vAlign w:val="center"/>
          </w:tcPr>
          <w:p w14:paraId="6D63E7EF" w14:textId="5B0718F3"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Two</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irrigation</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levels</w:t>
            </w:r>
            <w:proofErr w:type="spellEnd"/>
          </w:p>
        </w:tc>
      </w:tr>
      <w:tr w:rsidR="000A3226" w:rsidRPr="009B6A81" w14:paraId="7B66824A" w14:textId="2CC59EF5" w:rsidTr="00C23ED6">
        <w:trPr>
          <w:trHeight w:val="340"/>
          <w:jc w:val="center"/>
        </w:trPr>
        <w:tc>
          <w:tcPr>
            <w:tcW w:w="672" w:type="pct"/>
            <w:tcBorders>
              <w:top w:val="nil"/>
              <w:left w:val="nil"/>
              <w:bottom w:val="nil"/>
              <w:right w:val="nil"/>
            </w:tcBorders>
            <w:shd w:val="clear" w:color="auto" w:fill="auto"/>
            <w:vAlign w:val="center"/>
            <w:hideMark/>
          </w:tcPr>
          <w:p w14:paraId="3555FA39" w14:textId="6DA7C739" w:rsidR="000A3226" w:rsidRPr="005960E8" w:rsidRDefault="000A3226" w:rsidP="00C23ED6">
            <w:pPr>
              <w:spacing w:before="40" w:after="40" w:line="240" w:lineRule="auto"/>
              <w:rPr>
                <w:rFonts w:ascii="Times New Roman" w:eastAsia="Times New Roman" w:hAnsi="Times New Roman" w:cs="Times New Roman"/>
                <w:color w:val="000000"/>
                <w:sz w:val="18"/>
                <w:szCs w:val="18"/>
                <w:lang w:val="nl-NL"/>
              </w:rPr>
            </w:pPr>
            <w:r w:rsidRPr="009B6A81">
              <w:rPr>
                <w:rFonts w:ascii="Times New Roman" w:eastAsia="Times New Roman" w:hAnsi="Times New Roman" w:cs="Times New Roman"/>
                <w:color w:val="000000"/>
                <w:sz w:val="18"/>
                <w:szCs w:val="18"/>
                <w:lang w:val="nl-NL"/>
              </w:rPr>
              <w:t>Coruripe/AL, 10°07'S, 36°10‘W, 16</w:t>
            </w:r>
          </w:p>
        </w:tc>
        <w:tc>
          <w:tcPr>
            <w:tcW w:w="627" w:type="pct"/>
            <w:tcBorders>
              <w:top w:val="nil"/>
              <w:left w:val="nil"/>
              <w:bottom w:val="nil"/>
              <w:right w:val="nil"/>
            </w:tcBorders>
            <w:shd w:val="clear" w:color="auto" w:fill="auto"/>
            <w:vAlign w:val="center"/>
            <w:hideMark/>
          </w:tcPr>
          <w:p w14:paraId="7C57271C" w14:textId="227E8ED7"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21.6</w:t>
            </w:r>
          </w:p>
        </w:tc>
        <w:tc>
          <w:tcPr>
            <w:tcW w:w="421" w:type="pct"/>
            <w:tcBorders>
              <w:top w:val="nil"/>
              <w:left w:val="nil"/>
              <w:bottom w:val="nil"/>
              <w:right w:val="nil"/>
            </w:tcBorders>
            <w:vAlign w:val="center"/>
          </w:tcPr>
          <w:p w14:paraId="26F2E718" w14:textId="1FEE5C3E"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1400</w:t>
            </w:r>
          </w:p>
        </w:tc>
        <w:tc>
          <w:tcPr>
            <w:tcW w:w="443" w:type="pct"/>
            <w:tcBorders>
              <w:top w:val="nil"/>
              <w:left w:val="nil"/>
              <w:bottom w:val="nil"/>
              <w:right w:val="nil"/>
            </w:tcBorders>
            <w:vAlign w:val="center"/>
          </w:tcPr>
          <w:p w14:paraId="0F69F002" w14:textId="5B1765EA"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w:t>
            </w:r>
          </w:p>
        </w:tc>
        <w:tc>
          <w:tcPr>
            <w:tcW w:w="543" w:type="pct"/>
            <w:tcBorders>
              <w:top w:val="nil"/>
              <w:left w:val="nil"/>
              <w:bottom w:val="nil"/>
              <w:right w:val="nil"/>
            </w:tcBorders>
            <w:shd w:val="clear" w:color="auto" w:fill="auto"/>
            <w:vAlign w:val="center"/>
            <w:hideMark/>
          </w:tcPr>
          <w:p w14:paraId="0D6F6F87" w14:textId="1F4CF77B"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nil"/>
              <w:right w:val="nil"/>
            </w:tcBorders>
            <w:shd w:val="clear" w:color="auto" w:fill="auto"/>
            <w:vAlign w:val="center"/>
            <w:hideMark/>
          </w:tcPr>
          <w:p w14:paraId="07163E73" w14:textId="66BEDD4F"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Pr>
                <w:rFonts w:ascii="Times New Roman" w:eastAsia="Times New Roman" w:hAnsi="Times New Roman" w:cs="Times New Roman"/>
                <w:color w:val="000000"/>
                <w:sz w:val="18"/>
                <w:szCs w:val="18"/>
              </w:rPr>
              <w:t>0.</w:t>
            </w:r>
            <w:r w:rsidRPr="009B6A81">
              <w:rPr>
                <w:rFonts w:ascii="Times New Roman" w:eastAsia="Times New Roman" w:hAnsi="Times New Roman" w:cs="Times New Roman"/>
                <w:color w:val="000000"/>
                <w:sz w:val="18"/>
                <w:szCs w:val="18"/>
              </w:rPr>
              <w:t>40</w:t>
            </w:r>
          </w:p>
        </w:tc>
        <w:tc>
          <w:tcPr>
            <w:tcW w:w="696" w:type="pct"/>
            <w:tcBorders>
              <w:top w:val="nil"/>
              <w:left w:val="nil"/>
              <w:bottom w:val="nil"/>
              <w:right w:val="nil"/>
            </w:tcBorders>
            <w:vAlign w:val="center"/>
          </w:tcPr>
          <w:p w14:paraId="2143E3D8" w14:textId="0A304501" w:rsidR="000A3226"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16/</w:t>
            </w:r>
            <w:proofErr w:type="spellStart"/>
            <w:r>
              <w:rPr>
                <w:rFonts w:ascii="Times New Roman" w:eastAsia="Times New Roman" w:hAnsi="Times New Roman" w:cs="Times New Roman"/>
                <w:color w:val="000000"/>
                <w:sz w:val="18"/>
                <w:szCs w:val="18"/>
              </w:rPr>
              <w:t>Aug</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2005</w:t>
            </w:r>
          </w:p>
        </w:tc>
        <w:tc>
          <w:tcPr>
            <w:tcW w:w="622" w:type="pct"/>
            <w:tcBorders>
              <w:top w:val="nil"/>
              <w:left w:val="nil"/>
              <w:bottom w:val="nil"/>
              <w:right w:val="nil"/>
            </w:tcBorders>
            <w:vAlign w:val="center"/>
          </w:tcPr>
          <w:p w14:paraId="44889263" w14:textId="731BCFD2" w:rsidR="000A3226"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15/</w:t>
            </w:r>
            <w:proofErr w:type="spellStart"/>
            <w:r>
              <w:rPr>
                <w:rFonts w:ascii="Times New Roman" w:eastAsia="Times New Roman" w:hAnsi="Times New Roman" w:cs="Times New Roman"/>
                <w:color w:val="000000"/>
                <w:sz w:val="18"/>
                <w:szCs w:val="18"/>
              </w:rPr>
              <w:t>Sep</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2006</w:t>
            </w:r>
          </w:p>
        </w:tc>
        <w:tc>
          <w:tcPr>
            <w:tcW w:w="622" w:type="pct"/>
            <w:tcBorders>
              <w:top w:val="nil"/>
              <w:left w:val="nil"/>
              <w:bottom w:val="nil"/>
              <w:right w:val="nil"/>
            </w:tcBorders>
            <w:vAlign w:val="center"/>
          </w:tcPr>
          <w:p w14:paraId="346FDC78" w14:textId="63B136F5"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Rainfed</w:t>
            </w:r>
          </w:p>
        </w:tc>
      </w:tr>
      <w:tr w:rsidR="000A3226" w:rsidRPr="009B6A81" w14:paraId="25AE635C" w14:textId="4269BBAA" w:rsidTr="00C23ED6">
        <w:trPr>
          <w:trHeight w:val="340"/>
          <w:jc w:val="center"/>
        </w:trPr>
        <w:tc>
          <w:tcPr>
            <w:tcW w:w="672" w:type="pct"/>
            <w:tcBorders>
              <w:top w:val="nil"/>
              <w:left w:val="nil"/>
              <w:bottom w:val="nil"/>
              <w:right w:val="nil"/>
            </w:tcBorders>
            <w:shd w:val="clear" w:color="auto" w:fill="auto"/>
            <w:vAlign w:val="center"/>
            <w:hideMark/>
          </w:tcPr>
          <w:p w14:paraId="26A139C9" w14:textId="161B4AD9" w:rsidR="000A3226" w:rsidRPr="009B6A81" w:rsidRDefault="000A3226" w:rsidP="00C23ED6">
            <w:pPr>
              <w:spacing w:before="40" w:after="40" w:line="240" w:lineRule="auto"/>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Aparecida do Tab. /MS, 20º05S, 51º18’W, 335</w:t>
            </w:r>
          </w:p>
        </w:tc>
        <w:tc>
          <w:tcPr>
            <w:tcW w:w="627" w:type="pct"/>
            <w:tcBorders>
              <w:top w:val="nil"/>
              <w:left w:val="nil"/>
              <w:bottom w:val="nil"/>
              <w:right w:val="nil"/>
            </w:tcBorders>
            <w:shd w:val="clear" w:color="auto" w:fill="auto"/>
            <w:vAlign w:val="center"/>
            <w:hideMark/>
          </w:tcPr>
          <w:p w14:paraId="3939D127" w14:textId="2E340792"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23.5</w:t>
            </w:r>
          </w:p>
        </w:tc>
        <w:tc>
          <w:tcPr>
            <w:tcW w:w="421" w:type="pct"/>
            <w:tcBorders>
              <w:top w:val="nil"/>
              <w:left w:val="nil"/>
              <w:bottom w:val="nil"/>
              <w:right w:val="nil"/>
            </w:tcBorders>
            <w:vAlign w:val="center"/>
          </w:tcPr>
          <w:p w14:paraId="1F563625" w14:textId="25E99F9F"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1560</w:t>
            </w:r>
          </w:p>
        </w:tc>
        <w:tc>
          <w:tcPr>
            <w:tcW w:w="443" w:type="pct"/>
            <w:tcBorders>
              <w:top w:val="nil"/>
              <w:left w:val="nil"/>
              <w:bottom w:val="nil"/>
              <w:right w:val="nil"/>
            </w:tcBorders>
            <w:vAlign w:val="center"/>
          </w:tcPr>
          <w:p w14:paraId="3D368C0C" w14:textId="1A952D89" w:rsidR="000A3226" w:rsidRPr="009B6A81" w:rsidRDefault="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Aw</w:t>
            </w:r>
            <w:proofErr w:type="spellEnd"/>
          </w:p>
        </w:tc>
        <w:tc>
          <w:tcPr>
            <w:tcW w:w="543" w:type="pct"/>
            <w:tcBorders>
              <w:top w:val="nil"/>
              <w:left w:val="nil"/>
              <w:bottom w:val="nil"/>
              <w:right w:val="nil"/>
            </w:tcBorders>
            <w:shd w:val="clear" w:color="auto" w:fill="auto"/>
            <w:vAlign w:val="center"/>
            <w:hideMark/>
          </w:tcPr>
          <w:p w14:paraId="4201B7E7" w14:textId="04FFB659"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nil"/>
              <w:right w:val="nil"/>
            </w:tcBorders>
            <w:shd w:val="clear" w:color="auto" w:fill="auto"/>
            <w:vAlign w:val="center"/>
            <w:hideMark/>
          </w:tcPr>
          <w:p w14:paraId="56F8E678" w14:textId="61032F26"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00</w:t>
            </w:r>
          </w:p>
        </w:tc>
        <w:tc>
          <w:tcPr>
            <w:tcW w:w="696" w:type="pct"/>
            <w:tcBorders>
              <w:top w:val="nil"/>
              <w:left w:val="nil"/>
              <w:bottom w:val="nil"/>
              <w:right w:val="nil"/>
            </w:tcBorders>
            <w:vAlign w:val="center"/>
          </w:tcPr>
          <w:p w14:paraId="1F58DB1C" w14:textId="7778DBF4"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w:t>
            </w:r>
            <w:proofErr w:type="spellStart"/>
            <w:r>
              <w:rPr>
                <w:rFonts w:ascii="Times New Roman" w:eastAsia="Times New Roman" w:hAnsi="Times New Roman" w:cs="Times New Roman"/>
                <w:color w:val="000000"/>
                <w:sz w:val="18"/>
                <w:szCs w:val="18"/>
              </w:rPr>
              <w:t>Jul</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2006</w:t>
            </w:r>
          </w:p>
        </w:tc>
        <w:tc>
          <w:tcPr>
            <w:tcW w:w="622" w:type="pct"/>
            <w:tcBorders>
              <w:top w:val="nil"/>
              <w:left w:val="nil"/>
              <w:bottom w:val="nil"/>
              <w:right w:val="nil"/>
            </w:tcBorders>
            <w:vAlign w:val="center"/>
          </w:tcPr>
          <w:p w14:paraId="2EDA71E0" w14:textId="6BB78A00"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8/</w:t>
            </w:r>
            <w:proofErr w:type="spellStart"/>
            <w:r>
              <w:rPr>
                <w:rFonts w:ascii="Times New Roman" w:eastAsia="Times New Roman" w:hAnsi="Times New Roman" w:cs="Times New Roman"/>
                <w:color w:val="000000"/>
                <w:sz w:val="18"/>
                <w:szCs w:val="18"/>
              </w:rPr>
              <w:t>Sep</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2007</w:t>
            </w:r>
          </w:p>
        </w:tc>
        <w:tc>
          <w:tcPr>
            <w:tcW w:w="622" w:type="pct"/>
            <w:tcBorders>
              <w:top w:val="nil"/>
              <w:left w:val="nil"/>
              <w:bottom w:val="nil"/>
              <w:right w:val="nil"/>
            </w:tcBorders>
            <w:vAlign w:val="center"/>
          </w:tcPr>
          <w:p w14:paraId="6D513AF4" w14:textId="20963297"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Rainfed</w:t>
            </w:r>
          </w:p>
        </w:tc>
      </w:tr>
      <w:tr w:rsidR="000A3226" w:rsidRPr="009B6A81" w14:paraId="51EABD5E" w14:textId="604F8672" w:rsidTr="00C23ED6">
        <w:trPr>
          <w:trHeight w:val="340"/>
          <w:jc w:val="center"/>
        </w:trPr>
        <w:tc>
          <w:tcPr>
            <w:tcW w:w="672" w:type="pct"/>
            <w:tcBorders>
              <w:top w:val="nil"/>
              <w:left w:val="nil"/>
              <w:bottom w:val="nil"/>
              <w:right w:val="nil"/>
            </w:tcBorders>
            <w:shd w:val="clear" w:color="auto" w:fill="auto"/>
            <w:vAlign w:val="center"/>
            <w:hideMark/>
          </w:tcPr>
          <w:p w14:paraId="2E268B20" w14:textId="085971A4" w:rsidR="000A3226" w:rsidRPr="009B6A81" w:rsidRDefault="000A3226" w:rsidP="00C23ED6">
            <w:pPr>
              <w:spacing w:before="40" w:after="40" w:line="240" w:lineRule="auto"/>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Colina/SP, 20°25’S, 48°19’W, 590</w:t>
            </w:r>
          </w:p>
        </w:tc>
        <w:tc>
          <w:tcPr>
            <w:tcW w:w="627" w:type="pct"/>
            <w:tcBorders>
              <w:top w:val="nil"/>
              <w:left w:val="nil"/>
              <w:bottom w:val="nil"/>
              <w:right w:val="nil"/>
            </w:tcBorders>
            <w:shd w:val="clear" w:color="auto" w:fill="auto"/>
            <w:vAlign w:val="center"/>
            <w:hideMark/>
          </w:tcPr>
          <w:p w14:paraId="75749490" w14:textId="5997FCAF"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22.8</w:t>
            </w:r>
          </w:p>
        </w:tc>
        <w:tc>
          <w:tcPr>
            <w:tcW w:w="421" w:type="pct"/>
            <w:tcBorders>
              <w:top w:val="nil"/>
              <w:left w:val="nil"/>
              <w:bottom w:val="nil"/>
              <w:right w:val="nil"/>
            </w:tcBorders>
            <w:vAlign w:val="center"/>
          </w:tcPr>
          <w:p w14:paraId="352D8005" w14:textId="124526E4"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1363</w:t>
            </w:r>
          </w:p>
        </w:tc>
        <w:tc>
          <w:tcPr>
            <w:tcW w:w="443" w:type="pct"/>
            <w:tcBorders>
              <w:top w:val="nil"/>
              <w:left w:val="nil"/>
              <w:bottom w:val="nil"/>
              <w:right w:val="nil"/>
            </w:tcBorders>
            <w:vAlign w:val="center"/>
          </w:tcPr>
          <w:p w14:paraId="62B6CD2B" w14:textId="55EE9BC6" w:rsidR="000A3226" w:rsidRPr="009B6A81" w:rsidRDefault="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Cwa</w:t>
            </w:r>
            <w:proofErr w:type="spellEnd"/>
          </w:p>
        </w:tc>
        <w:tc>
          <w:tcPr>
            <w:tcW w:w="543" w:type="pct"/>
            <w:tcBorders>
              <w:top w:val="nil"/>
              <w:left w:val="nil"/>
              <w:bottom w:val="nil"/>
              <w:right w:val="nil"/>
            </w:tcBorders>
            <w:shd w:val="clear" w:color="auto" w:fill="auto"/>
            <w:vAlign w:val="center"/>
            <w:hideMark/>
          </w:tcPr>
          <w:p w14:paraId="4CDF4402" w14:textId="376FBA34"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nil"/>
              <w:right w:val="nil"/>
            </w:tcBorders>
            <w:shd w:val="clear" w:color="auto" w:fill="auto"/>
            <w:vAlign w:val="center"/>
            <w:hideMark/>
          </w:tcPr>
          <w:p w14:paraId="2C40EDAC" w14:textId="54473A8D"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00</w:t>
            </w:r>
          </w:p>
        </w:tc>
        <w:tc>
          <w:tcPr>
            <w:tcW w:w="696" w:type="pct"/>
            <w:tcBorders>
              <w:top w:val="nil"/>
              <w:left w:val="nil"/>
              <w:bottom w:val="nil"/>
              <w:right w:val="nil"/>
            </w:tcBorders>
            <w:vAlign w:val="center"/>
          </w:tcPr>
          <w:p w14:paraId="3D256341" w14:textId="3FA63A4C"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10/</w:t>
            </w:r>
            <w:r>
              <w:rPr>
                <w:rFonts w:ascii="Times New Roman" w:eastAsia="Times New Roman" w:hAnsi="Times New Roman" w:cs="Times New Roman"/>
                <w:color w:val="000000"/>
                <w:sz w:val="18"/>
                <w:szCs w:val="18"/>
              </w:rPr>
              <w:t>Feb</w:t>
            </w:r>
            <w:r w:rsidRPr="009B6A81">
              <w:rPr>
                <w:rFonts w:ascii="Times New Roman" w:eastAsia="Times New Roman" w:hAnsi="Times New Roman" w:cs="Times New Roman"/>
                <w:color w:val="000000"/>
                <w:sz w:val="18"/>
                <w:szCs w:val="18"/>
              </w:rPr>
              <w:t>2004</w:t>
            </w:r>
          </w:p>
        </w:tc>
        <w:tc>
          <w:tcPr>
            <w:tcW w:w="622" w:type="pct"/>
            <w:tcBorders>
              <w:top w:val="nil"/>
              <w:left w:val="nil"/>
              <w:bottom w:val="nil"/>
              <w:right w:val="nil"/>
            </w:tcBorders>
            <w:vAlign w:val="center"/>
          </w:tcPr>
          <w:p w14:paraId="5E5D9B57" w14:textId="659D244A"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1/</w:t>
            </w:r>
            <w:proofErr w:type="spellStart"/>
            <w:r>
              <w:rPr>
                <w:rFonts w:ascii="Times New Roman" w:eastAsia="Times New Roman" w:hAnsi="Times New Roman" w:cs="Times New Roman"/>
                <w:color w:val="000000"/>
                <w:sz w:val="18"/>
                <w:szCs w:val="18"/>
              </w:rPr>
              <w:t>Dec</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2005</w:t>
            </w:r>
          </w:p>
        </w:tc>
        <w:tc>
          <w:tcPr>
            <w:tcW w:w="622" w:type="pct"/>
            <w:tcBorders>
              <w:top w:val="nil"/>
              <w:left w:val="nil"/>
              <w:bottom w:val="nil"/>
              <w:right w:val="nil"/>
            </w:tcBorders>
            <w:vAlign w:val="center"/>
          </w:tcPr>
          <w:p w14:paraId="65E59B27" w14:textId="3D1F9FAD"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Rainfed</w:t>
            </w:r>
          </w:p>
        </w:tc>
      </w:tr>
      <w:tr w:rsidR="000A3226" w:rsidRPr="009B6A81" w14:paraId="4B307810" w14:textId="347E1BE8" w:rsidTr="00C23ED6">
        <w:trPr>
          <w:trHeight w:val="340"/>
          <w:jc w:val="center"/>
        </w:trPr>
        <w:tc>
          <w:tcPr>
            <w:tcW w:w="672" w:type="pct"/>
            <w:tcBorders>
              <w:top w:val="nil"/>
              <w:left w:val="nil"/>
              <w:bottom w:val="nil"/>
              <w:right w:val="nil"/>
            </w:tcBorders>
            <w:shd w:val="clear" w:color="auto" w:fill="auto"/>
            <w:vAlign w:val="center"/>
            <w:hideMark/>
          </w:tcPr>
          <w:p w14:paraId="356FAFD7" w14:textId="338F33A2" w:rsidR="000A3226" w:rsidRPr="009B6A81" w:rsidRDefault="000A3226" w:rsidP="00C23ED6">
            <w:pPr>
              <w:spacing w:before="40" w:after="40" w:line="240" w:lineRule="auto"/>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Olímpia/SP, 20°26’S, 48°32’W, 500</w:t>
            </w:r>
          </w:p>
        </w:tc>
        <w:tc>
          <w:tcPr>
            <w:tcW w:w="627" w:type="pct"/>
            <w:tcBorders>
              <w:top w:val="nil"/>
              <w:left w:val="nil"/>
              <w:bottom w:val="nil"/>
              <w:right w:val="nil"/>
            </w:tcBorders>
            <w:shd w:val="clear" w:color="auto" w:fill="auto"/>
            <w:vAlign w:val="center"/>
            <w:hideMark/>
          </w:tcPr>
          <w:p w14:paraId="260D9D2C" w14:textId="17BCA66B"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23.3</w:t>
            </w:r>
          </w:p>
        </w:tc>
        <w:tc>
          <w:tcPr>
            <w:tcW w:w="421" w:type="pct"/>
            <w:tcBorders>
              <w:top w:val="nil"/>
              <w:left w:val="nil"/>
              <w:bottom w:val="nil"/>
              <w:right w:val="nil"/>
            </w:tcBorders>
            <w:vAlign w:val="center"/>
          </w:tcPr>
          <w:p w14:paraId="4BB59753" w14:textId="41F1A121" w:rsidR="000A3226" w:rsidRPr="009B6A81"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1349</w:t>
            </w:r>
          </w:p>
        </w:tc>
        <w:tc>
          <w:tcPr>
            <w:tcW w:w="443" w:type="pct"/>
            <w:tcBorders>
              <w:top w:val="nil"/>
              <w:left w:val="nil"/>
              <w:bottom w:val="nil"/>
              <w:right w:val="nil"/>
            </w:tcBorders>
            <w:vAlign w:val="center"/>
          </w:tcPr>
          <w:p w14:paraId="387330EB" w14:textId="53D9D1DC" w:rsidR="000A3226" w:rsidRPr="009B6A81" w:rsidRDefault="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Cwa</w:t>
            </w:r>
            <w:proofErr w:type="spellEnd"/>
          </w:p>
        </w:tc>
        <w:tc>
          <w:tcPr>
            <w:tcW w:w="543" w:type="pct"/>
            <w:tcBorders>
              <w:top w:val="nil"/>
              <w:left w:val="nil"/>
              <w:bottom w:val="nil"/>
              <w:right w:val="nil"/>
            </w:tcBorders>
            <w:shd w:val="clear" w:color="auto" w:fill="auto"/>
            <w:vAlign w:val="center"/>
            <w:hideMark/>
          </w:tcPr>
          <w:p w14:paraId="62BE97CA" w14:textId="5EC31FEE"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nil"/>
              <w:right w:val="nil"/>
            </w:tcBorders>
            <w:shd w:val="clear" w:color="auto" w:fill="auto"/>
            <w:vAlign w:val="center"/>
            <w:hideMark/>
          </w:tcPr>
          <w:p w14:paraId="44D219B1" w14:textId="7EACCCD7"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lang w:val="en-US"/>
              </w:rPr>
              <w:t>4</w:t>
            </w:r>
            <w:r>
              <w:rPr>
                <w:rFonts w:ascii="Times New Roman" w:eastAsia="Times New Roman" w:hAnsi="Times New Roman" w:cs="Times New Roman"/>
                <w:color w:val="000000"/>
                <w:sz w:val="18"/>
                <w:szCs w:val="18"/>
                <w:lang w:val="en-US"/>
              </w:rPr>
              <w:t>.</w:t>
            </w:r>
            <w:r w:rsidRPr="009B6A81">
              <w:rPr>
                <w:rFonts w:ascii="Times New Roman" w:eastAsia="Times New Roman" w:hAnsi="Times New Roman" w:cs="Times New Roman"/>
                <w:color w:val="000000"/>
                <w:sz w:val="18"/>
                <w:szCs w:val="18"/>
                <w:lang w:val="en-US"/>
              </w:rPr>
              <w:t>00</w:t>
            </w:r>
          </w:p>
        </w:tc>
        <w:tc>
          <w:tcPr>
            <w:tcW w:w="696" w:type="pct"/>
            <w:tcBorders>
              <w:top w:val="nil"/>
              <w:left w:val="nil"/>
              <w:bottom w:val="nil"/>
              <w:right w:val="nil"/>
            </w:tcBorders>
            <w:vAlign w:val="center"/>
          </w:tcPr>
          <w:p w14:paraId="23502F26" w14:textId="164CE2CE"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10/</w:t>
            </w:r>
            <w:proofErr w:type="spellStart"/>
            <w:r>
              <w:rPr>
                <w:rFonts w:ascii="Times New Roman" w:eastAsia="Times New Roman" w:hAnsi="Times New Roman" w:cs="Times New Roman"/>
                <w:color w:val="000000"/>
                <w:sz w:val="18"/>
                <w:szCs w:val="18"/>
              </w:rPr>
              <w:t>Feb</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2004</w:t>
            </w:r>
          </w:p>
        </w:tc>
        <w:tc>
          <w:tcPr>
            <w:tcW w:w="622" w:type="pct"/>
            <w:tcBorders>
              <w:top w:val="nil"/>
              <w:left w:val="nil"/>
              <w:bottom w:val="nil"/>
              <w:right w:val="nil"/>
            </w:tcBorders>
            <w:vAlign w:val="center"/>
          </w:tcPr>
          <w:p w14:paraId="562D86BE" w14:textId="2C1354FB" w:rsidR="000A3226" w:rsidRPr="009B6A81" w:rsidRDefault="000A3226" w:rsidP="000A3226">
            <w:pPr>
              <w:spacing w:after="0" w:line="240" w:lineRule="auto"/>
              <w:jc w:val="center"/>
              <w:rPr>
                <w:rFonts w:ascii="Times New Roman" w:eastAsia="Times New Roman" w:hAnsi="Times New Roman" w:cs="Times New Roman"/>
                <w:color w:val="000000"/>
                <w:sz w:val="18"/>
                <w:szCs w:val="18"/>
                <w:lang w:val="en-US"/>
              </w:rPr>
            </w:pPr>
            <w:r w:rsidRPr="009B6A81">
              <w:rPr>
                <w:rFonts w:ascii="Times New Roman" w:eastAsia="Times New Roman" w:hAnsi="Times New Roman" w:cs="Times New Roman"/>
                <w:color w:val="000000"/>
                <w:sz w:val="18"/>
                <w:szCs w:val="18"/>
              </w:rPr>
              <w:t>1/</w:t>
            </w:r>
            <w:proofErr w:type="spellStart"/>
            <w:r>
              <w:rPr>
                <w:rFonts w:ascii="Times New Roman" w:eastAsia="Times New Roman" w:hAnsi="Times New Roman" w:cs="Times New Roman"/>
                <w:color w:val="000000"/>
                <w:sz w:val="18"/>
                <w:szCs w:val="18"/>
              </w:rPr>
              <w:t>Dec</w:t>
            </w:r>
            <w:proofErr w:type="spellEnd"/>
            <w:r>
              <w:rPr>
                <w:rFonts w:ascii="Times New Roman" w:eastAsia="Times New Roman" w:hAnsi="Times New Roman" w:cs="Times New Roman"/>
                <w:color w:val="000000"/>
                <w:sz w:val="18"/>
                <w:szCs w:val="18"/>
              </w:rPr>
              <w:t>/</w:t>
            </w:r>
            <w:r w:rsidRPr="009B6A81">
              <w:rPr>
                <w:rFonts w:ascii="Times New Roman" w:eastAsia="Times New Roman" w:hAnsi="Times New Roman" w:cs="Times New Roman"/>
                <w:color w:val="000000"/>
                <w:sz w:val="18"/>
                <w:szCs w:val="18"/>
              </w:rPr>
              <w:t>2005</w:t>
            </w:r>
          </w:p>
        </w:tc>
        <w:tc>
          <w:tcPr>
            <w:tcW w:w="622" w:type="pct"/>
            <w:tcBorders>
              <w:top w:val="nil"/>
              <w:left w:val="nil"/>
              <w:bottom w:val="nil"/>
              <w:right w:val="nil"/>
            </w:tcBorders>
            <w:vAlign w:val="center"/>
          </w:tcPr>
          <w:p w14:paraId="65016CF8" w14:textId="013D7B01"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sidRPr="009B6A81">
              <w:rPr>
                <w:rFonts w:ascii="Times New Roman" w:eastAsia="Times New Roman" w:hAnsi="Times New Roman" w:cs="Times New Roman"/>
                <w:color w:val="000000"/>
                <w:sz w:val="18"/>
                <w:szCs w:val="18"/>
              </w:rPr>
              <w:t>Rainfed</w:t>
            </w:r>
          </w:p>
        </w:tc>
      </w:tr>
      <w:tr w:rsidR="000A3226" w:rsidRPr="009B6A81" w14:paraId="1CC46E30" w14:textId="02BE5032" w:rsidTr="00C23ED6">
        <w:trPr>
          <w:trHeight w:val="340"/>
          <w:jc w:val="center"/>
        </w:trPr>
        <w:tc>
          <w:tcPr>
            <w:tcW w:w="672" w:type="pct"/>
            <w:tcBorders>
              <w:top w:val="nil"/>
              <w:left w:val="nil"/>
              <w:bottom w:val="single" w:sz="4" w:space="0" w:color="auto"/>
              <w:right w:val="nil"/>
            </w:tcBorders>
            <w:shd w:val="clear" w:color="auto" w:fill="auto"/>
            <w:vAlign w:val="center"/>
          </w:tcPr>
          <w:p w14:paraId="77D404D8" w14:textId="5B5C6864" w:rsidR="000A3226" w:rsidRPr="009B6A81" w:rsidRDefault="000A3226" w:rsidP="00C23ED6">
            <w:pPr>
              <w:spacing w:before="40" w:after="4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Piracicaba/SP, 22°41’S, 47°38’W, 547</w:t>
            </w:r>
          </w:p>
        </w:tc>
        <w:tc>
          <w:tcPr>
            <w:tcW w:w="627" w:type="pct"/>
            <w:tcBorders>
              <w:top w:val="nil"/>
              <w:left w:val="nil"/>
              <w:bottom w:val="single" w:sz="4" w:space="0" w:color="auto"/>
              <w:right w:val="nil"/>
            </w:tcBorders>
            <w:shd w:val="clear" w:color="auto" w:fill="auto"/>
            <w:vAlign w:val="center"/>
          </w:tcPr>
          <w:p w14:paraId="4F685D93" w14:textId="031DBA43"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w:t>
            </w:r>
          </w:p>
        </w:tc>
        <w:tc>
          <w:tcPr>
            <w:tcW w:w="421" w:type="pct"/>
            <w:tcBorders>
              <w:top w:val="nil"/>
              <w:left w:val="nil"/>
              <w:bottom w:val="single" w:sz="4" w:space="0" w:color="auto"/>
              <w:right w:val="nil"/>
            </w:tcBorders>
            <w:vAlign w:val="center"/>
          </w:tcPr>
          <w:p w14:paraId="5F413634" w14:textId="2E1ACE67" w:rsidR="000A3226" w:rsidRDefault="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1255</w:t>
            </w:r>
          </w:p>
        </w:tc>
        <w:tc>
          <w:tcPr>
            <w:tcW w:w="443" w:type="pct"/>
            <w:tcBorders>
              <w:top w:val="nil"/>
              <w:left w:val="nil"/>
              <w:bottom w:val="single" w:sz="4" w:space="0" w:color="auto"/>
              <w:right w:val="nil"/>
            </w:tcBorders>
            <w:vAlign w:val="center"/>
          </w:tcPr>
          <w:p w14:paraId="4AD50795" w14:textId="2A2AE040" w:rsidR="000A3226" w:rsidRDefault="000A3226">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Cwa</w:t>
            </w:r>
            <w:proofErr w:type="spellEnd"/>
          </w:p>
        </w:tc>
        <w:tc>
          <w:tcPr>
            <w:tcW w:w="543" w:type="pct"/>
            <w:tcBorders>
              <w:top w:val="nil"/>
              <w:left w:val="nil"/>
              <w:bottom w:val="single" w:sz="4" w:space="0" w:color="auto"/>
              <w:right w:val="nil"/>
            </w:tcBorders>
            <w:shd w:val="clear" w:color="auto" w:fill="auto"/>
            <w:vAlign w:val="center"/>
          </w:tcPr>
          <w:p w14:paraId="6E7F6A26" w14:textId="4C7EF54A" w:rsidR="000A3226" w:rsidRPr="009B6A81" w:rsidRDefault="000A3226" w:rsidP="000A3226">
            <w:pPr>
              <w:spacing w:after="0" w:line="240" w:lineRule="auto"/>
              <w:jc w:val="center"/>
              <w:rPr>
                <w:rFonts w:ascii="Times New Roman" w:eastAsia="Times New Roman" w:hAnsi="Times New Roman" w:cs="Times New Roman"/>
                <w:color w:val="000000"/>
                <w:sz w:val="18"/>
                <w:szCs w:val="18"/>
              </w:rPr>
            </w:pPr>
            <w:proofErr w:type="spellStart"/>
            <w:r w:rsidRPr="009B6A81">
              <w:rPr>
                <w:rFonts w:ascii="Times New Roman" w:eastAsia="Times New Roman" w:hAnsi="Times New Roman" w:cs="Times New Roman"/>
                <w:color w:val="000000"/>
                <w:sz w:val="18"/>
                <w:szCs w:val="18"/>
              </w:rPr>
              <w:t>Typic</w:t>
            </w:r>
            <w:proofErr w:type="spellEnd"/>
            <w:r w:rsidRPr="009B6A81">
              <w:rPr>
                <w:rFonts w:ascii="Times New Roman" w:eastAsia="Times New Roman" w:hAnsi="Times New Roman" w:cs="Times New Roman"/>
                <w:color w:val="000000"/>
                <w:sz w:val="18"/>
                <w:szCs w:val="18"/>
              </w:rPr>
              <w:t xml:space="preserve"> </w:t>
            </w:r>
            <w:proofErr w:type="spellStart"/>
            <w:r w:rsidRPr="009B6A81">
              <w:rPr>
                <w:rFonts w:ascii="Times New Roman" w:eastAsia="Times New Roman" w:hAnsi="Times New Roman" w:cs="Times New Roman"/>
                <w:color w:val="000000"/>
                <w:sz w:val="18"/>
                <w:szCs w:val="18"/>
              </w:rPr>
              <w:t>Hapludox</w:t>
            </w:r>
            <w:proofErr w:type="spellEnd"/>
          </w:p>
        </w:tc>
        <w:tc>
          <w:tcPr>
            <w:tcW w:w="353" w:type="pct"/>
            <w:tcBorders>
              <w:top w:val="nil"/>
              <w:left w:val="nil"/>
              <w:bottom w:val="single" w:sz="4" w:space="0" w:color="auto"/>
              <w:right w:val="nil"/>
            </w:tcBorders>
            <w:shd w:val="clear" w:color="auto" w:fill="auto"/>
            <w:vAlign w:val="center"/>
          </w:tcPr>
          <w:p w14:paraId="29181AAF" w14:textId="0AE6AD58" w:rsidR="000A3226" w:rsidRPr="003F27E3" w:rsidRDefault="000A3226" w:rsidP="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1.00</w:t>
            </w:r>
          </w:p>
        </w:tc>
        <w:tc>
          <w:tcPr>
            <w:tcW w:w="696" w:type="pct"/>
            <w:tcBorders>
              <w:top w:val="nil"/>
              <w:left w:val="nil"/>
              <w:bottom w:val="single" w:sz="4" w:space="0" w:color="auto"/>
              <w:right w:val="nil"/>
            </w:tcBorders>
            <w:vAlign w:val="center"/>
          </w:tcPr>
          <w:p w14:paraId="5A22FA4D" w14:textId="5A8F2A3A" w:rsidR="000A3226" w:rsidRDefault="000A3226" w:rsidP="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roofErr w:type="spellStart"/>
            <w:r>
              <w:rPr>
                <w:rFonts w:ascii="Times New Roman" w:eastAsia="Times New Roman" w:hAnsi="Times New Roman" w:cs="Times New Roman"/>
                <w:color w:val="000000"/>
                <w:sz w:val="18"/>
                <w:szCs w:val="18"/>
              </w:rPr>
              <w:t>Jul</w:t>
            </w:r>
            <w:proofErr w:type="spellEnd"/>
            <w:r>
              <w:rPr>
                <w:rFonts w:ascii="Times New Roman" w:eastAsia="Times New Roman" w:hAnsi="Times New Roman" w:cs="Times New Roman"/>
                <w:color w:val="000000"/>
                <w:sz w:val="18"/>
                <w:szCs w:val="18"/>
              </w:rPr>
              <w:t>/2014</w:t>
            </w:r>
          </w:p>
        </w:tc>
        <w:tc>
          <w:tcPr>
            <w:tcW w:w="622" w:type="pct"/>
            <w:tcBorders>
              <w:top w:val="nil"/>
              <w:left w:val="nil"/>
              <w:bottom w:val="single" w:sz="4" w:space="0" w:color="auto"/>
              <w:right w:val="nil"/>
            </w:tcBorders>
            <w:vAlign w:val="center"/>
          </w:tcPr>
          <w:p w14:paraId="0AE94C25" w14:textId="018C5CEA" w:rsidR="000A3226" w:rsidRDefault="000A3226" w:rsidP="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8/Jun2015</w:t>
            </w:r>
          </w:p>
        </w:tc>
        <w:tc>
          <w:tcPr>
            <w:tcW w:w="622" w:type="pct"/>
            <w:tcBorders>
              <w:top w:val="nil"/>
              <w:left w:val="nil"/>
              <w:bottom w:val="single" w:sz="4" w:space="0" w:color="auto"/>
              <w:right w:val="nil"/>
            </w:tcBorders>
            <w:vAlign w:val="center"/>
          </w:tcPr>
          <w:p w14:paraId="5A17496E" w14:textId="2EA48FF5" w:rsidR="000A3226" w:rsidRDefault="000A3226" w:rsidP="000A3226">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Rainfed</w:t>
            </w:r>
          </w:p>
        </w:tc>
      </w:tr>
    </w:tbl>
    <w:p w14:paraId="1D7AD2B5" w14:textId="2439007D" w:rsidR="00024CEF" w:rsidRPr="009B6A81" w:rsidRDefault="00024CEF" w:rsidP="00024CEF">
      <w:pPr>
        <w:autoSpaceDE w:val="0"/>
        <w:autoSpaceDN w:val="0"/>
        <w:adjustRightInd w:val="0"/>
        <w:spacing w:after="0" w:line="480" w:lineRule="auto"/>
        <w:jc w:val="both"/>
        <w:rPr>
          <w:rFonts w:ascii="Times New Roman" w:eastAsia="SimSun" w:hAnsi="Times New Roman" w:cs="Times New Roman"/>
          <w:bCs/>
          <w:color w:val="000000"/>
          <w:sz w:val="20"/>
          <w:szCs w:val="20"/>
          <w:lang w:val="en-US"/>
        </w:rPr>
      </w:pPr>
    </w:p>
    <w:p w14:paraId="0BF23BE1" w14:textId="77777777" w:rsidR="00024CEF" w:rsidRDefault="00024CEF" w:rsidP="00024CEF">
      <w:pPr>
        <w:shd w:val="clear" w:color="auto" w:fill="FFFFFF"/>
        <w:spacing w:after="0" w:line="240" w:lineRule="auto"/>
        <w:ind w:firstLine="720"/>
        <w:jc w:val="both"/>
        <w:rPr>
          <w:rFonts w:ascii="Times New Roman" w:eastAsia="Times New Roman" w:hAnsi="Times New Roman" w:cs="Times New Roman"/>
          <w:color w:val="000000" w:themeColor="text1"/>
          <w:sz w:val="24"/>
          <w:szCs w:val="24"/>
          <w:lang w:val="en-US" w:eastAsia="pt-BR"/>
        </w:rPr>
      </w:pPr>
    </w:p>
    <w:p w14:paraId="1B063C7B" w14:textId="7F1ECBF3" w:rsidR="00322BA5" w:rsidRPr="00FA4074" w:rsidRDefault="008F287D" w:rsidP="00DB1436">
      <w:pPr>
        <w:shd w:val="clear" w:color="auto" w:fill="FFFFFF"/>
        <w:spacing w:after="0" w:line="480" w:lineRule="auto"/>
        <w:ind w:firstLine="720"/>
        <w:jc w:val="both"/>
        <w:rPr>
          <w:rFonts w:ascii="Times New Roman" w:hAnsi="Times New Roman" w:cs="Times New Roman"/>
          <w:b/>
          <w:sz w:val="24"/>
          <w:szCs w:val="24"/>
          <w:lang w:val="en-US"/>
        </w:rPr>
      </w:pPr>
      <w:r w:rsidRPr="008F287D">
        <w:rPr>
          <w:rFonts w:ascii="Times New Roman" w:eastAsia="Times New Roman" w:hAnsi="Times New Roman" w:cs="Times New Roman"/>
          <w:color w:val="000000" w:themeColor="text1"/>
          <w:sz w:val="24"/>
          <w:szCs w:val="24"/>
          <w:lang w:val="en-US" w:eastAsia="pt-BR"/>
        </w:rPr>
        <w:lastRenderedPageBreak/>
        <w:t>Statistical indexes such as bias, root mean squared error (RMSE), relative root mean squared error (RRMSE), determination index (r</w:t>
      </w:r>
      <w:r w:rsidRPr="008F287D">
        <w:rPr>
          <w:rFonts w:ascii="Times New Roman" w:eastAsia="Times New Roman" w:hAnsi="Times New Roman" w:cs="Times New Roman"/>
          <w:color w:val="000000" w:themeColor="text1"/>
          <w:sz w:val="24"/>
          <w:szCs w:val="24"/>
          <w:vertAlign w:val="superscript"/>
          <w:lang w:val="en-US" w:eastAsia="pt-BR"/>
        </w:rPr>
        <w:t>2</w:t>
      </w:r>
      <w:r w:rsidRPr="008F287D">
        <w:rPr>
          <w:rFonts w:ascii="Times New Roman" w:eastAsia="Times New Roman" w:hAnsi="Times New Roman" w:cs="Times New Roman"/>
          <w:color w:val="000000" w:themeColor="text1"/>
          <w:sz w:val="24"/>
          <w:szCs w:val="24"/>
          <w:lang w:val="en-US" w:eastAsia="pt-BR"/>
        </w:rPr>
        <w:t xml:space="preserve">) and the </w:t>
      </w:r>
      <w:proofErr w:type="spellStart"/>
      <w:r w:rsidRPr="008F287D">
        <w:rPr>
          <w:rFonts w:ascii="Times New Roman" w:eastAsia="Times New Roman" w:hAnsi="Times New Roman" w:cs="Times New Roman"/>
          <w:color w:val="000000" w:themeColor="text1"/>
          <w:sz w:val="24"/>
          <w:szCs w:val="24"/>
          <w:lang w:val="en-US" w:eastAsia="pt-BR"/>
        </w:rPr>
        <w:t>Willmot</w:t>
      </w:r>
      <w:proofErr w:type="spellEnd"/>
      <w:r w:rsidRPr="008F287D">
        <w:rPr>
          <w:rFonts w:ascii="Times New Roman" w:eastAsia="Times New Roman" w:hAnsi="Times New Roman" w:cs="Times New Roman"/>
          <w:color w:val="000000" w:themeColor="text1"/>
          <w:sz w:val="24"/>
          <w:szCs w:val="24"/>
          <w:lang w:val="en-US" w:eastAsia="pt-BR"/>
        </w:rPr>
        <w:t xml:space="preserve"> index (d) were used to evaluate the model performance in simulating </w:t>
      </w:r>
      <w:del w:id="392" w:author="Quirijn de Jong van Lier" w:date="2017-08-22T15:51:00Z">
        <w:r w:rsidRPr="008F287D" w:rsidDel="00094EF8">
          <w:rPr>
            <w:rFonts w:ascii="Times New Roman" w:eastAsia="Times New Roman" w:hAnsi="Times New Roman" w:cs="Times New Roman"/>
            <w:color w:val="000000" w:themeColor="text1"/>
            <w:sz w:val="24"/>
            <w:szCs w:val="24"/>
            <w:lang w:val="en-US" w:eastAsia="pt-BR"/>
          </w:rPr>
          <w:delText xml:space="preserve">each </w:delText>
        </w:r>
      </w:del>
      <w:r w:rsidRPr="008F287D">
        <w:rPr>
          <w:rFonts w:ascii="Times New Roman" w:eastAsia="Times New Roman" w:hAnsi="Times New Roman" w:cs="Times New Roman"/>
          <w:color w:val="000000" w:themeColor="text1"/>
          <w:sz w:val="24"/>
          <w:szCs w:val="24"/>
          <w:lang w:val="en-US" w:eastAsia="pt-BR"/>
        </w:rPr>
        <w:t>plant component</w:t>
      </w:r>
      <w:ins w:id="393" w:author="Quirijn de Jong van Lier" w:date="2017-08-22T15:51:00Z">
        <w:r w:rsidR="00094EF8">
          <w:rPr>
            <w:rFonts w:ascii="Times New Roman" w:eastAsia="Times New Roman" w:hAnsi="Times New Roman" w:cs="Times New Roman"/>
            <w:color w:val="000000" w:themeColor="text1"/>
            <w:sz w:val="24"/>
            <w:szCs w:val="24"/>
            <w:lang w:val="en-US" w:eastAsia="pt-BR"/>
          </w:rPr>
          <w:t>s</w:t>
        </w:r>
      </w:ins>
      <w:r w:rsidRPr="008F287D">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and soil water content</w:t>
      </w:r>
      <w:ins w:id="394" w:author="Quirijn de Jong van Lier" w:date="2017-08-22T15:51:00Z">
        <w:r w:rsidR="00094EF8">
          <w:rPr>
            <w:rFonts w:ascii="Times New Roman" w:eastAsia="Times New Roman" w:hAnsi="Times New Roman" w:cs="Times New Roman"/>
            <w:color w:val="000000" w:themeColor="text1"/>
            <w:sz w:val="24"/>
            <w:szCs w:val="24"/>
            <w:lang w:val="en-US" w:eastAsia="pt-BR"/>
          </w:rPr>
          <w:t>s</w:t>
        </w:r>
      </w:ins>
      <w:r>
        <w:rPr>
          <w:rFonts w:ascii="Times New Roman" w:eastAsia="Times New Roman" w:hAnsi="Times New Roman" w:cs="Times New Roman"/>
          <w:color w:val="000000" w:themeColor="text1"/>
          <w:sz w:val="24"/>
          <w:szCs w:val="24"/>
          <w:lang w:val="en-US" w:eastAsia="pt-BR"/>
        </w:rPr>
        <w:t xml:space="preserve"> </w:t>
      </w:r>
      <w:ins w:id="395" w:author="Quirijn de Jong van Lier" w:date="2017-08-22T15:51:00Z">
        <w:r w:rsidR="00094EF8">
          <w:rPr>
            <w:rFonts w:ascii="Times New Roman" w:eastAsia="Times New Roman" w:hAnsi="Times New Roman" w:cs="Times New Roman"/>
            <w:color w:val="000000" w:themeColor="text1"/>
            <w:sz w:val="24"/>
            <w:szCs w:val="24"/>
            <w:lang w:val="en-US" w:eastAsia="pt-BR"/>
          </w:rPr>
          <w:t>for</w:t>
        </w:r>
      </w:ins>
      <w:del w:id="396" w:author="Quirijn de Jong van Lier" w:date="2017-08-22T15:51:00Z">
        <w:r w:rsidDel="00094EF8">
          <w:rPr>
            <w:rFonts w:ascii="Times New Roman" w:eastAsia="Times New Roman" w:hAnsi="Times New Roman" w:cs="Times New Roman"/>
            <w:color w:val="000000" w:themeColor="text1"/>
            <w:sz w:val="24"/>
            <w:szCs w:val="24"/>
            <w:lang w:val="en-US" w:eastAsia="pt-BR"/>
          </w:rPr>
          <w:delText>over</w:delText>
        </w:r>
      </w:del>
      <w:r>
        <w:rPr>
          <w:rFonts w:ascii="Times New Roman" w:eastAsia="Times New Roman" w:hAnsi="Times New Roman" w:cs="Times New Roman"/>
          <w:color w:val="000000" w:themeColor="text1"/>
          <w:sz w:val="24"/>
          <w:szCs w:val="24"/>
          <w:lang w:val="en-US" w:eastAsia="pt-BR"/>
        </w:rPr>
        <w:t xml:space="preserve"> different </w:t>
      </w:r>
      <w:ins w:id="397" w:author="Quirijn de Jong van Lier" w:date="2017-08-22T15:51:00Z">
        <w:r w:rsidR="00094EF8">
          <w:rPr>
            <w:rFonts w:ascii="Times New Roman" w:eastAsia="Times New Roman" w:hAnsi="Times New Roman" w:cs="Times New Roman"/>
            <w:color w:val="000000" w:themeColor="text1"/>
            <w:sz w:val="24"/>
            <w:szCs w:val="24"/>
            <w:lang w:val="en-US" w:eastAsia="pt-BR"/>
          </w:rPr>
          <w:t>scenarios</w:t>
        </w:r>
      </w:ins>
      <w:del w:id="398" w:author="Quirijn de Jong van Lier" w:date="2017-08-22T15:51:00Z">
        <w:r w:rsidDel="00094EF8">
          <w:rPr>
            <w:rFonts w:ascii="Times New Roman" w:eastAsia="Times New Roman" w:hAnsi="Times New Roman" w:cs="Times New Roman"/>
            <w:color w:val="000000" w:themeColor="text1"/>
            <w:sz w:val="24"/>
            <w:szCs w:val="24"/>
            <w:lang w:val="en-US" w:eastAsia="pt-BR"/>
          </w:rPr>
          <w:delText>conditions</w:delText>
        </w:r>
      </w:del>
      <w:r w:rsidRPr="008F287D">
        <w:rPr>
          <w:rFonts w:ascii="Times New Roman" w:eastAsia="Times New Roman" w:hAnsi="Times New Roman" w:cs="Times New Roman"/>
          <w:color w:val="000000" w:themeColor="text1"/>
          <w:sz w:val="24"/>
          <w:szCs w:val="24"/>
          <w:lang w:val="en-US" w:eastAsia="pt-BR"/>
        </w:rPr>
        <w:t xml:space="preserve"> </w:t>
      </w:r>
      <w:r w:rsidRPr="008F287D">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"10.1016/B978-0-12-397008-4.00008-3", "ISBN" : "9780123970084", "ISSN" : "ISSN", "PMID" : "25246403", "abstract" : "In this chapter, we consider modifying a dynamic model using data assimilation methods to make it a better predictor for a specific situation (e.g., for a specific agricultural field). We consider a family of methods often referred to as filtering. A filter is an algorithm that is applied to a time series to improve it in some way (like filtering out noise). Here the time series is the successive values for the model state variables, and the improvement comes from using measured values to update the model state variables. The state variables are updated sequentially, i.e., each time an observation is available. We present several filtering methods developed for linear and non-linear dynamic models. We illustrate these methods in case studies on yield predictions, water balance, soil carbon, and weed population dynamics. We also show how filtering can be implemented with R.", "author" : [ { "dropping-particle" : "", "family" : "Wallach", "given" : "Daniel", "non-dropping-particle" : "", "parse-names" : false, "suffix" : "" }, { "dropping-particle" : "", "family" : "Makowski", "given" : "David", "non-dropping-particle" : "", "parse-names" : false, "suffix" : "" }, { "dropping-particle" : "", "family" : "Jones", "given" : "James W.", "non-dropping-particle" : "", "parse-names" : false, "suffix" : "" }, { "dropping-particle" : "", "family" : "Brun", "given" : "Fran\u00e7ois", "non-dropping-particle" : "", "parse-names" : false, "suffix" : "" } ], "container-title" : "Working with Dynamic Crop Models", "id" : "ITEM-1", "issued" : { "date-parts" : [ [ "2014" ] ] }, "number-of-pages" : "311-343", "title" : "Working with Dynamic Crop Models", "type" : "book" }, "uris" : [ "http://www.mendeley.com/documents/?uuid=81137a61-6f72-42a2-a01c-f48fb446a511" ] } ], "mendeley" : { "formattedCitation" : "(Wallach et al. 2014)", "plainTextFormattedCitation" : "(Wallach et al. 2014)", "previouslyFormattedCitation" : "(Wallach &lt;i&gt;et al.&lt;/i&gt;, 2014)" }, "properties" : { "noteIndex" : 0 }, "schema" : "https://github.com/citation-style-language/schema/raw/master/csl-citation.json" }</w:instrText>
      </w:r>
      <w:r w:rsidRPr="008F287D">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(Wallach et al. 2014)</w:t>
      </w:r>
      <w:r w:rsidRPr="008F287D">
        <w:rPr>
          <w:rFonts w:ascii="Times New Roman" w:eastAsia="Times New Roman" w:hAnsi="Times New Roman" w:cs="Times New Roman"/>
          <w:color w:val="000000" w:themeColor="text1"/>
          <w:sz w:val="24"/>
          <w:szCs w:val="24"/>
          <w:lang w:val="en-US" w:eastAsia="pt-BR"/>
        </w:rPr>
        <w:fldChar w:fldCharType="end"/>
      </w:r>
      <w:r w:rsidRPr="008F287D">
        <w:rPr>
          <w:rFonts w:ascii="Times New Roman" w:eastAsia="Times New Roman" w:hAnsi="Times New Roman" w:cs="Times New Roman"/>
          <w:color w:val="000000" w:themeColor="text1"/>
          <w:sz w:val="24"/>
          <w:szCs w:val="24"/>
          <w:lang w:val="en-US" w:eastAsia="pt-BR"/>
        </w:rPr>
        <w:t>.</w:t>
      </w:r>
    </w:p>
    <w:p w14:paraId="594B08AF" w14:textId="340F2C2E" w:rsidR="00322BA5" w:rsidRPr="0010478B" w:rsidRDefault="00322BA5" w:rsidP="00C23ED6">
      <w:pPr>
        <w:pStyle w:val="Ttulo1"/>
      </w:pPr>
      <w:r w:rsidRPr="00A66BC1">
        <w:t>RESULTS</w:t>
      </w:r>
      <w:r w:rsidRPr="0010478B">
        <w:t xml:space="preserve"> </w:t>
      </w:r>
      <w:r w:rsidRPr="00741015">
        <w:t>AND</w:t>
      </w:r>
      <w:r w:rsidRPr="0010478B">
        <w:t xml:space="preserve"> DISCUSSION</w:t>
      </w:r>
    </w:p>
    <w:p w14:paraId="6F3B38C5" w14:textId="70461A16" w:rsidR="007F1F79" w:rsidRDefault="003A368B" w:rsidP="00C23ED6">
      <w:pPr>
        <w:pStyle w:val="Ttulo2"/>
      </w:pPr>
      <w:r>
        <w:t xml:space="preserve">Model </w:t>
      </w:r>
      <w:r w:rsidRPr="00A66BC1">
        <w:t>c</w:t>
      </w:r>
      <w:r w:rsidR="007F1F79" w:rsidRPr="00A66BC1">
        <w:t>alibration</w:t>
      </w:r>
      <w:r w:rsidR="007F1F79">
        <w:t xml:space="preserve"> </w:t>
      </w:r>
      <w:r>
        <w:t>and p</w:t>
      </w:r>
      <w:r w:rsidR="009C0E7C">
        <w:t xml:space="preserve">erformance to simulate crop components and soil water content </w:t>
      </w:r>
      <w:r w:rsidR="008E580D">
        <w:t>in southeast Brazil</w:t>
      </w:r>
    </w:p>
    <w:p w14:paraId="6605D22E" w14:textId="446DAD03" w:rsidR="008246BA" w:rsidRPr="00973667" w:rsidRDefault="004924C3" w:rsidP="008246BA">
      <w:pPr>
        <w:spacing w:line="480" w:lineRule="auto"/>
        <w:ind w:firstLine="720"/>
        <w:contextualSpacing/>
        <w:jc w:val="both"/>
        <w:rPr>
          <w:rFonts w:ascii="Calibri" w:hAnsi="Calibri"/>
          <w:lang w:val="en-US"/>
        </w:rPr>
      </w:pPr>
      <w:r w:rsidRPr="004924C3">
        <w:rPr>
          <w:rFonts w:ascii="Times New Roman" w:eastAsia="SimSun" w:hAnsi="Times New Roman" w:cs="Times New Roman"/>
          <w:sz w:val="24"/>
          <w:szCs w:val="24"/>
          <w:lang w:val="en-US"/>
        </w:rPr>
        <w:t xml:space="preserve">The values obtained using the calibration routine </w:t>
      </w:r>
      <w:r w:rsidR="00563227">
        <w:rPr>
          <w:rFonts w:ascii="Times New Roman" w:eastAsia="SimSun" w:hAnsi="Times New Roman" w:cs="Times New Roman"/>
          <w:sz w:val="24"/>
          <w:szCs w:val="24"/>
          <w:lang w:val="en-US"/>
        </w:rPr>
        <w:t xml:space="preserve">using a </w:t>
      </w:r>
      <w:r w:rsidRPr="004924C3">
        <w:rPr>
          <w:rFonts w:ascii="Times New Roman" w:eastAsia="SimSun" w:hAnsi="Times New Roman" w:cs="Times New Roman"/>
          <w:sz w:val="24"/>
          <w:szCs w:val="24"/>
          <w:lang w:val="en-US"/>
        </w:rPr>
        <w:t xml:space="preserve">constrained range of parameters </w:t>
      </w:r>
      <w:r w:rsidRPr="004924C3">
        <w:rPr>
          <w:rFonts w:ascii="Times New Roman" w:eastAsia="SimSun" w:hAnsi="Times New Roman" w:cs="Times New Roman"/>
          <w:sz w:val="24"/>
          <w:szCs w:val="24"/>
          <w:lang w:val="en-US"/>
        </w:rPr>
        <w:fldChar w:fldCharType="begin" w:fldLock="1"/>
      </w:r>
      <w:r w:rsidR="00521BEE">
        <w:rPr>
          <w:rFonts w:ascii="Times New Roman" w:eastAsia="SimSun" w:hAnsi="Times New Roman" w:cs="Times New Roman"/>
          <w:sz w:val="24"/>
          <w:szCs w:val="24"/>
          <w:lang w:val="en-US"/>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Pr="004924C3">
        <w:rPr>
          <w:rFonts w:ascii="Times New Roman" w:eastAsia="SimSun" w:hAnsi="Times New Roman" w:cs="Times New Roman"/>
          <w:sz w:val="24"/>
          <w:szCs w:val="24"/>
          <w:lang w:val="en-US"/>
        </w:rPr>
        <w:fldChar w:fldCharType="separate"/>
      </w:r>
      <w:r w:rsidR="00521BEE" w:rsidRPr="00521BEE">
        <w:rPr>
          <w:rFonts w:ascii="Times New Roman" w:eastAsia="SimSun" w:hAnsi="Times New Roman" w:cs="Times New Roman"/>
          <w:noProof/>
          <w:sz w:val="24"/>
          <w:szCs w:val="24"/>
          <w:lang w:val="en-US"/>
        </w:rPr>
        <w:t>(F. R. Marin and Jones 2014)</w:t>
      </w:r>
      <w:r w:rsidRPr="004924C3">
        <w:rPr>
          <w:rFonts w:ascii="Times New Roman" w:eastAsia="SimSun" w:hAnsi="Times New Roman" w:cs="Times New Roman"/>
          <w:sz w:val="24"/>
          <w:szCs w:val="24"/>
          <w:lang w:val="en-US"/>
        </w:rPr>
        <w:fldChar w:fldCharType="end"/>
      </w:r>
      <w:r w:rsidR="00CE1D2A">
        <w:rPr>
          <w:rFonts w:ascii="Times New Roman" w:eastAsia="SimSun" w:hAnsi="Times New Roman" w:cs="Times New Roman"/>
          <w:sz w:val="24"/>
          <w:szCs w:val="24"/>
          <w:lang w:val="en-US"/>
        </w:rPr>
        <w:t xml:space="preserve"> and</w:t>
      </w:r>
      <w:r w:rsidRPr="004924C3">
        <w:rPr>
          <w:rFonts w:ascii="Times New Roman" w:eastAsia="SimSun" w:hAnsi="Times New Roman" w:cs="Times New Roman"/>
          <w:sz w:val="24"/>
          <w:szCs w:val="24"/>
          <w:lang w:val="en-US"/>
        </w:rPr>
        <w:t xml:space="preserve"> pre-defined parameters </w:t>
      </w:r>
      <w:r w:rsidRPr="004924C3">
        <w:rPr>
          <w:rFonts w:ascii="Times New Roman" w:eastAsia="SimSun" w:hAnsi="Times New Roman" w:cs="Times New Roman"/>
          <w:sz w:val="24"/>
          <w:szCs w:val="24"/>
          <w:lang w:val="en-US"/>
        </w:rPr>
        <w:fldChar w:fldCharType="begin" w:fldLock="1"/>
      </w:r>
      <w:r w:rsidR="00521BEE">
        <w:rPr>
          <w:rFonts w:ascii="Times New Roman" w:eastAsia="SimSun" w:hAnsi="Times New Roman" w:cs="Times New Roman"/>
          <w:sz w:val="24"/>
          <w:szCs w:val="24"/>
          <w:lang w:val="en-US"/>
        </w:rPr>
        <w:instrText>ADDIN CSL_CITATION { "citationItems" : [ { "id" : "ITEM-1", "itemData" : { "author" : [ { "dropping-particle" : "", "family" : "Marin", "given" : "F\u00e1bio Ricardo", "non-dropping-particle" : "", "parse-names" : false, "suffix" : "" } ], "id" : "ITEM-1", "issued" : { "date-parts" : [ [ "2014" ] ] }, "page" : "0-262", "title" : "Universidade de S\u00e3o Paulo Escola Superior de A gricultura \u201c Luiz de Queiroz \u201d Efici\u00eancia de produ\u00e7\u00e3o da cana-de-a\u00e7\u00facar brasileira : estado atual e cen\u00e1rios futuros baseados em simula\u00e7\u00f5es multimodelos F\u00e1bio Ricardo Marin Engenheiro Agr\u00f4nomo Piracicaba \u2013 SP", "type" : "article-journal" }, "uris" : [ "http://www.mendeley.com/documents/?uuid=60bac3e7-2b53-45fc-9cb3-79149ea83224" ] } ], "mendeley" : { "formattedCitation" : "(F\u00e1bio Ricardo Marin 2014)", "plainTextFormattedCitation" : "(F\u00e1bio Ricardo Marin 2014)", "previouslyFormattedCitation" : "(Marin, 2014)" }, "properties" : { "noteIndex" : 0 }, "schema" : "https://github.com/citation-style-language/schema/raw/master/csl-citation.json" }</w:instrText>
      </w:r>
      <w:r w:rsidRPr="004924C3">
        <w:rPr>
          <w:rFonts w:ascii="Times New Roman" w:eastAsia="SimSun" w:hAnsi="Times New Roman" w:cs="Times New Roman"/>
          <w:sz w:val="24"/>
          <w:szCs w:val="24"/>
          <w:lang w:val="en-US"/>
        </w:rPr>
        <w:fldChar w:fldCharType="separate"/>
      </w:r>
      <w:r w:rsidR="00521BEE" w:rsidRPr="00521BEE">
        <w:rPr>
          <w:rFonts w:ascii="Times New Roman" w:eastAsia="SimSun" w:hAnsi="Times New Roman" w:cs="Times New Roman"/>
          <w:noProof/>
          <w:sz w:val="24"/>
          <w:szCs w:val="24"/>
          <w:lang w:val="en-US"/>
        </w:rPr>
        <w:t>(Fábio Ricardo Marin 2014)</w:t>
      </w:r>
      <w:r w:rsidRPr="004924C3">
        <w:rPr>
          <w:rFonts w:ascii="Times New Roman" w:eastAsia="SimSun" w:hAnsi="Times New Roman" w:cs="Times New Roman"/>
          <w:sz w:val="24"/>
          <w:szCs w:val="24"/>
          <w:lang w:val="en-US"/>
        </w:rPr>
        <w:fldChar w:fldCharType="end"/>
      </w:r>
      <w:r w:rsidRPr="004924C3">
        <w:rPr>
          <w:rFonts w:ascii="Times New Roman" w:eastAsia="SimSun" w:hAnsi="Times New Roman" w:cs="Times New Roman"/>
          <w:sz w:val="24"/>
          <w:szCs w:val="24"/>
          <w:lang w:val="en-US"/>
        </w:rPr>
        <w:t xml:space="preserve"> are summarized in </w:t>
      </w:r>
      <w:r w:rsidRPr="004924C3">
        <w:rPr>
          <w:rFonts w:ascii="Times New Roman" w:eastAsia="SimSun" w:hAnsi="Times New Roman" w:cs="Times New Roman"/>
          <w:sz w:val="24"/>
          <w:szCs w:val="24"/>
          <w:lang w:val="en-US"/>
        </w:rPr>
        <w:fldChar w:fldCharType="begin"/>
      </w:r>
      <w:r w:rsidRPr="004924C3">
        <w:rPr>
          <w:rFonts w:ascii="Times New Roman" w:eastAsia="SimSun" w:hAnsi="Times New Roman" w:cs="Times New Roman"/>
          <w:sz w:val="24"/>
          <w:szCs w:val="24"/>
          <w:lang w:val="en-US"/>
        </w:rPr>
        <w:instrText xml:space="preserve"> REF _Ref467627271 \h  \* MERGEFORMAT </w:instrText>
      </w:r>
      <w:r w:rsidRPr="004924C3">
        <w:rPr>
          <w:rFonts w:ascii="Times New Roman" w:eastAsia="SimSun" w:hAnsi="Times New Roman" w:cs="Times New Roman"/>
          <w:sz w:val="24"/>
          <w:szCs w:val="24"/>
          <w:lang w:val="en-US"/>
        </w:rPr>
      </w:r>
      <w:r w:rsidRPr="004924C3">
        <w:rPr>
          <w:rFonts w:ascii="Times New Roman" w:eastAsia="SimSun" w:hAnsi="Times New Roman" w:cs="Times New Roman"/>
          <w:sz w:val="24"/>
          <w:szCs w:val="24"/>
          <w:lang w:val="en-US"/>
        </w:rPr>
        <w:fldChar w:fldCharType="separate"/>
      </w:r>
      <w:r w:rsidR="00D31829" w:rsidRPr="00B7641C">
        <w:rPr>
          <w:rFonts w:ascii="Times New Roman" w:eastAsia="SimSun" w:hAnsi="Times New Roman" w:cs="Times New Roman"/>
          <w:sz w:val="24"/>
          <w:szCs w:val="24"/>
          <w:lang w:val="en-US"/>
        </w:rPr>
        <w:t>Table 5</w:t>
      </w:r>
      <w:r w:rsidRPr="004924C3">
        <w:rPr>
          <w:rFonts w:ascii="Times New Roman" w:eastAsia="SimSun" w:hAnsi="Times New Roman" w:cs="Times New Roman"/>
          <w:sz w:val="24"/>
          <w:szCs w:val="24"/>
          <w:lang w:val="en-US"/>
        </w:rPr>
        <w:fldChar w:fldCharType="end"/>
      </w:r>
      <w:r w:rsidRPr="004924C3">
        <w:rPr>
          <w:rFonts w:ascii="Times New Roman" w:eastAsia="SimSun" w:hAnsi="Times New Roman" w:cs="Times New Roman"/>
          <w:sz w:val="24"/>
          <w:szCs w:val="24"/>
          <w:lang w:val="en-US"/>
        </w:rPr>
        <w:t xml:space="preserve">. The </w:t>
      </w:r>
      <w:r w:rsidR="00E46990">
        <w:rPr>
          <w:rFonts w:ascii="Times New Roman" w:eastAsia="SimSun" w:hAnsi="Times New Roman" w:cs="Times New Roman"/>
          <w:sz w:val="24"/>
          <w:szCs w:val="24"/>
          <w:lang w:val="en-US"/>
        </w:rPr>
        <w:t xml:space="preserve">best values for </w:t>
      </w:r>
      <w:r w:rsidRPr="004924C3">
        <w:rPr>
          <w:rFonts w:ascii="Times New Roman" w:eastAsia="SimSun" w:hAnsi="Times New Roman" w:cs="Times New Roman"/>
          <w:sz w:val="24"/>
          <w:szCs w:val="24"/>
          <w:lang w:val="en-US"/>
        </w:rPr>
        <w:t xml:space="preserve">RMSE </w:t>
      </w:r>
      <w:r w:rsidR="00E46990">
        <w:rPr>
          <w:rFonts w:ascii="Times New Roman" w:eastAsia="SimSun" w:hAnsi="Times New Roman" w:cs="Times New Roman"/>
          <w:sz w:val="24"/>
          <w:szCs w:val="24"/>
          <w:lang w:val="en-US"/>
        </w:rPr>
        <w:t>for</w:t>
      </w:r>
      <w:r w:rsidRPr="004924C3">
        <w:rPr>
          <w:rFonts w:ascii="Times New Roman" w:eastAsia="SimSun" w:hAnsi="Times New Roman" w:cs="Times New Roman"/>
          <w:sz w:val="24"/>
          <w:szCs w:val="24"/>
          <w:lang w:val="en-US"/>
        </w:rPr>
        <w:t xml:space="preserve"> green lea</w:t>
      </w:r>
      <w:r w:rsidR="00E46990">
        <w:rPr>
          <w:rFonts w:ascii="Times New Roman" w:eastAsia="SimSun" w:hAnsi="Times New Roman" w:cs="Times New Roman"/>
          <w:sz w:val="24"/>
          <w:szCs w:val="24"/>
          <w:lang w:val="en-US"/>
        </w:rPr>
        <w:t>f</w:t>
      </w:r>
      <w:r w:rsidRPr="004924C3">
        <w:rPr>
          <w:rFonts w:ascii="Times New Roman" w:eastAsia="SimSun" w:hAnsi="Times New Roman" w:cs="Times New Roman"/>
          <w:sz w:val="24"/>
          <w:szCs w:val="24"/>
          <w:lang w:val="en-US"/>
        </w:rPr>
        <w:t xml:space="preserve"> number, LAI and tillering measurements were 1.82 green leaves tiller</w:t>
      </w:r>
      <w:r w:rsidRPr="004924C3">
        <w:rPr>
          <w:rFonts w:ascii="Times New Roman" w:eastAsia="SimSun" w:hAnsi="Times New Roman" w:cs="Times New Roman"/>
          <w:sz w:val="24"/>
          <w:szCs w:val="24"/>
          <w:vertAlign w:val="superscript"/>
          <w:lang w:val="en-US"/>
        </w:rPr>
        <w:t>-1</w:t>
      </w:r>
      <w:r w:rsidRPr="004924C3">
        <w:rPr>
          <w:rFonts w:ascii="Times New Roman" w:eastAsia="SimSun" w:hAnsi="Times New Roman" w:cs="Times New Roman"/>
          <w:sz w:val="24"/>
          <w:szCs w:val="24"/>
          <w:lang w:val="en-US"/>
        </w:rPr>
        <w:t>, 1.36 m</w:t>
      </w:r>
      <w:r w:rsidRPr="004924C3">
        <w:rPr>
          <w:rFonts w:ascii="Times New Roman" w:eastAsia="SimSun" w:hAnsi="Times New Roman" w:cs="Times New Roman"/>
          <w:sz w:val="24"/>
          <w:szCs w:val="24"/>
          <w:vertAlign w:val="superscript"/>
          <w:lang w:val="en-US"/>
        </w:rPr>
        <w:t>2</w:t>
      </w:r>
      <w:r w:rsidRPr="004924C3">
        <w:rPr>
          <w:rFonts w:ascii="Times New Roman" w:eastAsia="SimSun" w:hAnsi="Times New Roman" w:cs="Times New Roman"/>
          <w:sz w:val="24"/>
          <w:szCs w:val="24"/>
          <w:lang w:val="en-US"/>
        </w:rPr>
        <w:t xml:space="preserve"> m</w:t>
      </w:r>
      <w:r w:rsidRPr="004924C3">
        <w:rPr>
          <w:rFonts w:ascii="Times New Roman" w:eastAsia="SimSun" w:hAnsi="Times New Roman" w:cs="Times New Roman"/>
          <w:sz w:val="24"/>
          <w:szCs w:val="24"/>
          <w:vertAlign w:val="superscript"/>
          <w:lang w:val="en-US"/>
        </w:rPr>
        <w:t>-2</w:t>
      </w:r>
      <w:r w:rsidRPr="004924C3">
        <w:rPr>
          <w:rFonts w:ascii="Times New Roman" w:eastAsia="SimSun" w:hAnsi="Times New Roman" w:cs="Times New Roman"/>
          <w:sz w:val="24"/>
          <w:szCs w:val="24"/>
          <w:lang w:val="en-US"/>
        </w:rPr>
        <w:t xml:space="preserve"> and 3.64</w:t>
      </w:r>
      <w:ins w:id="399" w:author="Quirijn de Jong van Lier" w:date="2017-08-22T15:52:00Z">
        <w:r w:rsidR="00094EF8">
          <w:rPr>
            <w:rFonts w:ascii="Times New Roman" w:eastAsia="SimSun" w:hAnsi="Times New Roman" w:cs="Times New Roman"/>
            <w:sz w:val="24"/>
            <w:szCs w:val="24"/>
            <w:lang w:val="en-US"/>
          </w:rPr>
          <w:t> </w:t>
        </w:r>
      </w:ins>
      <w:del w:id="400" w:author="Quirijn de Jong van Lier" w:date="2017-08-22T15:52:00Z">
        <w:r w:rsidRPr="004924C3" w:rsidDel="00094EF8">
          <w:rPr>
            <w:rFonts w:ascii="Times New Roman" w:eastAsia="SimSun" w:hAnsi="Times New Roman" w:cs="Times New Roman"/>
            <w:sz w:val="24"/>
            <w:szCs w:val="24"/>
            <w:lang w:val="en-US"/>
          </w:rPr>
          <w:delText xml:space="preserve"> </w:delText>
        </w:r>
      </w:del>
      <w:r w:rsidRPr="004924C3">
        <w:rPr>
          <w:rFonts w:ascii="Times New Roman" w:eastAsia="SimSun" w:hAnsi="Times New Roman" w:cs="Times New Roman"/>
          <w:sz w:val="24"/>
          <w:szCs w:val="24"/>
          <w:lang w:val="en-US"/>
        </w:rPr>
        <w:t>tillers</w:t>
      </w:r>
      <w:del w:id="401" w:author="Quirijn de Jong van Lier" w:date="2017-08-22T15:52:00Z">
        <w:r w:rsidRPr="004924C3" w:rsidDel="00094EF8">
          <w:rPr>
            <w:rFonts w:ascii="Times New Roman" w:eastAsia="SimSun" w:hAnsi="Times New Roman" w:cs="Times New Roman"/>
            <w:sz w:val="24"/>
            <w:szCs w:val="24"/>
            <w:lang w:val="en-US"/>
          </w:rPr>
          <w:delText xml:space="preserve"> </w:delText>
        </w:r>
      </w:del>
      <w:ins w:id="402" w:author="Quirijn de Jong van Lier" w:date="2017-08-22T15:52:00Z">
        <w:r w:rsidR="00094EF8">
          <w:rPr>
            <w:rFonts w:ascii="Times New Roman" w:eastAsia="SimSun" w:hAnsi="Times New Roman" w:cs="Times New Roman"/>
            <w:sz w:val="24"/>
            <w:szCs w:val="24"/>
            <w:lang w:val="en-US"/>
          </w:rPr>
          <w:t> </w:t>
        </w:r>
      </w:ins>
      <w:r w:rsidRPr="004924C3">
        <w:rPr>
          <w:rFonts w:ascii="Times New Roman" w:eastAsia="SimSun" w:hAnsi="Times New Roman" w:cs="Times New Roman"/>
          <w:sz w:val="24"/>
          <w:szCs w:val="24"/>
          <w:lang w:val="en-US"/>
        </w:rPr>
        <w:t>m</w:t>
      </w:r>
      <w:r w:rsidRPr="004924C3">
        <w:rPr>
          <w:rFonts w:ascii="Times New Roman" w:eastAsia="SimSun" w:hAnsi="Times New Roman" w:cs="Times New Roman"/>
          <w:sz w:val="24"/>
          <w:szCs w:val="24"/>
          <w:vertAlign w:val="superscript"/>
          <w:lang w:val="en-US"/>
        </w:rPr>
        <w:t>-2</w:t>
      </w:r>
      <w:r w:rsidRPr="004924C3">
        <w:rPr>
          <w:rFonts w:ascii="Times New Roman" w:eastAsia="SimSun" w:hAnsi="Times New Roman" w:cs="Times New Roman"/>
          <w:sz w:val="24"/>
          <w:szCs w:val="24"/>
          <w:lang w:val="en-US"/>
        </w:rPr>
        <w:t xml:space="preserve">, respectively. The parameter values optimized for tillering on maturation and maximum green leaf number were </w:t>
      </w:r>
      <w:proofErr w:type="gramStart"/>
      <w:r w:rsidRPr="004924C3">
        <w:rPr>
          <w:rFonts w:ascii="Times New Roman" w:eastAsia="SimSun" w:hAnsi="Times New Roman" w:cs="Times New Roman"/>
          <w:sz w:val="24"/>
          <w:szCs w:val="24"/>
          <w:lang w:val="en-US"/>
        </w:rPr>
        <w:t>similar to</w:t>
      </w:r>
      <w:proofErr w:type="gramEnd"/>
      <w:r w:rsidRPr="004924C3">
        <w:rPr>
          <w:rFonts w:ascii="Times New Roman" w:eastAsia="SimSun" w:hAnsi="Times New Roman" w:cs="Times New Roman"/>
          <w:sz w:val="24"/>
          <w:szCs w:val="24"/>
          <w:lang w:val="en-US"/>
        </w:rPr>
        <w:t xml:space="preserve"> </w:t>
      </w:r>
      <w:r w:rsidR="00B11D4C">
        <w:rPr>
          <w:rFonts w:ascii="Times New Roman" w:eastAsia="SimSun" w:hAnsi="Times New Roman" w:cs="Times New Roman"/>
          <w:sz w:val="24"/>
          <w:szCs w:val="24"/>
          <w:lang w:val="en-US"/>
        </w:rPr>
        <w:t>measured</w:t>
      </w:r>
      <w:r w:rsidRPr="004924C3">
        <w:rPr>
          <w:rFonts w:ascii="Times New Roman" w:eastAsia="SimSun" w:hAnsi="Times New Roman" w:cs="Times New Roman"/>
          <w:sz w:val="24"/>
          <w:szCs w:val="24"/>
          <w:lang w:val="en-US"/>
        </w:rPr>
        <w:t xml:space="preserve"> </w:t>
      </w:r>
      <w:r w:rsidR="00E46990">
        <w:rPr>
          <w:rFonts w:ascii="Times New Roman" w:eastAsia="SimSun" w:hAnsi="Times New Roman" w:cs="Times New Roman"/>
          <w:sz w:val="24"/>
          <w:szCs w:val="24"/>
          <w:lang w:val="en-US"/>
        </w:rPr>
        <w:t>values in the</w:t>
      </w:r>
      <w:r w:rsidRPr="004924C3">
        <w:rPr>
          <w:rFonts w:ascii="Times New Roman" w:eastAsia="SimSun" w:hAnsi="Times New Roman" w:cs="Times New Roman"/>
          <w:sz w:val="24"/>
          <w:szCs w:val="24"/>
          <w:lang w:val="en-US"/>
        </w:rPr>
        <w:t xml:space="preserve"> field experiment</w:t>
      </w:r>
      <w:r w:rsidR="00E46990">
        <w:rPr>
          <w:rFonts w:ascii="Times New Roman" w:eastAsia="SimSun" w:hAnsi="Times New Roman" w:cs="Times New Roman"/>
          <w:sz w:val="24"/>
          <w:szCs w:val="24"/>
          <w:lang w:val="en-US"/>
        </w:rPr>
        <w:t>,</w:t>
      </w:r>
      <w:r w:rsidRPr="004924C3">
        <w:rPr>
          <w:rFonts w:ascii="Times New Roman" w:eastAsia="SimSun" w:hAnsi="Times New Roman" w:cs="Times New Roman"/>
          <w:sz w:val="24"/>
          <w:szCs w:val="24"/>
          <w:lang w:val="en-US"/>
        </w:rPr>
        <w:t xml:space="preserve"> 10.86 tillers m</w:t>
      </w:r>
      <w:r w:rsidRPr="004924C3">
        <w:rPr>
          <w:rFonts w:ascii="Times New Roman" w:eastAsia="SimSun" w:hAnsi="Times New Roman" w:cs="Times New Roman"/>
          <w:sz w:val="24"/>
          <w:szCs w:val="24"/>
          <w:vertAlign w:val="superscript"/>
          <w:lang w:val="en-US"/>
        </w:rPr>
        <w:t>-2</w:t>
      </w:r>
      <w:r w:rsidRPr="004924C3">
        <w:rPr>
          <w:rFonts w:ascii="Times New Roman" w:eastAsia="SimSun" w:hAnsi="Times New Roman" w:cs="Times New Roman"/>
          <w:sz w:val="24"/>
          <w:szCs w:val="24"/>
          <w:lang w:val="en-US"/>
        </w:rPr>
        <w:t xml:space="preserve"> and 4.74 leaves tiller</w:t>
      </w:r>
      <w:r w:rsidRPr="004924C3">
        <w:rPr>
          <w:rFonts w:ascii="Times New Roman" w:eastAsia="SimSun" w:hAnsi="Times New Roman" w:cs="Times New Roman"/>
          <w:sz w:val="24"/>
          <w:szCs w:val="24"/>
          <w:vertAlign w:val="superscript"/>
          <w:lang w:val="en-US"/>
        </w:rPr>
        <w:t>-1</w:t>
      </w:r>
      <w:r w:rsidRPr="004924C3">
        <w:rPr>
          <w:rFonts w:ascii="Times New Roman" w:eastAsia="SimSun" w:hAnsi="Times New Roman" w:cs="Times New Roman"/>
          <w:sz w:val="24"/>
          <w:szCs w:val="24"/>
          <w:lang w:val="en-US"/>
        </w:rPr>
        <w:t xml:space="preserve"> (average </w:t>
      </w:r>
      <w:r w:rsidR="00E46990">
        <w:rPr>
          <w:rFonts w:ascii="Times New Roman" w:eastAsia="SimSun" w:hAnsi="Times New Roman" w:cs="Times New Roman"/>
          <w:sz w:val="24"/>
          <w:szCs w:val="24"/>
          <w:lang w:val="en-US"/>
        </w:rPr>
        <w:t>values among</w:t>
      </w:r>
      <w:r w:rsidRPr="004924C3">
        <w:rPr>
          <w:rFonts w:ascii="Times New Roman" w:eastAsia="SimSun" w:hAnsi="Times New Roman" w:cs="Times New Roman"/>
          <w:sz w:val="24"/>
          <w:szCs w:val="24"/>
          <w:lang w:val="en-US"/>
        </w:rPr>
        <w:t xml:space="preserve"> treatments). </w:t>
      </w:r>
      <w:r w:rsidR="00E46990">
        <w:rPr>
          <w:rFonts w:ascii="Times New Roman" w:eastAsia="SimSun" w:hAnsi="Times New Roman" w:cs="Times New Roman"/>
          <w:sz w:val="24"/>
          <w:szCs w:val="24"/>
          <w:lang w:val="en-US"/>
        </w:rPr>
        <w:t>The estimated p</w:t>
      </w:r>
      <w:r w:rsidRPr="004924C3">
        <w:rPr>
          <w:rFonts w:ascii="Times New Roman" w:eastAsia="SimSun" w:hAnsi="Times New Roman" w:cs="Times New Roman"/>
          <w:sz w:val="24"/>
          <w:szCs w:val="24"/>
          <w:lang w:val="en-US"/>
        </w:rPr>
        <w:t xml:space="preserve">opulation peak </w:t>
      </w:r>
      <w:r w:rsidR="00E46990">
        <w:rPr>
          <w:rFonts w:ascii="Times New Roman" w:eastAsia="SimSun" w:hAnsi="Times New Roman" w:cs="Times New Roman"/>
          <w:sz w:val="24"/>
          <w:szCs w:val="24"/>
          <w:lang w:val="en-US"/>
        </w:rPr>
        <w:t xml:space="preserve">was </w:t>
      </w:r>
      <w:r w:rsidRPr="004924C3">
        <w:rPr>
          <w:rFonts w:ascii="Times New Roman" w:eastAsia="SimSun" w:hAnsi="Times New Roman" w:cs="Times New Roman"/>
          <w:sz w:val="24"/>
          <w:szCs w:val="24"/>
          <w:lang w:val="en-US"/>
        </w:rPr>
        <w:t>also close to measured data (20.77 tillers m</w:t>
      </w:r>
      <w:r w:rsidRPr="004924C3">
        <w:rPr>
          <w:rFonts w:ascii="Times New Roman" w:eastAsia="SimSun" w:hAnsi="Times New Roman" w:cs="Times New Roman"/>
          <w:sz w:val="24"/>
          <w:szCs w:val="24"/>
          <w:vertAlign w:val="superscript"/>
          <w:lang w:val="en-US"/>
        </w:rPr>
        <w:t>-2</w:t>
      </w:r>
      <w:r w:rsidRPr="004924C3">
        <w:rPr>
          <w:rFonts w:ascii="Times New Roman" w:eastAsia="SimSun" w:hAnsi="Times New Roman" w:cs="Times New Roman"/>
          <w:sz w:val="24"/>
          <w:szCs w:val="24"/>
          <w:lang w:val="en-US"/>
        </w:rPr>
        <w:t xml:space="preserve">), however, </w:t>
      </w:r>
      <w:r w:rsidR="00E46990">
        <w:rPr>
          <w:rFonts w:ascii="Times New Roman" w:eastAsia="SimSun" w:hAnsi="Times New Roman" w:cs="Times New Roman"/>
          <w:sz w:val="24"/>
          <w:szCs w:val="24"/>
          <w:lang w:val="en-US"/>
        </w:rPr>
        <w:t xml:space="preserve">a </w:t>
      </w:r>
      <w:r w:rsidRPr="004924C3">
        <w:rPr>
          <w:rFonts w:ascii="Times New Roman" w:eastAsia="SimSun" w:hAnsi="Times New Roman" w:cs="Times New Roman"/>
          <w:sz w:val="24"/>
          <w:szCs w:val="24"/>
          <w:lang w:val="en-US"/>
        </w:rPr>
        <w:t xml:space="preserve">significant difference between </w:t>
      </w:r>
      <w:r w:rsidR="00E46990">
        <w:rPr>
          <w:rFonts w:ascii="Times New Roman" w:eastAsia="SimSun" w:hAnsi="Times New Roman" w:cs="Times New Roman"/>
          <w:sz w:val="24"/>
          <w:szCs w:val="24"/>
          <w:lang w:val="en-US"/>
        </w:rPr>
        <w:t xml:space="preserve">the </w:t>
      </w:r>
      <w:r w:rsidRPr="004924C3">
        <w:rPr>
          <w:rFonts w:ascii="Times New Roman" w:eastAsia="SimSun" w:hAnsi="Times New Roman" w:cs="Times New Roman"/>
          <w:sz w:val="24"/>
          <w:szCs w:val="24"/>
          <w:lang w:val="en-US"/>
        </w:rPr>
        <w:t xml:space="preserve">peak population of treatment with </w:t>
      </w:r>
      <w:r w:rsidR="005143CF">
        <w:rPr>
          <w:rFonts w:ascii="Times New Roman" w:eastAsia="SimSun" w:hAnsi="Times New Roman" w:cs="Times New Roman"/>
          <w:sz w:val="24"/>
          <w:szCs w:val="24"/>
          <w:lang w:val="en-US"/>
        </w:rPr>
        <w:t>trash</w:t>
      </w:r>
      <w:r w:rsidRPr="004924C3">
        <w:rPr>
          <w:rFonts w:ascii="Times New Roman" w:eastAsia="SimSun" w:hAnsi="Times New Roman" w:cs="Times New Roman"/>
          <w:sz w:val="24"/>
          <w:szCs w:val="24"/>
          <w:lang w:val="en-US"/>
        </w:rPr>
        <w:t xml:space="preserve"> and without </w:t>
      </w:r>
      <w:r w:rsidR="005143CF">
        <w:rPr>
          <w:rFonts w:ascii="Times New Roman" w:eastAsia="SimSun" w:hAnsi="Times New Roman" w:cs="Times New Roman"/>
          <w:sz w:val="24"/>
          <w:szCs w:val="24"/>
          <w:lang w:val="en-US"/>
        </w:rPr>
        <w:t>trash</w:t>
      </w:r>
      <w:r w:rsidRPr="004924C3">
        <w:rPr>
          <w:rFonts w:ascii="Times New Roman" w:eastAsia="SimSun" w:hAnsi="Times New Roman" w:cs="Times New Roman"/>
          <w:sz w:val="24"/>
          <w:szCs w:val="24"/>
          <w:lang w:val="en-US"/>
        </w:rPr>
        <w:t xml:space="preserve"> was observed and might be related to soil temperature and light interception </w:t>
      </w:r>
      <w:r w:rsidRPr="004924C3">
        <w:rPr>
          <w:rFonts w:ascii="Times New Roman" w:eastAsia="SimSun" w:hAnsi="Times New Roman" w:cs="Times New Roman"/>
          <w:sz w:val="24"/>
          <w:szCs w:val="24"/>
          <w:lang w:val="en-US"/>
        </w:rPr>
        <w:fldChar w:fldCharType="begin" w:fldLock="1"/>
      </w:r>
      <w:r w:rsidR="00521BEE">
        <w:rPr>
          <w:rFonts w:ascii="Times New Roman" w:eastAsia="SimSun" w:hAnsi="Times New Roman" w:cs="Times New Roman"/>
          <w:sz w:val="24"/>
          <w:szCs w:val="24"/>
          <w:lang w:val="en-US"/>
        </w:rPr>
        <w:instrText>ADDIN CSL_CITATION { "citationItems" : [ { "id" : "ITEM-1", "itemData" : { "DOI" : "10.1016/S0308-521X(02)00076-8", "ISBN" : "0308-521X", "ISSN" : "0308521X", "abstract" : "Tiller density on commercial sugarcane fields is a dynamic variable and part of the canopy that interacts with the environment. Three internal processes influence tiller density in well-watered crops. Those are (1) primary tiller germination, (2) underground branching (tillering) and (3) tiller senescence. Current sugarcane models depend on light interception, partly determined by tiller density, to simulate photosynthesis and evapotranspiration. In this paper a model is described that takes mechanistic canopy processes, like tillering and light competition into consideration. Five phases of canopy development are described. The model was calibrated on one cultivar and has mean errors close to half those of the CANEGRO model in tiller numbers per ha (RMSE = 78,577 cf. RMSE = 149,084) and%PAR light interception (RMSE = 8.5 cf. RMSE = 13.8), respectively. The model's mechanistic nature enables its application in more sensitive tiller and canopy dependent processes, such as high tiller densities, extensive ratooning and stool damage. ?? 2002 Elsevier Science Ltd. All rights reserved.", "author" : [ { "dropping-particle" : "", "family" : "Bezuidenhout", "given" : "C. N.", "non-dropping-particle" : "", "parse-names" : false, "suffix" : "" }, { "dropping-particle" : "", "family" : "O'Leary", "given" : "G. J.", "non-dropping-particle" : "", "parse-names" : false, "suffix" : "" }, { "dropping-particle" : "", "family" : "Singels", "given" : "A.", "non-dropping-particle" : "", "parse-names" : false, "suffix" : "" }, { "dropping-particle" : "", "family" : "Bajic", "given" : "V. B.", "non-dropping-particle" : "", "parse-names" : false, "suffix" : "" } ], "container-title" : "Agricultural Systems", "id" : "ITEM-1", "issue" : "2", "issued" : { "date-parts" : [ [ "2003" ] ] }, "page" : "589-599", "title" : "A process-based model to simulate changes in tiller density and light interception of sugarcane crops", "type" : "article-journal", "volume" : "76" }, "uris" : [ "http://www.mendeley.com/documents/?uuid=214f4ec6-27b8-4aa5-9c3e-2544b53b7242" ] } ], "mendeley" : { "formattedCitation" : "(Bezuidenhout et al. 2003)", "plainTextFormattedCitation" : "(Bezuidenhout et al. 2003)", "previouslyFormattedCitation" : "(Bezuidenhout &lt;i&gt;et al.&lt;/i&gt;, 2003)" }, "properties" : { "noteIndex" : 0 }, "schema" : "https://github.com/citation-style-language/schema/raw/master/csl-citation.json" }</w:instrText>
      </w:r>
      <w:r w:rsidRPr="004924C3">
        <w:rPr>
          <w:rFonts w:ascii="Times New Roman" w:eastAsia="SimSun" w:hAnsi="Times New Roman" w:cs="Times New Roman"/>
          <w:sz w:val="24"/>
          <w:szCs w:val="24"/>
          <w:lang w:val="en-US"/>
        </w:rPr>
        <w:fldChar w:fldCharType="separate"/>
      </w:r>
      <w:r w:rsidR="00521BEE" w:rsidRPr="00521BEE">
        <w:rPr>
          <w:rFonts w:ascii="Times New Roman" w:eastAsia="SimSun" w:hAnsi="Times New Roman" w:cs="Times New Roman"/>
          <w:noProof/>
          <w:sz w:val="24"/>
          <w:szCs w:val="24"/>
          <w:lang w:val="en-US"/>
        </w:rPr>
        <w:t>(Bezuidenhout et al. 2003)</w:t>
      </w:r>
      <w:r w:rsidRPr="004924C3">
        <w:rPr>
          <w:rFonts w:ascii="Times New Roman" w:eastAsia="SimSun" w:hAnsi="Times New Roman" w:cs="Times New Roman"/>
          <w:sz w:val="24"/>
          <w:szCs w:val="24"/>
          <w:lang w:val="en-US"/>
        </w:rPr>
        <w:fldChar w:fldCharType="end"/>
      </w:r>
      <w:r w:rsidRPr="004924C3">
        <w:rPr>
          <w:rFonts w:ascii="Times New Roman" w:eastAsia="SimSun" w:hAnsi="Times New Roman" w:cs="Times New Roman"/>
          <w:sz w:val="24"/>
          <w:szCs w:val="24"/>
          <w:lang w:val="en-US"/>
        </w:rPr>
        <w:t>.</w:t>
      </w:r>
    </w:p>
    <w:p w14:paraId="085D0DCC" w14:textId="71E98328" w:rsidR="00973667" w:rsidRPr="00973667" w:rsidRDefault="00973667" w:rsidP="00973667">
      <w:pPr>
        <w:keepNext/>
        <w:spacing w:after="0" w:line="240" w:lineRule="auto"/>
        <w:jc w:val="both"/>
        <w:rPr>
          <w:rFonts w:ascii="Times New Roman" w:eastAsia="SimSun" w:hAnsi="Times New Roman" w:cs="Times New Roman"/>
          <w:bCs/>
          <w:szCs w:val="18"/>
          <w:lang w:val="en-US" w:eastAsia="zh-CN"/>
        </w:rPr>
      </w:pPr>
      <w:bookmarkStart w:id="403" w:name="_Ref467627271"/>
      <w:r w:rsidRPr="00973667">
        <w:rPr>
          <w:rFonts w:ascii="Times New Roman" w:eastAsia="SimSun" w:hAnsi="Times New Roman" w:cs="Times New Roman"/>
          <w:bCs/>
          <w:szCs w:val="18"/>
          <w:lang w:val="en-US" w:eastAsia="zh-CN"/>
        </w:rPr>
        <w:lastRenderedPageBreak/>
        <w:t xml:space="preserve">Table </w:t>
      </w:r>
      <w:r w:rsidRPr="00973667">
        <w:rPr>
          <w:rFonts w:ascii="Times New Roman" w:eastAsia="SimSun" w:hAnsi="Times New Roman" w:cs="Times New Roman"/>
          <w:bCs/>
          <w:szCs w:val="18"/>
          <w:lang w:eastAsia="zh-CN"/>
        </w:rPr>
        <w:fldChar w:fldCharType="begin"/>
      </w:r>
      <w:r w:rsidRPr="00973667">
        <w:rPr>
          <w:rFonts w:ascii="Times New Roman" w:eastAsia="SimSun" w:hAnsi="Times New Roman" w:cs="Times New Roman"/>
          <w:bCs/>
          <w:szCs w:val="18"/>
          <w:lang w:val="en-US" w:eastAsia="zh-CN"/>
        </w:rPr>
        <w:instrText xml:space="preserve"> SEQ Table \* ARABIC </w:instrText>
      </w:r>
      <w:r w:rsidRPr="00973667">
        <w:rPr>
          <w:rFonts w:ascii="Times New Roman" w:eastAsia="SimSun" w:hAnsi="Times New Roman" w:cs="Times New Roman"/>
          <w:bCs/>
          <w:szCs w:val="18"/>
          <w:lang w:eastAsia="zh-CN"/>
        </w:rPr>
        <w:fldChar w:fldCharType="separate"/>
      </w:r>
      <w:r w:rsidR="00EE49A4">
        <w:rPr>
          <w:rFonts w:ascii="Times New Roman" w:eastAsia="SimSun" w:hAnsi="Times New Roman" w:cs="Times New Roman"/>
          <w:bCs/>
          <w:noProof/>
          <w:szCs w:val="18"/>
          <w:lang w:val="en-US" w:eastAsia="zh-CN"/>
        </w:rPr>
        <w:t>5</w:t>
      </w:r>
      <w:r w:rsidRPr="00973667">
        <w:rPr>
          <w:rFonts w:ascii="Times New Roman" w:eastAsia="SimSun" w:hAnsi="Times New Roman" w:cs="Times New Roman"/>
          <w:bCs/>
          <w:noProof/>
          <w:szCs w:val="18"/>
          <w:lang w:eastAsia="zh-CN"/>
        </w:rPr>
        <w:fldChar w:fldCharType="end"/>
      </w:r>
      <w:bookmarkEnd w:id="403"/>
      <w:r w:rsidRPr="00973667">
        <w:rPr>
          <w:rFonts w:ascii="Times New Roman" w:eastAsia="SimSun" w:hAnsi="Times New Roman" w:cs="Times New Roman"/>
          <w:bCs/>
          <w:noProof/>
          <w:szCs w:val="18"/>
          <w:lang w:val="en-US" w:eastAsia="zh-CN"/>
        </w:rPr>
        <w:t xml:space="preserve">. Parameter description and </w:t>
      </w:r>
      <w:ins w:id="404" w:author="Fabio Marin" w:date="2017-08-22T22:42:00Z">
        <w:r w:rsidR="00DA16A4">
          <w:rPr>
            <w:rFonts w:ascii="Times New Roman" w:eastAsia="SimSun" w:hAnsi="Times New Roman" w:cs="Times New Roman"/>
            <w:bCs/>
            <w:noProof/>
            <w:szCs w:val="18"/>
            <w:lang w:val="en-US" w:eastAsia="zh-CN"/>
          </w:rPr>
          <w:t xml:space="preserve">calibration </w:t>
        </w:r>
      </w:ins>
      <w:commentRangeStart w:id="405"/>
      <w:del w:id="406" w:author="Fabio Marin" w:date="2017-08-22T22:42:00Z">
        <w:r w:rsidRPr="00973667" w:rsidDel="00DA16A4">
          <w:rPr>
            <w:rFonts w:ascii="Times New Roman" w:eastAsia="SimSun" w:hAnsi="Times New Roman" w:cs="Times New Roman"/>
            <w:bCs/>
            <w:noProof/>
            <w:szCs w:val="18"/>
            <w:lang w:val="en-US" w:eastAsia="zh-CN"/>
          </w:rPr>
          <w:delText xml:space="preserve">values used </w:delText>
        </w:r>
      </w:del>
      <w:ins w:id="407" w:author="Fabio Marin" w:date="2017-08-22T22:42:00Z">
        <w:r w:rsidR="00DA16A4">
          <w:rPr>
            <w:rFonts w:ascii="Times New Roman" w:eastAsia="SimSun" w:hAnsi="Times New Roman" w:cs="Times New Roman"/>
            <w:bCs/>
            <w:noProof/>
            <w:szCs w:val="18"/>
            <w:lang w:val="en-US" w:eastAsia="zh-CN"/>
          </w:rPr>
          <w:t xml:space="preserve">values </w:t>
        </w:r>
      </w:ins>
      <w:del w:id="408" w:author="Fabio Marin" w:date="2017-08-22T22:42:00Z">
        <w:r w:rsidRPr="00973667" w:rsidDel="00DA16A4">
          <w:rPr>
            <w:rFonts w:ascii="Times New Roman" w:eastAsia="SimSun" w:hAnsi="Times New Roman" w:cs="Times New Roman"/>
            <w:bCs/>
            <w:noProof/>
            <w:szCs w:val="18"/>
            <w:lang w:val="en-US" w:eastAsia="zh-CN"/>
          </w:rPr>
          <w:delText xml:space="preserve">and calibrated </w:delText>
        </w:r>
      </w:del>
      <w:commentRangeEnd w:id="405"/>
      <w:r w:rsidR="00DA16A4">
        <w:rPr>
          <w:rStyle w:val="Refdecomentrio"/>
        </w:rPr>
        <w:commentReference w:id="405"/>
      </w:r>
      <w:r w:rsidRPr="00973667">
        <w:rPr>
          <w:rFonts w:ascii="Times New Roman" w:eastAsia="SimSun" w:hAnsi="Times New Roman" w:cs="Times New Roman"/>
          <w:bCs/>
          <w:noProof/>
          <w:szCs w:val="18"/>
          <w:lang w:val="en-US" w:eastAsia="zh-CN"/>
        </w:rPr>
        <w:t xml:space="preserve">for </w:t>
      </w:r>
      <w:r w:rsidR="003443B6">
        <w:rPr>
          <w:rFonts w:ascii="Times New Roman" w:eastAsia="SimSun" w:hAnsi="Times New Roman" w:cs="Times New Roman"/>
          <w:bCs/>
          <w:noProof/>
          <w:szCs w:val="18"/>
          <w:lang w:val="en-US" w:eastAsia="zh-CN"/>
        </w:rPr>
        <w:t xml:space="preserve">the </w:t>
      </w:r>
      <w:r w:rsidRPr="00973667">
        <w:rPr>
          <w:rFonts w:ascii="Times New Roman" w:eastAsia="SimSun" w:hAnsi="Times New Roman" w:cs="Times New Roman"/>
          <w:bCs/>
          <w:noProof/>
          <w:szCs w:val="18"/>
          <w:lang w:val="en-US" w:eastAsia="zh-CN"/>
        </w:rPr>
        <w:t>SWAP</w:t>
      </w:r>
      <w:r w:rsidR="0059528A">
        <w:rPr>
          <w:rFonts w:ascii="Times New Roman" w:eastAsia="SimSun" w:hAnsi="Times New Roman" w:cs="Times New Roman"/>
          <w:bCs/>
          <w:noProof/>
          <w:szCs w:val="18"/>
          <w:lang w:val="en-US" w:eastAsia="zh-CN"/>
        </w:rPr>
        <w:t>-SAMUCA</w:t>
      </w:r>
      <w:r w:rsidRPr="00973667">
        <w:rPr>
          <w:rFonts w:ascii="Times New Roman" w:eastAsia="SimSun" w:hAnsi="Times New Roman" w:cs="Times New Roman"/>
          <w:bCs/>
          <w:noProof/>
          <w:szCs w:val="18"/>
          <w:lang w:val="en-US" w:eastAsia="zh-CN"/>
        </w:rPr>
        <w:t xml:space="preserve"> model</w:t>
      </w:r>
    </w:p>
    <w:tbl>
      <w:tblPr>
        <w:tblW w:w="8060" w:type="dxa"/>
        <w:tblLook w:val="04A0" w:firstRow="1" w:lastRow="0" w:firstColumn="1" w:lastColumn="0" w:noHBand="0" w:noVBand="1"/>
      </w:tblPr>
      <w:tblGrid>
        <w:gridCol w:w="1080"/>
        <w:gridCol w:w="4800"/>
        <w:gridCol w:w="960"/>
        <w:gridCol w:w="1220"/>
      </w:tblGrid>
      <w:tr w:rsidR="00973667" w:rsidRPr="00973667" w14:paraId="44D720E2" w14:textId="77777777" w:rsidTr="002A6B13">
        <w:trPr>
          <w:trHeight w:val="160"/>
        </w:trPr>
        <w:tc>
          <w:tcPr>
            <w:tcW w:w="1080" w:type="dxa"/>
            <w:tcBorders>
              <w:top w:val="single" w:sz="4" w:space="0" w:color="auto"/>
              <w:left w:val="nil"/>
              <w:bottom w:val="single" w:sz="4" w:space="0" w:color="auto"/>
              <w:right w:val="nil"/>
            </w:tcBorders>
            <w:shd w:val="clear" w:color="auto" w:fill="auto"/>
            <w:noWrap/>
            <w:vAlign w:val="bottom"/>
            <w:hideMark/>
          </w:tcPr>
          <w:p w14:paraId="74E711D7" w14:textId="77777777" w:rsidR="00973667" w:rsidRPr="00973667" w:rsidRDefault="00973667">
            <w:pPr>
              <w:keepNext/>
              <w:keepLines/>
              <w:spacing w:after="0" w:line="240" w:lineRule="auto"/>
              <w:rPr>
                <w:rFonts w:ascii="Times New Roman" w:eastAsia="Times New Roman" w:hAnsi="Times New Roman" w:cs="Times New Roman"/>
                <w:b/>
                <w:bCs/>
                <w:color w:val="000000"/>
                <w:sz w:val="18"/>
                <w:szCs w:val="18"/>
                <w:lang w:val="en-US"/>
              </w:rPr>
              <w:pPrChange w:id="409" w:author="Quirijn de Jong van Lier" w:date="2017-08-22T15:52:00Z">
                <w:pPr>
                  <w:spacing w:after="0" w:line="240" w:lineRule="auto"/>
                </w:pPr>
              </w:pPrChange>
            </w:pPr>
            <w:r w:rsidRPr="00973667">
              <w:rPr>
                <w:rFonts w:ascii="Times New Roman" w:eastAsia="Times New Roman" w:hAnsi="Times New Roman" w:cs="Times New Roman"/>
                <w:b/>
                <w:bCs/>
                <w:color w:val="000000"/>
                <w:sz w:val="18"/>
                <w:szCs w:val="18"/>
                <w:lang w:val="en-US"/>
              </w:rPr>
              <w:t>Parameter</w:t>
            </w:r>
          </w:p>
        </w:tc>
        <w:tc>
          <w:tcPr>
            <w:tcW w:w="4800" w:type="dxa"/>
            <w:tcBorders>
              <w:top w:val="single" w:sz="4" w:space="0" w:color="auto"/>
              <w:left w:val="nil"/>
              <w:bottom w:val="single" w:sz="4" w:space="0" w:color="auto"/>
              <w:right w:val="nil"/>
            </w:tcBorders>
            <w:shd w:val="clear" w:color="auto" w:fill="auto"/>
            <w:noWrap/>
            <w:vAlign w:val="bottom"/>
            <w:hideMark/>
          </w:tcPr>
          <w:p w14:paraId="5FA450ED" w14:textId="77777777" w:rsidR="00973667" w:rsidRPr="00973667" w:rsidRDefault="00973667">
            <w:pPr>
              <w:keepNext/>
              <w:keepLines/>
              <w:spacing w:after="0" w:line="240" w:lineRule="auto"/>
              <w:rPr>
                <w:rFonts w:ascii="Times New Roman" w:eastAsia="Times New Roman" w:hAnsi="Times New Roman" w:cs="Times New Roman"/>
                <w:b/>
                <w:bCs/>
                <w:color w:val="000000"/>
                <w:sz w:val="18"/>
                <w:szCs w:val="18"/>
                <w:lang w:val="en-US"/>
              </w:rPr>
              <w:pPrChange w:id="410" w:author="Quirijn de Jong van Lier" w:date="2017-08-22T15:52:00Z">
                <w:pPr>
                  <w:spacing w:after="0" w:line="240" w:lineRule="auto"/>
                </w:pPr>
              </w:pPrChange>
            </w:pPr>
            <w:r w:rsidRPr="00973667">
              <w:rPr>
                <w:rFonts w:ascii="Times New Roman" w:eastAsia="Times New Roman" w:hAnsi="Times New Roman" w:cs="Times New Roman"/>
                <w:b/>
                <w:bCs/>
                <w:color w:val="000000"/>
                <w:sz w:val="18"/>
                <w:szCs w:val="18"/>
                <w:lang w:val="en-US"/>
              </w:rPr>
              <w:t>Description</w:t>
            </w:r>
          </w:p>
        </w:tc>
        <w:tc>
          <w:tcPr>
            <w:tcW w:w="960" w:type="dxa"/>
            <w:tcBorders>
              <w:top w:val="single" w:sz="4" w:space="0" w:color="auto"/>
              <w:left w:val="nil"/>
              <w:bottom w:val="single" w:sz="4" w:space="0" w:color="auto"/>
              <w:right w:val="nil"/>
            </w:tcBorders>
            <w:shd w:val="clear" w:color="auto" w:fill="auto"/>
            <w:noWrap/>
            <w:vAlign w:val="bottom"/>
            <w:hideMark/>
          </w:tcPr>
          <w:p w14:paraId="3DC17CA0" w14:textId="77777777" w:rsidR="00973667" w:rsidRPr="00973667" w:rsidRDefault="00973667">
            <w:pPr>
              <w:keepNext/>
              <w:keepLines/>
              <w:spacing w:after="0" w:line="240" w:lineRule="auto"/>
              <w:jc w:val="center"/>
              <w:rPr>
                <w:rFonts w:ascii="Times New Roman" w:eastAsia="Times New Roman" w:hAnsi="Times New Roman" w:cs="Times New Roman"/>
                <w:b/>
                <w:bCs/>
                <w:color w:val="000000"/>
                <w:sz w:val="18"/>
                <w:szCs w:val="18"/>
                <w:lang w:val="en-US"/>
              </w:rPr>
              <w:pPrChange w:id="411" w:author="Quirijn de Jong van Lier" w:date="2017-08-22T15:52:00Z">
                <w:pPr>
                  <w:spacing w:after="0" w:line="240" w:lineRule="auto"/>
                  <w:jc w:val="center"/>
                </w:pPr>
              </w:pPrChange>
            </w:pPr>
            <w:r w:rsidRPr="00973667">
              <w:rPr>
                <w:rFonts w:ascii="Times New Roman" w:eastAsia="Times New Roman" w:hAnsi="Times New Roman" w:cs="Times New Roman"/>
                <w:b/>
                <w:bCs/>
                <w:color w:val="000000"/>
                <w:sz w:val="18"/>
                <w:szCs w:val="18"/>
                <w:lang w:val="en-US"/>
              </w:rPr>
              <w:t>Value</w:t>
            </w:r>
          </w:p>
        </w:tc>
        <w:tc>
          <w:tcPr>
            <w:tcW w:w="1220" w:type="dxa"/>
            <w:tcBorders>
              <w:top w:val="single" w:sz="4" w:space="0" w:color="auto"/>
              <w:left w:val="nil"/>
              <w:bottom w:val="single" w:sz="4" w:space="0" w:color="auto"/>
              <w:right w:val="nil"/>
            </w:tcBorders>
            <w:shd w:val="clear" w:color="auto" w:fill="auto"/>
            <w:noWrap/>
            <w:vAlign w:val="bottom"/>
            <w:hideMark/>
          </w:tcPr>
          <w:p w14:paraId="42D6C883" w14:textId="77777777" w:rsidR="00973667" w:rsidRPr="00973667" w:rsidRDefault="00973667">
            <w:pPr>
              <w:keepNext/>
              <w:keepLines/>
              <w:spacing w:after="0" w:line="240" w:lineRule="auto"/>
              <w:jc w:val="center"/>
              <w:rPr>
                <w:rFonts w:ascii="Times New Roman" w:eastAsia="Times New Roman" w:hAnsi="Times New Roman" w:cs="Times New Roman"/>
                <w:b/>
                <w:bCs/>
                <w:color w:val="000000"/>
                <w:sz w:val="18"/>
                <w:szCs w:val="18"/>
                <w:lang w:val="en-US"/>
              </w:rPr>
              <w:pPrChange w:id="412" w:author="Quirijn de Jong van Lier" w:date="2017-08-22T15:52:00Z">
                <w:pPr>
                  <w:spacing w:after="0" w:line="240" w:lineRule="auto"/>
                  <w:jc w:val="center"/>
                </w:pPr>
              </w:pPrChange>
            </w:pPr>
            <w:r w:rsidRPr="00973667">
              <w:rPr>
                <w:rFonts w:ascii="Times New Roman" w:eastAsia="Times New Roman" w:hAnsi="Times New Roman" w:cs="Times New Roman"/>
                <w:b/>
                <w:bCs/>
                <w:color w:val="000000"/>
                <w:sz w:val="18"/>
                <w:szCs w:val="18"/>
                <w:lang w:val="en-US"/>
              </w:rPr>
              <w:t>Units</w:t>
            </w:r>
          </w:p>
        </w:tc>
      </w:tr>
      <w:tr w:rsidR="00973667" w:rsidRPr="00973667" w14:paraId="7BBBA705" w14:textId="77777777" w:rsidTr="002A6B13">
        <w:trPr>
          <w:trHeight w:val="160"/>
        </w:trPr>
        <w:tc>
          <w:tcPr>
            <w:tcW w:w="1080" w:type="dxa"/>
            <w:tcBorders>
              <w:top w:val="nil"/>
              <w:left w:val="nil"/>
              <w:bottom w:val="nil"/>
              <w:right w:val="nil"/>
            </w:tcBorders>
            <w:shd w:val="clear" w:color="auto" w:fill="auto"/>
            <w:noWrap/>
            <w:vAlign w:val="bottom"/>
            <w:hideMark/>
          </w:tcPr>
          <w:p w14:paraId="0C154909"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13"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maxgl</w:t>
            </w:r>
            <w:proofErr w:type="spellEnd"/>
          </w:p>
        </w:tc>
        <w:tc>
          <w:tcPr>
            <w:tcW w:w="4800" w:type="dxa"/>
            <w:tcBorders>
              <w:top w:val="nil"/>
              <w:left w:val="nil"/>
              <w:bottom w:val="nil"/>
              <w:right w:val="nil"/>
            </w:tcBorders>
            <w:shd w:val="clear" w:color="auto" w:fill="auto"/>
            <w:noWrap/>
            <w:vAlign w:val="bottom"/>
            <w:hideMark/>
          </w:tcPr>
          <w:p w14:paraId="279F83F6" w14:textId="1BBD8D30"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14"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Max</w:t>
            </w:r>
            <w:r w:rsidR="003443B6">
              <w:rPr>
                <w:rFonts w:ascii="Times New Roman" w:eastAsia="Times New Roman" w:hAnsi="Times New Roman" w:cs="Times New Roman"/>
                <w:color w:val="000000"/>
                <w:sz w:val="18"/>
                <w:szCs w:val="18"/>
                <w:lang w:val="en-US"/>
              </w:rPr>
              <w:t>imum number of</w:t>
            </w:r>
            <w:r w:rsidRPr="00973667">
              <w:rPr>
                <w:rFonts w:ascii="Times New Roman" w:eastAsia="Times New Roman" w:hAnsi="Times New Roman" w:cs="Times New Roman"/>
                <w:color w:val="000000"/>
                <w:sz w:val="18"/>
                <w:szCs w:val="18"/>
                <w:lang w:val="en-US"/>
              </w:rPr>
              <w:t xml:space="preserve"> green lea</w:t>
            </w:r>
            <w:r w:rsidR="003443B6">
              <w:rPr>
                <w:rFonts w:ascii="Times New Roman" w:eastAsia="Times New Roman" w:hAnsi="Times New Roman" w:cs="Times New Roman"/>
                <w:color w:val="000000"/>
                <w:sz w:val="18"/>
                <w:szCs w:val="18"/>
                <w:lang w:val="en-US"/>
              </w:rPr>
              <w:t>ves</w:t>
            </w:r>
          </w:p>
        </w:tc>
        <w:tc>
          <w:tcPr>
            <w:tcW w:w="960" w:type="dxa"/>
            <w:tcBorders>
              <w:top w:val="nil"/>
              <w:left w:val="nil"/>
              <w:bottom w:val="nil"/>
              <w:right w:val="nil"/>
            </w:tcBorders>
            <w:shd w:val="clear" w:color="auto" w:fill="auto"/>
            <w:noWrap/>
            <w:vAlign w:val="bottom"/>
            <w:hideMark/>
          </w:tcPr>
          <w:p w14:paraId="2D9635DB"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15"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5.5*</w:t>
            </w:r>
          </w:p>
        </w:tc>
        <w:tc>
          <w:tcPr>
            <w:tcW w:w="1220" w:type="dxa"/>
            <w:tcBorders>
              <w:top w:val="nil"/>
              <w:left w:val="nil"/>
              <w:bottom w:val="nil"/>
              <w:right w:val="nil"/>
            </w:tcBorders>
            <w:shd w:val="clear" w:color="auto" w:fill="auto"/>
            <w:noWrap/>
            <w:vAlign w:val="bottom"/>
            <w:hideMark/>
          </w:tcPr>
          <w:p w14:paraId="769CE2F4"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16"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n°</w:t>
            </w:r>
          </w:p>
        </w:tc>
      </w:tr>
      <w:tr w:rsidR="00973667" w:rsidRPr="00973667" w14:paraId="494CBAF3" w14:textId="77777777" w:rsidTr="002A6B13">
        <w:trPr>
          <w:trHeight w:val="160"/>
        </w:trPr>
        <w:tc>
          <w:tcPr>
            <w:tcW w:w="1080" w:type="dxa"/>
            <w:tcBorders>
              <w:top w:val="nil"/>
              <w:left w:val="nil"/>
              <w:bottom w:val="nil"/>
              <w:right w:val="nil"/>
            </w:tcBorders>
            <w:shd w:val="clear" w:color="auto" w:fill="auto"/>
            <w:noWrap/>
            <w:vAlign w:val="bottom"/>
            <w:hideMark/>
          </w:tcPr>
          <w:p w14:paraId="690358BC"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17"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tb</w:t>
            </w:r>
            <w:proofErr w:type="spellEnd"/>
          </w:p>
        </w:tc>
        <w:tc>
          <w:tcPr>
            <w:tcW w:w="4800" w:type="dxa"/>
            <w:tcBorders>
              <w:top w:val="nil"/>
              <w:left w:val="nil"/>
              <w:bottom w:val="nil"/>
              <w:right w:val="nil"/>
            </w:tcBorders>
            <w:shd w:val="clear" w:color="auto" w:fill="auto"/>
            <w:noWrap/>
            <w:vAlign w:val="bottom"/>
            <w:hideMark/>
          </w:tcPr>
          <w:p w14:paraId="4070101E"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18"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Base temperature</w:t>
            </w:r>
          </w:p>
        </w:tc>
        <w:tc>
          <w:tcPr>
            <w:tcW w:w="960" w:type="dxa"/>
            <w:tcBorders>
              <w:top w:val="nil"/>
              <w:left w:val="nil"/>
              <w:bottom w:val="nil"/>
              <w:right w:val="nil"/>
            </w:tcBorders>
            <w:shd w:val="clear" w:color="auto" w:fill="auto"/>
            <w:noWrap/>
            <w:vAlign w:val="bottom"/>
            <w:hideMark/>
          </w:tcPr>
          <w:p w14:paraId="2627375A"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19"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9.98</w:t>
            </w:r>
          </w:p>
        </w:tc>
        <w:tc>
          <w:tcPr>
            <w:tcW w:w="1220" w:type="dxa"/>
            <w:tcBorders>
              <w:top w:val="nil"/>
              <w:left w:val="nil"/>
              <w:bottom w:val="nil"/>
              <w:right w:val="nil"/>
            </w:tcBorders>
            <w:shd w:val="clear" w:color="auto" w:fill="auto"/>
            <w:noWrap/>
            <w:vAlign w:val="bottom"/>
            <w:hideMark/>
          </w:tcPr>
          <w:p w14:paraId="4983331D"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20"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w:t>
            </w:r>
          </w:p>
        </w:tc>
      </w:tr>
      <w:tr w:rsidR="00973667" w:rsidRPr="00973667" w14:paraId="61298FEA" w14:textId="77777777" w:rsidTr="002A6B13">
        <w:trPr>
          <w:trHeight w:val="160"/>
        </w:trPr>
        <w:tc>
          <w:tcPr>
            <w:tcW w:w="1080" w:type="dxa"/>
            <w:tcBorders>
              <w:top w:val="nil"/>
              <w:left w:val="nil"/>
              <w:bottom w:val="nil"/>
              <w:right w:val="nil"/>
            </w:tcBorders>
            <w:shd w:val="clear" w:color="auto" w:fill="auto"/>
            <w:noWrap/>
            <w:vAlign w:val="bottom"/>
            <w:hideMark/>
          </w:tcPr>
          <w:p w14:paraId="1FACC6D5"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21"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rue</w:t>
            </w:r>
          </w:p>
        </w:tc>
        <w:tc>
          <w:tcPr>
            <w:tcW w:w="4800" w:type="dxa"/>
            <w:tcBorders>
              <w:top w:val="nil"/>
              <w:left w:val="nil"/>
              <w:bottom w:val="nil"/>
              <w:right w:val="nil"/>
            </w:tcBorders>
            <w:shd w:val="clear" w:color="auto" w:fill="auto"/>
            <w:noWrap/>
            <w:vAlign w:val="bottom"/>
            <w:hideMark/>
          </w:tcPr>
          <w:p w14:paraId="4254A8F4"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22"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Radiation use efficiency</w:t>
            </w:r>
          </w:p>
        </w:tc>
        <w:tc>
          <w:tcPr>
            <w:tcW w:w="960" w:type="dxa"/>
            <w:tcBorders>
              <w:top w:val="nil"/>
              <w:left w:val="nil"/>
              <w:bottom w:val="nil"/>
              <w:right w:val="nil"/>
            </w:tcBorders>
            <w:shd w:val="clear" w:color="auto" w:fill="auto"/>
            <w:noWrap/>
            <w:vAlign w:val="bottom"/>
            <w:hideMark/>
          </w:tcPr>
          <w:p w14:paraId="44E26EBC"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23"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1.82</w:t>
            </w:r>
          </w:p>
        </w:tc>
        <w:tc>
          <w:tcPr>
            <w:tcW w:w="1220" w:type="dxa"/>
            <w:tcBorders>
              <w:top w:val="nil"/>
              <w:left w:val="nil"/>
              <w:bottom w:val="nil"/>
              <w:right w:val="nil"/>
            </w:tcBorders>
            <w:shd w:val="clear" w:color="auto" w:fill="auto"/>
            <w:noWrap/>
            <w:vAlign w:val="bottom"/>
            <w:hideMark/>
          </w:tcPr>
          <w:p w14:paraId="3DBEF0D2"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24"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g MJ</w:t>
            </w:r>
            <w:r w:rsidRPr="00C23ED6">
              <w:rPr>
                <w:rFonts w:ascii="Times New Roman" w:eastAsia="Times New Roman" w:hAnsi="Times New Roman" w:cs="Times New Roman"/>
                <w:color w:val="000000"/>
                <w:sz w:val="18"/>
                <w:szCs w:val="18"/>
                <w:vertAlign w:val="superscript"/>
                <w:lang w:val="en-US"/>
              </w:rPr>
              <w:t>-1</w:t>
            </w:r>
          </w:p>
        </w:tc>
      </w:tr>
      <w:tr w:rsidR="00973667" w:rsidRPr="00973667" w14:paraId="2947C058" w14:textId="77777777" w:rsidTr="002A6B13">
        <w:trPr>
          <w:trHeight w:val="160"/>
        </w:trPr>
        <w:tc>
          <w:tcPr>
            <w:tcW w:w="1080" w:type="dxa"/>
            <w:tcBorders>
              <w:top w:val="nil"/>
              <w:left w:val="nil"/>
              <w:bottom w:val="nil"/>
              <w:right w:val="nil"/>
            </w:tcBorders>
            <w:shd w:val="clear" w:color="auto" w:fill="auto"/>
            <w:noWrap/>
            <w:vAlign w:val="bottom"/>
            <w:hideMark/>
          </w:tcPr>
          <w:p w14:paraId="1282E5DE"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25"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sla</w:t>
            </w:r>
            <w:proofErr w:type="spellEnd"/>
          </w:p>
        </w:tc>
        <w:tc>
          <w:tcPr>
            <w:tcW w:w="4800" w:type="dxa"/>
            <w:tcBorders>
              <w:top w:val="nil"/>
              <w:left w:val="nil"/>
              <w:bottom w:val="nil"/>
              <w:right w:val="nil"/>
            </w:tcBorders>
            <w:shd w:val="clear" w:color="auto" w:fill="auto"/>
            <w:noWrap/>
            <w:vAlign w:val="bottom"/>
            <w:hideMark/>
          </w:tcPr>
          <w:p w14:paraId="42B931AB"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26"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Specific leaf area</w:t>
            </w:r>
          </w:p>
        </w:tc>
        <w:tc>
          <w:tcPr>
            <w:tcW w:w="960" w:type="dxa"/>
            <w:tcBorders>
              <w:top w:val="nil"/>
              <w:left w:val="nil"/>
              <w:bottom w:val="nil"/>
              <w:right w:val="nil"/>
            </w:tcBorders>
            <w:shd w:val="clear" w:color="auto" w:fill="auto"/>
            <w:noWrap/>
            <w:vAlign w:val="bottom"/>
            <w:hideMark/>
          </w:tcPr>
          <w:p w14:paraId="55B3338D" w14:textId="1E6C0731"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27"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64.0</w:t>
            </w:r>
          </w:p>
        </w:tc>
        <w:tc>
          <w:tcPr>
            <w:tcW w:w="1220" w:type="dxa"/>
            <w:tcBorders>
              <w:top w:val="nil"/>
              <w:left w:val="nil"/>
              <w:bottom w:val="nil"/>
              <w:right w:val="nil"/>
            </w:tcBorders>
            <w:shd w:val="clear" w:color="auto" w:fill="auto"/>
            <w:noWrap/>
            <w:vAlign w:val="bottom"/>
            <w:hideMark/>
          </w:tcPr>
          <w:p w14:paraId="56CD9E89"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28"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g m</w:t>
            </w:r>
            <w:r w:rsidRPr="00B7641C">
              <w:rPr>
                <w:rFonts w:ascii="Times New Roman" w:eastAsia="Times New Roman" w:hAnsi="Times New Roman" w:cs="Times New Roman"/>
                <w:color w:val="000000"/>
                <w:sz w:val="18"/>
                <w:szCs w:val="18"/>
                <w:vertAlign w:val="superscript"/>
                <w:lang w:val="en-US"/>
              </w:rPr>
              <w:t>-2</w:t>
            </w:r>
          </w:p>
        </w:tc>
      </w:tr>
      <w:tr w:rsidR="00973667" w:rsidRPr="00973667" w14:paraId="24B1D660" w14:textId="77777777" w:rsidTr="002A6B13">
        <w:trPr>
          <w:trHeight w:val="160"/>
        </w:trPr>
        <w:tc>
          <w:tcPr>
            <w:tcW w:w="1080" w:type="dxa"/>
            <w:tcBorders>
              <w:top w:val="nil"/>
              <w:left w:val="nil"/>
              <w:bottom w:val="nil"/>
              <w:right w:val="nil"/>
            </w:tcBorders>
            <w:shd w:val="clear" w:color="auto" w:fill="auto"/>
            <w:noWrap/>
            <w:vAlign w:val="bottom"/>
            <w:hideMark/>
          </w:tcPr>
          <w:p w14:paraId="40AAA9E3"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29"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extcoef</w:t>
            </w:r>
            <w:proofErr w:type="spellEnd"/>
          </w:p>
        </w:tc>
        <w:tc>
          <w:tcPr>
            <w:tcW w:w="4800" w:type="dxa"/>
            <w:tcBorders>
              <w:top w:val="nil"/>
              <w:left w:val="nil"/>
              <w:bottom w:val="nil"/>
              <w:right w:val="nil"/>
            </w:tcBorders>
            <w:shd w:val="clear" w:color="auto" w:fill="auto"/>
            <w:noWrap/>
            <w:vAlign w:val="bottom"/>
            <w:hideMark/>
          </w:tcPr>
          <w:p w14:paraId="6E4452F6" w14:textId="1E968C70"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30"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 xml:space="preserve">Light </w:t>
            </w:r>
            <w:r w:rsidR="003443B6" w:rsidRPr="00973667">
              <w:rPr>
                <w:rFonts w:ascii="Times New Roman" w:eastAsia="Times New Roman" w:hAnsi="Times New Roman" w:cs="Times New Roman"/>
                <w:color w:val="000000"/>
                <w:sz w:val="18"/>
                <w:szCs w:val="18"/>
                <w:lang w:val="en-US"/>
              </w:rPr>
              <w:t>extinction</w:t>
            </w:r>
            <w:r w:rsidRPr="00973667">
              <w:rPr>
                <w:rFonts w:ascii="Times New Roman" w:eastAsia="Times New Roman" w:hAnsi="Times New Roman" w:cs="Times New Roman"/>
                <w:color w:val="000000"/>
                <w:sz w:val="18"/>
                <w:szCs w:val="18"/>
                <w:lang w:val="en-US"/>
              </w:rPr>
              <w:t xml:space="preserve"> coefficient</w:t>
            </w:r>
          </w:p>
        </w:tc>
        <w:tc>
          <w:tcPr>
            <w:tcW w:w="960" w:type="dxa"/>
            <w:tcBorders>
              <w:top w:val="nil"/>
              <w:left w:val="nil"/>
              <w:bottom w:val="nil"/>
              <w:right w:val="nil"/>
            </w:tcBorders>
            <w:shd w:val="clear" w:color="auto" w:fill="auto"/>
            <w:noWrap/>
            <w:vAlign w:val="bottom"/>
            <w:hideMark/>
          </w:tcPr>
          <w:p w14:paraId="4E2F9DFA"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31"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0.59</w:t>
            </w:r>
          </w:p>
        </w:tc>
        <w:tc>
          <w:tcPr>
            <w:tcW w:w="1220" w:type="dxa"/>
            <w:tcBorders>
              <w:top w:val="nil"/>
              <w:left w:val="nil"/>
              <w:bottom w:val="nil"/>
              <w:right w:val="nil"/>
            </w:tcBorders>
            <w:shd w:val="clear" w:color="auto" w:fill="auto"/>
            <w:noWrap/>
            <w:vAlign w:val="bottom"/>
            <w:hideMark/>
          </w:tcPr>
          <w:p w14:paraId="13CC6E58"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32"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w:t>
            </w:r>
          </w:p>
        </w:tc>
      </w:tr>
      <w:tr w:rsidR="00973667" w:rsidRPr="00973667" w14:paraId="16CD4462" w14:textId="77777777" w:rsidTr="002A6B13">
        <w:trPr>
          <w:trHeight w:val="160"/>
        </w:trPr>
        <w:tc>
          <w:tcPr>
            <w:tcW w:w="1080" w:type="dxa"/>
            <w:tcBorders>
              <w:top w:val="nil"/>
              <w:left w:val="nil"/>
              <w:bottom w:val="nil"/>
              <w:right w:val="nil"/>
            </w:tcBorders>
            <w:shd w:val="clear" w:color="auto" w:fill="auto"/>
            <w:noWrap/>
            <w:vAlign w:val="bottom"/>
            <w:hideMark/>
          </w:tcPr>
          <w:p w14:paraId="5579E163"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33"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sgpf</w:t>
            </w:r>
            <w:proofErr w:type="spellEnd"/>
          </w:p>
        </w:tc>
        <w:tc>
          <w:tcPr>
            <w:tcW w:w="4800" w:type="dxa"/>
            <w:tcBorders>
              <w:top w:val="nil"/>
              <w:left w:val="nil"/>
              <w:bottom w:val="nil"/>
              <w:right w:val="nil"/>
            </w:tcBorders>
            <w:shd w:val="clear" w:color="auto" w:fill="auto"/>
            <w:noWrap/>
            <w:vAlign w:val="bottom"/>
            <w:hideMark/>
          </w:tcPr>
          <w:p w14:paraId="3FC87BDD"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34"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Max partitioning fraction to culms</w:t>
            </w:r>
          </w:p>
        </w:tc>
        <w:tc>
          <w:tcPr>
            <w:tcW w:w="960" w:type="dxa"/>
            <w:tcBorders>
              <w:top w:val="nil"/>
              <w:left w:val="nil"/>
              <w:bottom w:val="nil"/>
              <w:right w:val="nil"/>
            </w:tcBorders>
            <w:shd w:val="clear" w:color="auto" w:fill="auto"/>
            <w:noWrap/>
            <w:vAlign w:val="bottom"/>
            <w:hideMark/>
          </w:tcPr>
          <w:p w14:paraId="0944B284"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35"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0.79</w:t>
            </w:r>
          </w:p>
        </w:tc>
        <w:tc>
          <w:tcPr>
            <w:tcW w:w="1220" w:type="dxa"/>
            <w:tcBorders>
              <w:top w:val="nil"/>
              <w:left w:val="nil"/>
              <w:bottom w:val="nil"/>
              <w:right w:val="nil"/>
            </w:tcBorders>
            <w:shd w:val="clear" w:color="auto" w:fill="auto"/>
            <w:noWrap/>
            <w:vAlign w:val="bottom"/>
            <w:hideMark/>
          </w:tcPr>
          <w:p w14:paraId="2B8134A4"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36"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w:t>
            </w:r>
          </w:p>
        </w:tc>
      </w:tr>
      <w:tr w:rsidR="00973667" w:rsidRPr="00973667" w14:paraId="0D736F59" w14:textId="77777777" w:rsidTr="002A6B13">
        <w:trPr>
          <w:trHeight w:val="160"/>
        </w:trPr>
        <w:tc>
          <w:tcPr>
            <w:tcW w:w="1080" w:type="dxa"/>
            <w:tcBorders>
              <w:top w:val="nil"/>
              <w:left w:val="nil"/>
              <w:bottom w:val="nil"/>
              <w:right w:val="nil"/>
            </w:tcBorders>
            <w:shd w:val="clear" w:color="auto" w:fill="auto"/>
            <w:noWrap/>
            <w:vAlign w:val="bottom"/>
            <w:hideMark/>
          </w:tcPr>
          <w:p w14:paraId="5BC51E0B"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37"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dpercoeff</w:t>
            </w:r>
            <w:proofErr w:type="spellEnd"/>
          </w:p>
        </w:tc>
        <w:tc>
          <w:tcPr>
            <w:tcW w:w="4800" w:type="dxa"/>
            <w:tcBorders>
              <w:top w:val="nil"/>
              <w:left w:val="nil"/>
              <w:bottom w:val="nil"/>
              <w:right w:val="nil"/>
            </w:tcBorders>
            <w:shd w:val="clear" w:color="auto" w:fill="auto"/>
            <w:noWrap/>
            <w:vAlign w:val="bottom"/>
            <w:hideMark/>
          </w:tcPr>
          <w:p w14:paraId="341E7FE9" w14:textId="567AA9AE"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38"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 xml:space="preserve">Plant </w:t>
            </w:r>
            <w:r w:rsidR="003443B6" w:rsidRPr="00973667">
              <w:rPr>
                <w:rFonts w:ascii="Times New Roman" w:eastAsia="Times New Roman" w:hAnsi="Times New Roman" w:cs="Times New Roman"/>
                <w:color w:val="000000"/>
                <w:sz w:val="18"/>
                <w:szCs w:val="18"/>
                <w:lang w:val="en-US"/>
              </w:rPr>
              <w:t>extension</w:t>
            </w:r>
            <w:r w:rsidRPr="00973667">
              <w:rPr>
                <w:rFonts w:ascii="Times New Roman" w:eastAsia="Times New Roman" w:hAnsi="Times New Roman" w:cs="Times New Roman"/>
                <w:color w:val="000000"/>
                <w:sz w:val="18"/>
                <w:szCs w:val="18"/>
                <w:lang w:val="en-US"/>
              </w:rPr>
              <w:t xml:space="preserve"> rate</w:t>
            </w:r>
          </w:p>
        </w:tc>
        <w:tc>
          <w:tcPr>
            <w:tcW w:w="960" w:type="dxa"/>
            <w:tcBorders>
              <w:top w:val="nil"/>
              <w:left w:val="nil"/>
              <w:bottom w:val="nil"/>
              <w:right w:val="nil"/>
            </w:tcBorders>
            <w:shd w:val="clear" w:color="auto" w:fill="auto"/>
            <w:noWrap/>
            <w:vAlign w:val="bottom"/>
            <w:hideMark/>
          </w:tcPr>
          <w:p w14:paraId="111DE769" w14:textId="22DBD4A7" w:rsidR="00973667" w:rsidRPr="00973667" w:rsidRDefault="00E94A50">
            <w:pPr>
              <w:keepNext/>
              <w:keepLines/>
              <w:spacing w:after="0" w:line="240" w:lineRule="auto"/>
              <w:jc w:val="center"/>
              <w:rPr>
                <w:rFonts w:ascii="Times New Roman" w:eastAsia="Times New Roman" w:hAnsi="Times New Roman" w:cs="Times New Roman"/>
                <w:color w:val="000000"/>
                <w:sz w:val="18"/>
                <w:szCs w:val="18"/>
                <w:lang w:val="en-US"/>
              </w:rPr>
              <w:pPrChange w:id="439" w:author="Quirijn de Jong van Lier" w:date="2017-08-22T15:52:00Z">
                <w:pPr>
                  <w:spacing w:after="0" w:line="240" w:lineRule="auto"/>
                  <w:jc w:val="center"/>
                </w:pPr>
              </w:pPrChange>
            </w:pPr>
            <w:r>
              <w:rPr>
                <w:rFonts w:ascii="Times New Roman" w:eastAsia="Times New Roman" w:hAnsi="Times New Roman" w:cs="Times New Roman"/>
                <w:color w:val="000000"/>
                <w:sz w:val="18"/>
                <w:szCs w:val="18"/>
                <w:lang w:val="en-US"/>
              </w:rPr>
              <w:t>0.352</w:t>
            </w:r>
          </w:p>
        </w:tc>
        <w:tc>
          <w:tcPr>
            <w:tcW w:w="1220" w:type="dxa"/>
            <w:tcBorders>
              <w:top w:val="nil"/>
              <w:left w:val="nil"/>
              <w:bottom w:val="nil"/>
              <w:right w:val="nil"/>
            </w:tcBorders>
            <w:shd w:val="clear" w:color="auto" w:fill="auto"/>
            <w:noWrap/>
            <w:vAlign w:val="bottom"/>
            <w:hideMark/>
          </w:tcPr>
          <w:p w14:paraId="434371D9"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40"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mm °C</w:t>
            </w:r>
            <w:r w:rsidRPr="00C23ED6">
              <w:rPr>
                <w:rFonts w:ascii="Times New Roman" w:eastAsia="Times New Roman" w:hAnsi="Times New Roman" w:cs="Times New Roman"/>
                <w:color w:val="000000"/>
                <w:sz w:val="18"/>
                <w:szCs w:val="18"/>
                <w:vertAlign w:val="superscript"/>
                <w:lang w:val="en-US"/>
              </w:rPr>
              <w:t>-1</w:t>
            </w:r>
            <w:r w:rsidRPr="00973667">
              <w:rPr>
                <w:rFonts w:ascii="Times New Roman" w:eastAsia="Times New Roman" w:hAnsi="Times New Roman" w:cs="Times New Roman"/>
                <w:color w:val="000000"/>
                <w:sz w:val="18"/>
                <w:szCs w:val="18"/>
                <w:lang w:val="en-US"/>
              </w:rPr>
              <w:t xml:space="preserve"> d</w:t>
            </w:r>
            <w:r w:rsidRPr="00C23ED6">
              <w:rPr>
                <w:rFonts w:ascii="Times New Roman" w:eastAsia="Times New Roman" w:hAnsi="Times New Roman" w:cs="Times New Roman"/>
                <w:color w:val="000000"/>
                <w:sz w:val="18"/>
                <w:szCs w:val="18"/>
                <w:vertAlign w:val="superscript"/>
                <w:lang w:val="en-US"/>
              </w:rPr>
              <w:t>-1</w:t>
            </w:r>
          </w:p>
        </w:tc>
      </w:tr>
      <w:tr w:rsidR="00973667" w:rsidRPr="00973667" w14:paraId="4AC3C1A7" w14:textId="77777777" w:rsidTr="002A6B13">
        <w:trPr>
          <w:trHeight w:val="160"/>
        </w:trPr>
        <w:tc>
          <w:tcPr>
            <w:tcW w:w="1080" w:type="dxa"/>
            <w:tcBorders>
              <w:top w:val="nil"/>
              <w:left w:val="nil"/>
              <w:bottom w:val="nil"/>
              <w:right w:val="nil"/>
            </w:tcBorders>
            <w:shd w:val="clear" w:color="auto" w:fill="auto"/>
            <w:noWrap/>
            <w:vAlign w:val="bottom"/>
            <w:hideMark/>
          </w:tcPr>
          <w:p w14:paraId="208350D2"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41"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sucmax</w:t>
            </w:r>
            <w:proofErr w:type="spellEnd"/>
          </w:p>
        </w:tc>
        <w:tc>
          <w:tcPr>
            <w:tcW w:w="4800" w:type="dxa"/>
            <w:tcBorders>
              <w:top w:val="nil"/>
              <w:left w:val="nil"/>
              <w:bottom w:val="nil"/>
              <w:right w:val="nil"/>
            </w:tcBorders>
            <w:shd w:val="clear" w:color="auto" w:fill="auto"/>
            <w:noWrap/>
            <w:vAlign w:val="bottom"/>
            <w:hideMark/>
          </w:tcPr>
          <w:p w14:paraId="68C05790" w14:textId="3ACC6070"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42"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 xml:space="preserve">Max </w:t>
            </w:r>
            <w:r w:rsidR="003443B6" w:rsidRPr="00973667">
              <w:rPr>
                <w:rFonts w:ascii="Times New Roman" w:eastAsia="Times New Roman" w:hAnsi="Times New Roman" w:cs="Times New Roman"/>
                <w:color w:val="000000"/>
                <w:sz w:val="18"/>
                <w:szCs w:val="18"/>
                <w:lang w:val="en-US"/>
              </w:rPr>
              <w:t>sucrose</w:t>
            </w:r>
            <w:r w:rsidRPr="00973667">
              <w:rPr>
                <w:rFonts w:ascii="Times New Roman" w:eastAsia="Times New Roman" w:hAnsi="Times New Roman" w:cs="Times New Roman"/>
                <w:color w:val="000000"/>
                <w:sz w:val="18"/>
                <w:szCs w:val="18"/>
                <w:lang w:val="en-US"/>
              </w:rPr>
              <w:t xml:space="preserve"> fraction of dry biomass</w:t>
            </w:r>
          </w:p>
        </w:tc>
        <w:tc>
          <w:tcPr>
            <w:tcW w:w="960" w:type="dxa"/>
            <w:tcBorders>
              <w:top w:val="nil"/>
              <w:left w:val="nil"/>
              <w:bottom w:val="nil"/>
              <w:right w:val="nil"/>
            </w:tcBorders>
            <w:shd w:val="clear" w:color="auto" w:fill="auto"/>
            <w:noWrap/>
            <w:vAlign w:val="bottom"/>
            <w:hideMark/>
          </w:tcPr>
          <w:p w14:paraId="35EC0FE5"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43"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0.769</w:t>
            </w:r>
          </w:p>
        </w:tc>
        <w:tc>
          <w:tcPr>
            <w:tcW w:w="1220" w:type="dxa"/>
            <w:tcBorders>
              <w:top w:val="nil"/>
              <w:left w:val="nil"/>
              <w:bottom w:val="nil"/>
              <w:right w:val="nil"/>
            </w:tcBorders>
            <w:shd w:val="clear" w:color="auto" w:fill="auto"/>
            <w:noWrap/>
            <w:vAlign w:val="bottom"/>
            <w:hideMark/>
          </w:tcPr>
          <w:p w14:paraId="3C2AA333"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44"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w:t>
            </w:r>
          </w:p>
        </w:tc>
      </w:tr>
      <w:tr w:rsidR="00973667" w:rsidRPr="00973667" w14:paraId="5322C1AF" w14:textId="77777777" w:rsidTr="002A6B13">
        <w:trPr>
          <w:trHeight w:val="160"/>
        </w:trPr>
        <w:tc>
          <w:tcPr>
            <w:tcW w:w="1080" w:type="dxa"/>
            <w:tcBorders>
              <w:top w:val="nil"/>
              <w:left w:val="nil"/>
              <w:bottom w:val="nil"/>
              <w:right w:val="nil"/>
            </w:tcBorders>
            <w:shd w:val="clear" w:color="auto" w:fill="auto"/>
            <w:noWrap/>
            <w:vAlign w:val="bottom"/>
            <w:hideMark/>
          </w:tcPr>
          <w:p w14:paraId="52E9139C"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45"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srl</w:t>
            </w:r>
            <w:proofErr w:type="spellEnd"/>
          </w:p>
        </w:tc>
        <w:tc>
          <w:tcPr>
            <w:tcW w:w="4800" w:type="dxa"/>
            <w:tcBorders>
              <w:top w:val="nil"/>
              <w:left w:val="nil"/>
              <w:bottom w:val="nil"/>
              <w:right w:val="nil"/>
            </w:tcBorders>
            <w:shd w:val="clear" w:color="auto" w:fill="auto"/>
            <w:noWrap/>
            <w:vAlign w:val="bottom"/>
            <w:hideMark/>
          </w:tcPr>
          <w:p w14:paraId="52A22FBF"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46"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Specific root length</w:t>
            </w:r>
          </w:p>
        </w:tc>
        <w:tc>
          <w:tcPr>
            <w:tcW w:w="960" w:type="dxa"/>
            <w:tcBorders>
              <w:top w:val="nil"/>
              <w:left w:val="nil"/>
              <w:bottom w:val="nil"/>
              <w:right w:val="nil"/>
            </w:tcBorders>
            <w:shd w:val="clear" w:color="auto" w:fill="auto"/>
            <w:noWrap/>
            <w:vAlign w:val="bottom"/>
            <w:hideMark/>
          </w:tcPr>
          <w:p w14:paraId="330E97B1"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47"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17.38</w:t>
            </w:r>
          </w:p>
        </w:tc>
        <w:tc>
          <w:tcPr>
            <w:tcW w:w="1220" w:type="dxa"/>
            <w:tcBorders>
              <w:top w:val="nil"/>
              <w:left w:val="nil"/>
              <w:bottom w:val="nil"/>
              <w:right w:val="nil"/>
            </w:tcBorders>
            <w:shd w:val="clear" w:color="auto" w:fill="auto"/>
            <w:noWrap/>
            <w:vAlign w:val="bottom"/>
            <w:hideMark/>
          </w:tcPr>
          <w:p w14:paraId="51DE2AF4" w14:textId="24C55C9B" w:rsidR="00973667" w:rsidRPr="00973667" w:rsidRDefault="00C45639">
            <w:pPr>
              <w:keepNext/>
              <w:keepLines/>
              <w:spacing w:after="0" w:line="240" w:lineRule="auto"/>
              <w:jc w:val="center"/>
              <w:rPr>
                <w:rFonts w:ascii="Times New Roman" w:eastAsia="Times New Roman" w:hAnsi="Times New Roman" w:cs="Times New Roman"/>
                <w:color w:val="000000"/>
                <w:sz w:val="18"/>
                <w:szCs w:val="18"/>
                <w:lang w:val="en-US"/>
              </w:rPr>
              <w:pPrChange w:id="448" w:author="Quirijn de Jong van Lier" w:date="2017-08-22T15:52:00Z">
                <w:pPr>
                  <w:spacing w:after="0" w:line="240" w:lineRule="auto"/>
                  <w:jc w:val="center"/>
                </w:pPr>
              </w:pPrChange>
            </w:pPr>
            <w:r>
              <w:rPr>
                <w:rFonts w:ascii="Times New Roman" w:eastAsia="Times New Roman" w:hAnsi="Times New Roman" w:cs="Times New Roman"/>
                <w:color w:val="000000"/>
                <w:sz w:val="18"/>
                <w:szCs w:val="18"/>
                <w:lang w:val="en-US"/>
              </w:rPr>
              <w:t>cm g</w:t>
            </w:r>
            <w:r w:rsidRPr="00C45639">
              <w:rPr>
                <w:rFonts w:ascii="Times New Roman" w:eastAsia="Times New Roman" w:hAnsi="Times New Roman" w:cs="Times New Roman"/>
                <w:color w:val="000000"/>
                <w:sz w:val="18"/>
                <w:szCs w:val="18"/>
                <w:vertAlign w:val="superscript"/>
                <w:lang w:val="en-US"/>
              </w:rPr>
              <w:t>-1</w:t>
            </w:r>
          </w:p>
        </w:tc>
      </w:tr>
      <w:tr w:rsidR="00973667" w:rsidRPr="00973667" w14:paraId="4AC5ED66" w14:textId="77777777" w:rsidTr="002A6B13">
        <w:trPr>
          <w:trHeight w:val="160"/>
        </w:trPr>
        <w:tc>
          <w:tcPr>
            <w:tcW w:w="1080" w:type="dxa"/>
            <w:tcBorders>
              <w:top w:val="nil"/>
              <w:left w:val="nil"/>
              <w:bottom w:val="nil"/>
              <w:right w:val="nil"/>
            </w:tcBorders>
            <w:shd w:val="clear" w:color="auto" w:fill="auto"/>
            <w:noWrap/>
            <w:vAlign w:val="bottom"/>
            <w:hideMark/>
          </w:tcPr>
          <w:p w14:paraId="776D37C1"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49"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chustk</w:t>
            </w:r>
            <w:proofErr w:type="spellEnd"/>
          </w:p>
        </w:tc>
        <w:tc>
          <w:tcPr>
            <w:tcW w:w="4800" w:type="dxa"/>
            <w:tcBorders>
              <w:top w:val="nil"/>
              <w:left w:val="nil"/>
              <w:bottom w:val="nil"/>
              <w:right w:val="nil"/>
            </w:tcBorders>
            <w:shd w:val="clear" w:color="auto" w:fill="auto"/>
            <w:noWrap/>
            <w:vAlign w:val="bottom"/>
            <w:hideMark/>
          </w:tcPr>
          <w:p w14:paraId="3400D782"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50"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Heat units for start culm elongation</w:t>
            </w:r>
          </w:p>
        </w:tc>
        <w:tc>
          <w:tcPr>
            <w:tcW w:w="960" w:type="dxa"/>
            <w:tcBorders>
              <w:top w:val="nil"/>
              <w:left w:val="nil"/>
              <w:bottom w:val="nil"/>
              <w:right w:val="nil"/>
            </w:tcBorders>
            <w:shd w:val="clear" w:color="auto" w:fill="auto"/>
            <w:noWrap/>
            <w:vAlign w:val="bottom"/>
            <w:hideMark/>
          </w:tcPr>
          <w:p w14:paraId="1F585B63"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51"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432.1*</w:t>
            </w:r>
          </w:p>
        </w:tc>
        <w:tc>
          <w:tcPr>
            <w:tcW w:w="1220" w:type="dxa"/>
            <w:tcBorders>
              <w:top w:val="nil"/>
              <w:left w:val="nil"/>
              <w:bottom w:val="nil"/>
              <w:right w:val="nil"/>
            </w:tcBorders>
            <w:shd w:val="clear" w:color="auto" w:fill="auto"/>
            <w:noWrap/>
            <w:vAlign w:val="bottom"/>
            <w:hideMark/>
          </w:tcPr>
          <w:p w14:paraId="1BB6B18B"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52"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 d</w:t>
            </w:r>
          </w:p>
        </w:tc>
      </w:tr>
      <w:tr w:rsidR="00973667" w:rsidRPr="00973667" w14:paraId="0B602F07" w14:textId="77777777" w:rsidTr="002A6B13">
        <w:trPr>
          <w:trHeight w:val="160"/>
        </w:trPr>
        <w:tc>
          <w:tcPr>
            <w:tcW w:w="1080" w:type="dxa"/>
            <w:tcBorders>
              <w:top w:val="nil"/>
              <w:left w:val="nil"/>
              <w:bottom w:val="nil"/>
              <w:right w:val="nil"/>
            </w:tcBorders>
            <w:shd w:val="clear" w:color="auto" w:fill="auto"/>
            <w:noWrap/>
            <w:vAlign w:val="bottom"/>
            <w:hideMark/>
          </w:tcPr>
          <w:p w14:paraId="26313BF8"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53"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chupeak</w:t>
            </w:r>
            <w:proofErr w:type="spellEnd"/>
          </w:p>
        </w:tc>
        <w:tc>
          <w:tcPr>
            <w:tcW w:w="4800" w:type="dxa"/>
            <w:tcBorders>
              <w:top w:val="nil"/>
              <w:left w:val="nil"/>
              <w:bottom w:val="nil"/>
              <w:right w:val="nil"/>
            </w:tcBorders>
            <w:shd w:val="clear" w:color="auto" w:fill="auto"/>
            <w:noWrap/>
            <w:vAlign w:val="bottom"/>
            <w:hideMark/>
          </w:tcPr>
          <w:p w14:paraId="49D671BC"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54"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Heat units for population peak</w:t>
            </w:r>
          </w:p>
        </w:tc>
        <w:tc>
          <w:tcPr>
            <w:tcW w:w="960" w:type="dxa"/>
            <w:tcBorders>
              <w:top w:val="nil"/>
              <w:left w:val="nil"/>
              <w:bottom w:val="nil"/>
              <w:right w:val="nil"/>
            </w:tcBorders>
            <w:shd w:val="clear" w:color="auto" w:fill="auto"/>
            <w:noWrap/>
            <w:vAlign w:val="bottom"/>
            <w:hideMark/>
          </w:tcPr>
          <w:p w14:paraId="42D60E91"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55"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1256.5*</w:t>
            </w:r>
          </w:p>
        </w:tc>
        <w:tc>
          <w:tcPr>
            <w:tcW w:w="1220" w:type="dxa"/>
            <w:tcBorders>
              <w:top w:val="nil"/>
              <w:left w:val="nil"/>
              <w:bottom w:val="nil"/>
              <w:right w:val="nil"/>
            </w:tcBorders>
            <w:shd w:val="clear" w:color="auto" w:fill="auto"/>
            <w:noWrap/>
            <w:vAlign w:val="bottom"/>
            <w:hideMark/>
          </w:tcPr>
          <w:p w14:paraId="28F99F47"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56"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 d</w:t>
            </w:r>
          </w:p>
        </w:tc>
      </w:tr>
      <w:tr w:rsidR="00973667" w:rsidRPr="00973667" w14:paraId="2F2E37D7" w14:textId="77777777" w:rsidTr="002A6B13">
        <w:trPr>
          <w:trHeight w:val="160"/>
        </w:trPr>
        <w:tc>
          <w:tcPr>
            <w:tcW w:w="1080" w:type="dxa"/>
            <w:tcBorders>
              <w:top w:val="nil"/>
              <w:left w:val="nil"/>
              <w:bottom w:val="nil"/>
              <w:right w:val="nil"/>
            </w:tcBorders>
            <w:shd w:val="clear" w:color="auto" w:fill="auto"/>
            <w:noWrap/>
            <w:vAlign w:val="bottom"/>
            <w:hideMark/>
          </w:tcPr>
          <w:p w14:paraId="03F8D6EB"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57"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chudec</w:t>
            </w:r>
            <w:proofErr w:type="spellEnd"/>
          </w:p>
        </w:tc>
        <w:tc>
          <w:tcPr>
            <w:tcW w:w="4800" w:type="dxa"/>
            <w:tcBorders>
              <w:top w:val="nil"/>
              <w:left w:val="nil"/>
              <w:bottom w:val="nil"/>
              <w:right w:val="nil"/>
            </w:tcBorders>
            <w:shd w:val="clear" w:color="auto" w:fill="auto"/>
            <w:noWrap/>
            <w:vAlign w:val="bottom"/>
            <w:hideMark/>
          </w:tcPr>
          <w:p w14:paraId="7C59B1C3"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58"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Heat units for start of tiller abortion</w:t>
            </w:r>
          </w:p>
        </w:tc>
        <w:tc>
          <w:tcPr>
            <w:tcW w:w="960" w:type="dxa"/>
            <w:tcBorders>
              <w:top w:val="nil"/>
              <w:left w:val="nil"/>
              <w:bottom w:val="nil"/>
              <w:right w:val="nil"/>
            </w:tcBorders>
            <w:shd w:val="clear" w:color="auto" w:fill="auto"/>
            <w:noWrap/>
            <w:vAlign w:val="bottom"/>
            <w:hideMark/>
          </w:tcPr>
          <w:p w14:paraId="18056F1E"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59"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1481.6*</w:t>
            </w:r>
          </w:p>
        </w:tc>
        <w:tc>
          <w:tcPr>
            <w:tcW w:w="1220" w:type="dxa"/>
            <w:tcBorders>
              <w:top w:val="nil"/>
              <w:left w:val="nil"/>
              <w:bottom w:val="nil"/>
              <w:right w:val="nil"/>
            </w:tcBorders>
            <w:shd w:val="clear" w:color="auto" w:fill="auto"/>
            <w:noWrap/>
            <w:vAlign w:val="bottom"/>
            <w:hideMark/>
          </w:tcPr>
          <w:p w14:paraId="23848D52"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60"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 d</w:t>
            </w:r>
          </w:p>
        </w:tc>
      </w:tr>
      <w:tr w:rsidR="00973667" w:rsidRPr="00973667" w14:paraId="11999EFF" w14:textId="77777777" w:rsidTr="002A6B13">
        <w:trPr>
          <w:trHeight w:val="160"/>
        </w:trPr>
        <w:tc>
          <w:tcPr>
            <w:tcW w:w="1080" w:type="dxa"/>
            <w:tcBorders>
              <w:top w:val="nil"/>
              <w:left w:val="nil"/>
              <w:bottom w:val="nil"/>
              <w:right w:val="nil"/>
            </w:tcBorders>
            <w:shd w:val="clear" w:color="auto" w:fill="auto"/>
            <w:noWrap/>
            <w:vAlign w:val="bottom"/>
            <w:hideMark/>
          </w:tcPr>
          <w:p w14:paraId="1B20FDA9"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61"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chumat</w:t>
            </w:r>
            <w:proofErr w:type="spellEnd"/>
          </w:p>
        </w:tc>
        <w:tc>
          <w:tcPr>
            <w:tcW w:w="4800" w:type="dxa"/>
            <w:tcBorders>
              <w:top w:val="nil"/>
              <w:left w:val="nil"/>
              <w:bottom w:val="nil"/>
              <w:right w:val="nil"/>
            </w:tcBorders>
            <w:shd w:val="clear" w:color="auto" w:fill="auto"/>
            <w:noWrap/>
            <w:vAlign w:val="bottom"/>
            <w:hideMark/>
          </w:tcPr>
          <w:p w14:paraId="5BB00BF8" w14:textId="2D502E2E"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62"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 xml:space="preserve">Heat units for population </w:t>
            </w:r>
            <w:r w:rsidR="005960E8">
              <w:rPr>
                <w:rFonts w:ascii="Times New Roman" w:eastAsia="Times New Roman" w:hAnsi="Times New Roman" w:cs="Times New Roman"/>
                <w:color w:val="000000"/>
                <w:sz w:val="18"/>
                <w:szCs w:val="18"/>
                <w:lang w:val="en-US"/>
              </w:rPr>
              <w:t>e</w:t>
            </w:r>
            <w:r w:rsidRPr="00973667">
              <w:rPr>
                <w:rFonts w:ascii="Times New Roman" w:eastAsia="Times New Roman" w:hAnsi="Times New Roman" w:cs="Times New Roman"/>
                <w:color w:val="000000"/>
                <w:sz w:val="18"/>
                <w:szCs w:val="18"/>
                <w:lang w:val="en-US"/>
              </w:rPr>
              <w:t>stablishment</w:t>
            </w:r>
          </w:p>
        </w:tc>
        <w:tc>
          <w:tcPr>
            <w:tcW w:w="960" w:type="dxa"/>
            <w:tcBorders>
              <w:top w:val="nil"/>
              <w:left w:val="nil"/>
              <w:bottom w:val="nil"/>
              <w:right w:val="nil"/>
            </w:tcBorders>
            <w:shd w:val="clear" w:color="auto" w:fill="auto"/>
            <w:noWrap/>
            <w:vAlign w:val="bottom"/>
            <w:hideMark/>
          </w:tcPr>
          <w:p w14:paraId="0BC7FF31"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63"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2501.8*</w:t>
            </w:r>
          </w:p>
        </w:tc>
        <w:tc>
          <w:tcPr>
            <w:tcW w:w="1220" w:type="dxa"/>
            <w:tcBorders>
              <w:top w:val="nil"/>
              <w:left w:val="nil"/>
              <w:bottom w:val="nil"/>
              <w:right w:val="nil"/>
            </w:tcBorders>
            <w:shd w:val="clear" w:color="auto" w:fill="auto"/>
            <w:noWrap/>
            <w:vAlign w:val="bottom"/>
            <w:hideMark/>
          </w:tcPr>
          <w:p w14:paraId="1295A2F7"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64"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 d</w:t>
            </w:r>
          </w:p>
        </w:tc>
      </w:tr>
      <w:tr w:rsidR="00973667" w:rsidRPr="00973667" w14:paraId="1FB065DC" w14:textId="77777777" w:rsidTr="002A6B13">
        <w:trPr>
          <w:trHeight w:val="160"/>
        </w:trPr>
        <w:tc>
          <w:tcPr>
            <w:tcW w:w="1080" w:type="dxa"/>
            <w:tcBorders>
              <w:top w:val="nil"/>
              <w:left w:val="nil"/>
              <w:bottom w:val="nil"/>
              <w:right w:val="nil"/>
            </w:tcBorders>
            <w:shd w:val="clear" w:color="auto" w:fill="auto"/>
            <w:noWrap/>
            <w:vAlign w:val="bottom"/>
            <w:hideMark/>
          </w:tcPr>
          <w:p w14:paraId="4D755821"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65"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popmat</w:t>
            </w:r>
            <w:proofErr w:type="spellEnd"/>
          </w:p>
        </w:tc>
        <w:tc>
          <w:tcPr>
            <w:tcW w:w="4800" w:type="dxa"/>
            <w:tcBorders>
              <w:top w:val="nil"/>
              <w:left w:val="nil"/>
              <w:bottom w:val="nil"/>
              <w:right w:val="nil"/>
            </w:tcBorders>
            <w:shd w:val="clear" w:color="auto" w:fill="auto"/>
            <w:noWrap/>
            <w:vAlign w:val="bottom"/>
            <w:hideMark/>
          </w:tcPr>
          <w:p w14:paraId="29C2CC5F"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66"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Number of tillers on maturation</w:t>
            </w:r>
          </w:p>
        </w:tc>
        <w:tc>
          <w:tcPr>
            <w:tcW w:w="960" w:type="dxa"/>
            <w:tcBorders>
              <w:top w:val="nil"/>
              <w:left w:val="nil"/>
              <w:bottom w:val="nil"/>
              <w:right w:val="nil"/>
            </w:tcBorders>
            <w:shd w:val="clear" w:color="auto" w:fill="auto"/>
            <w:noWrap/>
            <w:vAlign w:val="bottom"/>
            <w:hideMark/>
          </w:tcPr>
          <w:p w14:paraId="31271EF2"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67"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11.05*</w:t>
            </w:r>
          </w:p>
        </w:tc>
        <w:tc>
          <w:tcPr>
            <w:tcW w:w="1220" w:type="dxa"/>
            <w:tcBorders>
              <w:top w:val="nil"/>
              <w:left w:val="nil"/>
              <w:bottom w:val="nil"/>
              <w:right w:val="nil"/>
            </w:tcBorders>
            <w:shd w:val="clear" w:color="auto" w:fill="auto"/>
            <w:noWrap/>
            <w:vAlign w:val="bottom"/>
            <w:hideMark/>
          </w:tcPr>
          <w:p w14:paraId="44DAF9DD"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68"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tillers m</w:t>
            </w:r>
            <w:r w:rsidRPr="00C23ED6">
              <w:rPr>
                <w:rFonts w:ascii="Times New Roman" w:eastAsia="Times New Roman" w:hAnsi="Times New Roman" w:cs="Times New Roman"/>
                <w:color w:val="000000"/>
                <w:sz w:val="18"/>
                <w:szCs w:val="18"/>
                <w:vertAlign w:val="superscript"/>
                <w:lang w:val="en-US"/>
              </w:rPr>
              <w:t>-2</w:t>
            </w:r>
          </w:p>
        </w:tc>
      </w:tr>
      <w:tr w:rsidR="00973667" w:rsidRPr="00973667" w14:paraId="20D521DB" w14:textId="77777777" w:rsidTr="002A6B13">
        <w:trPr>
          <w:trHeight w:val="160"/>
        </w:trPr>
        <w:tc>
          <w:tcPr>
            <w:tcW w:w="1080" w:type="dxa"/>
            <w:tcBorders>
              <w:top w:val="nil"/>
              <w:left w:val="nil"/>
              <w:bottom w:val="nil"/>
              <w:right w:val="nil"/>
            </w:tcBorders>
            <w:shd w:val="clear" w:color="auto" w:fill="auto"/>
            <w:noWrap/>
            <w:vAlign w:val="bottom"/>
            <w:hideMark/>
          </w:tcPr>
          <w:p w14:paraId="4D4062D7"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69"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poppeak</w:t>
            </w:r>
            <w:proofErr w:type="spellEnd"/>
          </w:p>
        </w:tc>
        <w:tc>
          <w:tcPr>
            <w:tcW w:w="4800" w:type="dxa"/>
            <w:tcBorders>
              <w:top w:val="nil"/>
              <w:left w:val="nil"/>
              <w:bottom w:val="nil"/>
              <w:right w:val="nil"/>
            </w:tcBorders>
            <w:shd w:val="clear" w:color="auto" w:fill="auto"/>
            <w:noWrap/>
            <w:vAlign w:val="bottom"/>
            <w:hideMark/>
          </w:tcPr>
          <w:p w14:paraId="3A1CBB9B" w14:textId="0EE52DD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70"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Max</w:t>
            </w:r>
            <w:r w:rsidR="003443B6">
              <w:rPr>
                <w:rFonts w:ascii="Times New Roman" w:eastAsia="Times New Roman" w:hAnsi="Times New Roman" w:cs="Times New Roman"/>
                <w:color w:val="000000"/>
                <w:sz w:val="18"/>
                <w:szCs w:val="18"/>
                <w:lang w:val="en-US"/>
              </w:rPr>
              <w:t>imum</w:t>
            </w:r>
            <w:r w:rsidRPr="00973667">
              <w:rPr>
                <w:rFonts w:ascii="Times New Roman" w:eastAsia="Times New Roman" w:hAnsi="Times New Roman" w:cs="Times New Roman"/>
                <w:color w:val="000000"/>
                <w:sz w:val="18"/>
                <w:szCs w:val="18"/>
                <w:lang w:val="en-US"/>
              </w:rPr>
              <w:t xml:space="preserve"> number of tillers</w:t>
            </w:r>
          </w:p>
        </w:tc>
        <w:tc>
          <w:tcPr>
            <w:tcW w:w="960" w:type="dxa"/>
            <w:tcBorders>
              <w:top w:val="nil"/>
              <w:left w:val="nil"/>
              <w:bottom w:val="nil"/>
              <w:right w:val="nil"/>
            </w:tcBorders>
            <w:shd w:val="clear" w:color="auto" w:fill="auto"/>
            <w:noWrap/>
            <w:vAlign w:val="bottom"/>
            <w:hideMark/>
          </w:tcPr>
          <w:p w14:paraId="7B55F98E"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71"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20.01*</w:t>
            </w:r>
          </w:p>
        </w:tc>
        <w:tc>
          <w:tcPr>
            <w:tcW w:w="1220" w:type="dxa"/>
            <w:tcBorders>
              <w:top w:val="nil"/>
              <w:left w:val="nil"/>
              <w:bottom w:val="nil"/>
              <w:right w:val="nil"/>
            </w:tcBorders>
            <w:shd w:val="clear" w:color="auto" w:fill="auto"/>
            <w:noWrap/>
            <w:vAlign w:val="bottom"/>
            <w:hideMark/>
          </w:tcPr>
          <w:p w14:paraId="2C53AB08"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72"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tillers m</w:t>
            </w:r>
            <w:r w:rsidRPr="00C23ED6">
              <w:rPr>
                <w:rFonts w:ascii="Times New Roman" w:eastAsia="Times New Roman" w:hAnsi="Times New Roman" w:cs="Times New Roman"/>
                <w:color w:val="000000"/>
                <w:sz w:val="18"/>
                <w:szCs w:val="18"/>
                <w:vertAlign w:val="superscript"/>
                <w:lang w:val="en-US"/>
              </w:rPr>
              <w:t>-2</w:t>
            </w:r>
          </w:p>
        </w:tc>
      </w:tr>
      <w:tr w:rsidR="00973667" w:rsidRPr="00973667" w14:paraId="34ED44A5" w14:textId="77777777" w:rsidTr="002A6B13">
        <w:trPr>
          <w:trHeight w:val="160"/>
        </w:trPr>
        <w:tc>
          <w:tcPr>
            <w:tcW w:w="1080" w:type="dxa"/>
            <w:tcBorders>
              <w:top w:val="nil"/>
              <w:left w:val="nil"/>
              <w:bottom w:val="nil"/>
              <w:right w:val="nil"/>
            </w:tcBorders>
            <w:shd w:val="clear" w:color="auto" w:fill="auto"/>
            <w:noWrap/>
            <w:vAlign w:val="bottom"/>
            <w:hideMark/>
          </w:tcPr>
          <w:p w14:paraId="2B80A122"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73"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phyloc</w:t>
            </w:r>
            <w:proofErr w:type="spellEnd"/>
          </w:p>
        </w:tc>
        <w:tc>
          <w:tcPr>
            <w:tcW w:w="4800" w:type="dxa"/>
            <w:tcBorders>
              <w:top w:val="nil"/>
              <w:left w:val="nil"/>
              <w:bottom w:val="nil"/>
              <w:right w:val="nil"/>
            </w:tcBorders>
            <w:shd w:val="clear" w:color="auto" w:fill="auto"/>
            <w:noWrap/>
            <w:vAlign w:val="bottom"/>
            <w:hideMark/>
          </w:tcPr>
          <w:p w14:paraId="00B24F46"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74"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Phyllochron interval for leaf appearance</w:t>
            </w:r>
          </w:p>
        </w:tc>
        <w:tc>
          <w:tcPr>
            <w:tcW w:w="960" w:type="dxa"/>
            <w:tcBorders>
              <w:top w:val="nil"/>
              <w:left w:val="nil"/>
              <w:bottom w:val="nil"/>
              <w:right w:val="nil"/>
            </w:tcBorders>
            <w:shd w:val="clear" w:color="auto" w:fill="auto"/>
            <w:noWrap/>
            <w:vAlign w:val="bottom"/>
            <w:hideMark/>
          </w:tcPr>
          <w:p w14:paraId="5397F391"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75"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169.7</w:t>
            </w:r>
          </w:p>
        </w:tc>
        <w:tc>
          <w:tcPr>
            <w:tcW w:w="1220" w:type="dxa"/>
            <w:tcBorders>
              <w:top w:val="nil"/>
              <w:left w:val="nil"/>
              <w:bottom w:val="nil"/>
              <w:right w:val="nil"/>
            </w:tcBorders>
            <w:shd w:val="clear" w:color="auto" w:fill="auto"/>
            <w:noWrap/>
            <w:vAlign w:val="bottom"/>
            <w:hideMark/>
          </w:tcPr>
          <w:p w14:paraId="0767D1EE"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76"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 d</w:t>
            </w:r>
          </w:p>
        </w:tc>
      </w:tr>
      <w:tr w:rsidR="00973667" w:rsidRPr="00973667" w14:paraId="3DA4A10D" w14:textId="77777777" w:rsidTr="002A6B13">
        <w:trPr>
          <w:trHeight w:val="160"/>
        </w:trPr>
        <w:tc>
          <w:tcPr>
            <w:tcW w:w="1080" w:type="dxa"/>
            <w:tcBorders>
              <w:top w:val="nil"/>
              <w:left w:val="nil"/>
              <w:bottom w:val="nil"/>
              <w:right w:val="nil"/>
            </w:tcBorders>
            <w:shd w:val="clear" w:color="auto" w:fill="auto"/>
            <w:noWrap/>
            <w:vAlign w:val="bottom"/>
            <w:hideMark/>
          </w:tcPr>
          <w:p w14:paraId="0D6F35BA"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77" w:author="Quirijn de Jong van Lier" w:date="2017-08-22T15:52:00Z">
                <w:pPr>
                  <w:spacing w:after="0" w:line="240" w:lineRule="auto"/>
                </w:pPr>
              </w:pPrChange>
            </w:pPr>
            <w:proofErr w:type="spellStart"/>
            <w:r w:rsidRPr="00973667">
              <w:rPr>
                <w:rFonts w:ascii="Times New Roman" w:eastAsia="Times New Roman" w:hAnsi="Times New Roman" w:cs="Times New Roman"/>
                <w:color w:val="000000"/>
                <w:sz w:val="18"/>
                <w:szCs w:val="18"/>
                <w:lang w:val="en-US"/>
              </w:rPr>
              <w:t>mla</w:t>
            </w:r>
            <w:proofErr w:type="spellEnd"/>
          </w:p>
        </w:tc>
        <w:tc>
          <w:tcPr>
            <w:tcW w:w="4800" w:type="dxa"/>
            <w:tcBorders>
              <w:top w:val="nil"/>
              <w:left w:val="nil"/>
              <w:bottom w:val="nil"/>
              <w:right w:val="nil"/>
            </w:tcBorders>
            <w:shd w:val="clear" w:color="auto" w:fill="auto"/>
            <w:noWrap/>
            <w:vAlign w:val="bottom"/>
            <w:hideMark/>
          </w:tcPr>
          <w:p w14:paraId="7E6CD47E" w14:textId="0DD6EA30"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78"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Max</w:t>
            </w:r>
            <w:r w:rsidR="003443B6">
              <w:rPr>
                <w:rFonts w:ascii="Times New Roman" w:eastAsia="Times New Roman" w:hAnsi="Times New Roman" w:cs="Times New Roman"/>
                <w:color w:val="000000"/>
                <w:sz w:val="18"/>
                <w:szCs w:val="18"/>
                <w:lang w:val="en-US"/>
              </w:rPr>
              <w:t>imum</w:t>
            </w:r>
            <w:r w:rsidRPr="00973667">
              <w:rPr>
                <w:rFonts w:ascii="Times New Roman" w:eastAsia="Times New Roman" w:hAnsi="Times New Roman" w:cs="Times New Roman"/>
                <w:color w:val="000000"/>
                <w:sz w:val="18"/>
                <w:szCs w:val="18"/>
                <w:lang w:val="en-US"/>
              </w:rPr>
              <w:t xml:space="preserve"> leaf area</w:t>
            </w:r>
          </w:p>
        </w:tc>
        <w:tc>
          <w:tcPr>
            <w:tcW w:w="960" w:type="dxa"/>
            <w:tcBorders>
              <w:top w:val="nil"/>
              <w:left w:val="nil"/>
              <w:bottom w:val="nil"/>
              <w:right w:val="nil"/>
            </w:tcBorders>
            <w:shd w:val="clear" w:color="auto" w:fill="auto"/>
            <w:noWrap/>
            <w:vAlign w:val="bottom"/>
            <w:hideMark/>
          </w:tcPr>
          <w:p w14:paraId="3020E142"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79"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543.2</w:t>
            </w:r>
          </w:p>
        </w:tc>
        <w:tc>
          <w:tcPr>
            <w:tcW w:w="1220" w:type="dxa"/>
            <w:tcBorders>
              <w:top w:val="nil"/>
              <w:left w:val="nil"/>
              <w:bottom w:val="nil"/>
              <w:right w:val="nil"/>
            </w:tcBorders>
            <w:shd w:val="clear" w:color="auto" w:fill="auto"/>
            <w:noWrap/>
            <w:vAlign w:val="bottom"/>
            <w:hideMark/>
          </w:tcPr>
          <w:p w14:paraId="786E61A3"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80"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cm</w:t>
            </w:r>
            <w:r w:rsidRPr="00C23ED6">
              <w:rPr>
                <w:rFonts w:ascii="Times New Roman" w:eastAsia="Times New Roman" w:hAnsi="Times New Roman" w:cs="Times New Roman"/>
                <w:color w:val="000000"/>
                <w:sz w:val="18"/>
                <w:szCs w:val="18"/>
                <w:vertAlign w:val="superscript"/>
                <w:lang w:val="en-US"/>
              </w:rPr>
              <w:t>2</w:t>
            </w:r>
          </w:p>
        </w:tc>
      </w:tr>
      <w:tr w:rsidR="00973667" w:rsidRPr="00973667" w14:paraId="6B8E2546" w14:textId="77777777" w:rsidTr="002A6B13">
        <w:trPr>
          <w:trHeight w:val="160"/>
        </w:trPr>
        <w:tc>
          <w:tcPr>
            <w:tcW w:w="1080" w:type="dxa"/>
            <w:tcBorders>
              <w:top w:val="nil"/>
              <w:left w:val="nil"/>
              <w:bottom w:val="nil"/>
              <w:right w:val="nil"/>
            </w:tcBorders>
            <w:shd w:val="clear" w:color="auto" w:fill="auto"/>
            <w:noWrap/>
            <w:vAlign w:val="bottom"/>
            <w:hideMark/>
          </w:tcPr>
          <w:p w14:paraId="6FC34CDB"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81"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rwep1</w:t>
            </w:r>
          </w:p>
        </w:tc>
        <w:tc>
          <w:tcPr>
            <w:tcW w:w="4800" w:type="dxa"/>
            <w:tcBorders>
              <w:top w:val="nil"/>
              <w:left w:val="nil"/>
              <w:bottom w:val="nil"/>
              <w:right w:val="nil"/>
            </w:tcBorders>
            <w:shd w:val="clear" w:color="auto" w:fill="auto"/>
            <w:noWrap/>
            <w:vAlign w:val="bottom"/>
            <w:hideMark/>
          </w:tcPr>
          <w:p w14:paraId="3268654C"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82"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Soil water supply/potential threshold for expansion stress</w:t>
            </w:r>
          </w:p>
        </w:tc>
        <w:tc>
          <w:tcPr>
            <w:tcW w:w="960" w:type="dxa"/>
            <w:tcBorders>
              <w:top w:val="nil"/>
              <w:left w:val="nil"/>
              <w:bottom w:val="nil"/>
              <w:right w:val="nil"/>
            </w:tcBorders>
            <w:shd w:val="clear" w:color="auto" w:fill="auto"/>
            <w:noWrap/>
            <w:vAlign w:val="bottom"/>
            <w:hideMark/>
          </w:tcPr>
          <w:p w14:paraId="6A02D246"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83"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2</w:t>
            </w:r>
          </w:p>
        </w:tc>
        <w:tc>
          <w:tcPr>
            <w:tcW w:w="1220" w:type="dxa"/>
            <w:tcBorders>
              <w:top w:val="nil"/>
              <w:left w:val="nil"/>
              <w:bottom w:val="nil"/>
              <w:right w:val="nil"/>
            </w:tcBorders>
            <w:shd w:val="clear" w:color="auto" w:fill="auto"/>
            <w:noWrap/>
            <w:vAlign w:val="bottom"/>
            <w:hideMark/>
          </w:tcPr>
          <w:p w14:paraId="0949B414"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84"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w:t>
            </w:r>
          </w:p>
        </w:tc>
      </w:tr>
      <w:tr w:rsidR="00973667" w:rsidRPr="00973667" w14:paraId="5942FE7E" w14:textId="77777777" w:rsidTr="002A6B13">
        <w:trPr>
          <w:trHeight w:val="160"/>
        </w:trPr>
        <w:tc>
          <w:tcPr>
            <w:tcW w:w="1080" w:type="dxa"/>
            <w:tcBorders>
              <w:top w:val="nil"/>
              <w:left w:val="nil"/>
              <w:bottom w:val="single" w:sz="4" w:space="0" w:color="auto"/>
              <w:right w:val="nil"/>
            </w:tcBorders>
            <w:shd w:val="clear" w:color="auto" w:fill="auto"/>
            <w:noWrap/>
            <w:vAlign w:val="bottom"/>
            <w:hideMark/>
          </w:tcPr>
          <w:p w14:paraId="4738EF9B"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85"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rwep2</w:t>
            </w:r>
          </w:p>
        </w:tc>
        <w:tc>
          <w:tcPr>
            <w:tcW w:w="4800" w:type="dxa"/>
            <w:tcBorders>
              <w:top w:val="nil"/>
              <w:left w:val="nil"/>
              <w:bottom w:val="single" w:sz="4" w:space="0" w:color="auto"/>
              <w:right w:val="nil"/>
            </w:tcBorders>
            <w:shd w:val="clear" w:color="auto" w:fill="auto"/>
            <w:noWrap/>
            <w:vAlign w:val="bottom"/>
            <w:hideMark/>
          </w:tcPr>
          <w:p w14:paraId="6E4CECD7" w14:textId="77777777" w:rsidR="00973667" w:rsidRPr="00973667" w:rsidRDefault="00973667">
            <w:pPr>
              <w:keepNext/>
              <w:keepLines/>
              <w:spacing w:after="0" w:line="240" w:lineRule="auto"/>
              <w:rPr>
                <w:rFonts w:ascii="Times New Roman" w:eastAsia="Times New Roman" w:hAnsi="Times New Roman" w:cs="Times New Roman"/>
                <w:color w:val="000000"/>
                <w:sz w:val="18"/>
                <w:szCs w:val="18"/>
                <w:lang w:val="en-US"/>
              </w:rPr>
              <w:pPrChange w:id="486" w:author="Quirijn de Jong van Lier" w:date="2017-08-22T15:52:00Z">
                <w:pPr>
                  <w:spacing w:after="0" w:line="240" w:lineRule="auto"/>
                </w:pPr>
              </w:pPrChange>
            </w:pPr>
            <w:r w:rsidRPr="00973667">
              <w:rPr>
                <w:rFonts w:ascii="Times New Roman" w:eastAsia="Times New Roman" w:hAnsi="Times New Roman" w:cs="Times New Roman"/>
                <w:color w:val="000000"/>
                <w:sz w:val="18"/>
                <w:szCs w:val="18"/>
                <w:lang w:val="en-US"/>
              </w:rPr>
              <w:t>Soil water supply/potential threshold for photosynthesis stress</w:t>
            </w:r>
          </w:p>
        </w:tc>
        <w:tc>
          <w:tcPr>
            <w:tcW w:w="960" w:type="dxa"/>
            <w:tcBorders>
              <w:top w:val="nil"/>
              <w:left w:val="nil"/>
              <w:bottom w:val="single" w:sz="4" w:space="0" w:color="auto"/>
              <w:right w:val="nil"/>
            </w:tcBorders>
            <w:shd w:val="clear" w:color="auto" w:fill="auto"/>
            <w:noWrap/>
            <w:vAlign w:val="bottom"/>
            <w:hideMark/>
          </w:tcPr>
          <w:p w14:paraId="1826E4A7"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87"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1</w:t>
            </w:r>
          </w:p>
        </w:tc>
        <w:tc>
          <w:tcPr>
            <w:tcW w:w="1220" w:type="dxa"/>
            <w:tcBorders>
              <w:top w:val="nil"/>
              <w:left w:val="nil"/>
              <w:bottom w:val="single" w:sz="4" w:space="0" w:color="auto"/>
              <w:right w:val="nil"/>
            </w:tcBorders>
            <w:shd w:val="clear" w:color="auto" w:fill="auto"/>
            <w:noWrap/>
            <w:vAlign w:val="bottom"/>
            <w:hideMark/>
          </w:tcPr>
          <w:p w14:paraId="271E878D" w14:textId="77777777" w:rsidR="00973667" w:rsidRPr="00973667" w:rsidRDefault="00973667">
            <w:pPr>
              <w:keepNext/>
              <w:keepLines/>
              <w:spacing w:after="0" w:line="240" w:lineRule="auto"/>
              <w:jc w:val="center"/>
              <w:rPr>
                <w:rFonts w:ascii="Times New Roman" w:eastAsia="Times New Roman" w:hAnsi="Times New Roman" w:cs="Times New Roman"/>
                <w:color w:val="000000"/>
                <w:sz w:val="18"/>
                <w:szCs w:val="18"/>
                <w:lang w:val="en-US"/>
              </w:rPr>
              <w:pPrChange w:id="488" w:author="Quirijn de Jong van Lier" w:date="2017-08-22T15:52:00Z">
                <w:pPr>
                  <w:spacing w:after="0" w:line="240" w:lineRule="auto"/>
                  <w:jc w:val="center"/>
                </w:pPr>
              </w:pPrChange>
            </w:pPr>
            <w:r w:rsidRPr="00973667">
              <w:rPr>
                <w:rFonts w:ascii="Times New Roman" w:eastAsia="Times New Roman" w:hAnsi="Times New Roman" w:cs="Times New Roman"/>
                <w:color w:val="000000"/>
                <w:sz w:val="18"/>
                <w:szCs w:val="18"/>
                <w:lang w:val="en-US"/>
              </w:rPr>
              <w:t>-</w:t>
            </w:r>
          </w:p>
        </w:tc>
      </w:tr>
    </w:tbl>
    <w:p w14:paraId="7A2A128B" w14:textId="77777777" w:rsidR="00973667" w:rsidRPr="00973667" w:rsidRDefault="00973667" w:rsidP="00973667">
      <w:pPr>
        <w:spacing w:after="0" w:line="240" w:lineRule="auto"/>
        <w:ind w:firstLine="720"/>
        <w:rPr>
          <w:rFonts w:ascii="Times New Roman" w:eastAsia="SimSun" w:hAnsi="Times New Roman" w:cs="Times New Roman"/>
          <w:sz w:val="18"/>
          <w:szCs w:val="18"/>
          <w:lang w:val="en-US" w:eastAsia="zh-CN"/>
        </w:rPr>
      </w:pPr>
      <w:r w:rsidRPr="00973667">
        <w:rPr>
          <w:rFonts w:ascii="Times New Roman" w:eastAsia="SimSun" w:hAnsi="Times New Roman" w:cs="Times New Roman"/>
          <w:sz w:val="18"/>
          <w:szCs w:val="18"/>
          <w:lang w:val="en-US" w:eastAsia="zh-CN"/>
        </w:rPr>
        <w:t xml:space="preserve">* </w:t>
      </w:r>
      <w:commentRangeStart w:id="489"/>
      <w:r w:rsidRPr="00973667">
        <w:rPr>
          <w:rFonts w:ascii="Times New Roman" w:eastAsia="SimSun" w:hAnsi="Times New Roman" w:cs="Times New Roman"/>
          <w:sz w:val="18"/>
          <w:szCs w:val="18"/>
          <w:lang w:val="en-US" w:eastAsia="zh-CN"/>
        </w:rPr>
        <w:t>Calibrated parameters</w:t>
      </w:r>
      <w:commentRangeEnd w:id="489"/>
      <w:r w:rsidR="00DA16A4">
        <w:rPr>
          <w:rStyle w:val="Refdecomentrio"/>
        </w:rPr>
        <w:commentReference w:id="489"/>
      </w:r>
    </w:p>
    <w:p w14:paraId="3B16587B" w14:textId="77777777" w:rsidR="00973667" w:rsidRDefault="00973667" w:rsidP="00322BA5">
      <w:pPr>
        <w:spacing w:after="0" w:line="480" w:lineRule="auto"/>
        <w:ind w:firstLine="720"/>
        <w:jc w:val="both"/>
        <w:rPr>
          <w:rFonts w:ascii="Times New Roman" w:hAnsi="Times New Roman" w:cs="Times New Roman"/>
          <w:b/>
          <w:sz w:val="24"/>
          <w:szCs w:val="24"/>
          <w:lang w:val="en-US"/>
        </w:rPr>
      </w:pPr>
    </w:p>
    <w:p w14:paraId="634D356E" w14:textId="45EEABE9" w:rsidR="00322BA5" w:rsidRPr="002F3F83" w:rsidRDefault="00E46990"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C</w:t>
      </w:r>
      <w:r w:rsidR="00322BA5" w:rsidRPr="002F3F83">
        <w:rPr>
          <w:rFonts w:ascii="Times New Roman" w:eastAsia="Times New Roman" w:hAnsi="Times New Roman" w:cs="Times New Roman"/>
          <w:color w:val="000000" w:themeColor="text1"/>
          <w:sz w:val="24"/>
          <w:szCs w:val="24"/>
          <w:lang w:val="en-US" w:eastAsia="pt-BR"/>
        </w:rPr>
        <w:t>rop components</w:t>
      </w:r>
      <w:r>
        <w:rPr>
          <w:rFonts w:ascii="Times New Roman" w:eastAsia="Times New Roman" w:hAnsi="Times New Roman" w:cs="Times New Roman"/>
          <w:color w:val="000000" w:themeColor="text1"/>
          <w:sz w:val="24"/>
          <w:szCs w:val="24"/>
          <w:lang w:val="en-US" w:eastAsia="pt-BR"/>
        </w:rPr>
        <w:t xml:space="preserve"> were</w:t>
      </w:r>
      <w:r w:rsidRPr="002F3F83">
        <w:rPr>
          <w:rFonts w:ascii="Times New Roman" w:eastAsia="Times New Roman" w:hAnsi="Times New Roman" w:cs="Times New Roman"/>
          <w:color w:val="000000" w:themeColor="text1"/>
          <w:sz w:val="24"/>
          <w:szCs w:val="24"/>
          <w:lang w:val="en-US" w:eastAsia="pt-BR"/>
        </w:rPr>
        <w:t xml:space="preserve"> </w:t>
      </w:r>
      <w:ins w:id="490" w:author="Fabio Marin" w:date="2017-08-22T22:43:00Z">
        <w:r w:rsidR="00DA16A4">
          <w:rPr>
            <w:rFonts w:ascii="Times New Roman" w:eastAsia="Times New Roman" w:hAnsi="Times New Roman" w:cs="Times New Roman"/>
            <w:color w:val="000000" w:themeColor="text1"/>
            <w:sz w:val="24"/>
            <w:szCs w:val="24"/>
            <w:lang w:val="en-US" w:eastAsia="pt-BR"/>
          </w:rPr>
          <w:t>well</w:t>
        </w:r>
        <w:r w:rsidR="00DA16A4" w:rsidRPr="002F3F83">
          <w:rPr>
            <w:rFonts w:ascii="Times New Roman" w:eastAsia="Times New Roman" w:hAnsi="Times New Roman" w:cs="Times New Roman"/>
            <w:color w:val="000000" w:themeColor="text1"/>
            <w:sz w:val="24"/>
            <w:szCs w:val="24"/>
            <w:lang w:val="en-US" w:eastAsia="pt-BR"/>
          </w:rPr>
          <w:t xml:space="preserve"> </w:t>
        </w:r>
      </w:ins>
      <w:r w:rsidRPr="002F3F83">
        <w:rPr>
          <w:rFonts w:ascii="Times New Roman" w:eastAsia="Times New Roman" w:hAnsi="Times New Roman" w:cs="Times New Roman"/>
          <w:color w:val="000000" w:themeColor="text1"/>
          <w:sz w:val="24"/>
          <w:szCs w:val="24"/>
          <w:lang w:val="en-US" w:eastAsia="pt-BR"/>
        </w:rPr>
        <w:t xml:space="preserve">simulated </w:t>
      </w:r>
      <w:del w:id="491" w:author="Fabio Marin" w:date="2017-08-22T22:43:00Z">
        <w:r w:rsidDel="00DA16A4">
          <w:rPr>
            <w:rFonts w:ascii="Times New Roman" w:eastAsia="Times New Roman" w:hAnsi="Times New Roman" w:cs="Times New Roman"/>
            <w:color w:val="000000" w:themeColor="text1"/>
            <w:sz w:val="24"/>
            <w:szCs w:val="24"/>
            <w:lang w:val="en-US" w:eastAsia="pt-BR"/>
          </w:rPr>
          <w:delText xml:space="preserve">well </w:delText>
        </w:r>
      </w:del>
      <w:r>
        <w:rPr>
          <w:rFonts w:ascii="Times New Roman" w:eastAsia="Times New Roman" w:hAnsi="Times New Roman" w:cs="Times New Roman"/>
          <w:color w:val="000000" w:themeColor="text1"/>
          <w:sz w:val="24"/>
          <w:szCs w:val="24"/>
          <w:lang w:val="en-US" w:eastAsia="pt-BR"/>
        </w:rPr>
        <w:t>by the model</w:t>
      </w:r>
      <w:r w:rsidR="00322BA5" w:rsidRPr="002F3F83">
        <w:rPr>
          <w:rFonts w:ascii="Times New Roman" w:eastAsia="Times New Roman" w:hAnsi="Times New Roman" w:cs="Times New Roman"/>
          <w:color w:val="000000" w:themeColor="text1"/>
          <w:sz w:val="24"/>
          <w:szCs w:val="24"/>
          <w:lang w:val="en-US" w:eastAsia="pt-BR"/>
        </w:rPr>
        <w:t>, with focus on green leaf number, stalk dr</w:t>
      </w:r>
      <w:r w:rsidR="00CE1D2A">
        <w:rPr>
          <w:rFonts w:ascii="Times New Roman" w:eastAsia="Times New Roman" w:hAnsi="Times New Roman" w:cs="Times New Roman"/>
          <w:color w:val="000000" w:themeColor="text1"/>
          <w:sz w:val="24"/>
          <w:szCs w:val="24"/>
          <w:lang w:val="en-US" w:eastAsia="pt-BR"/>
        </w:rPr>
        <w:t>y mass and tillering. The simulated</w:t>
      </w:r>
      <w:r w:rsidR="00322BA5" w:rsidRPr="002F3F83">
        <w:rPr>
          <w:rFonts w:ascii="Times New Roman" w:eastAsia="Times New Roman" w:hAnsi="Times New Roman" w:cs="Times New Roman"/>
          <w:color w:val="000000" w:themeColor="text1"/>
          <w:sz w:val="24"/>
          <w:szCs w:val="24"/>
          <w:lang w:val="en-US" w:eastAsia="pt-BR"/>
        </w:rPr>
        <w:t xml:space="preserve"> green leaf number started close to emergence observed </w:t>
      </w:r>
      <w:r w:rsidR="00CE1D2A">
        <w:rPr>
          <w:rFonts w:ascii="Times New Roman" w:eastAsia="Times New Roman" w:hAnsi="Times New Roman" w:cs="Times New Roman"/>
          <w:color w:val="000000" w:themeColor="text1"/>
          <w:sz w:val="24"/>
          <w:szCs w:val="24"/>
          <w:lang w:val="en-US" w:eastAsia="pt-BR"/>
        </w:rPr>
        <w:t xml:space="preserve">in </w:t>
      </w:r>
      <w:r>
        <w:rPr>
          <w:rFonts w:ascii="Times New Roman" w:eastAsia="Times New Roman" w:hAnsi="Times New Roman" w:cs="Times New Roman"/>
          <w:color w:val="000000" w:themeColor="text1"/>
          <w:sz w:val="24"/>
          <w:szCs w:val="24"/>
          <w:lang w:val="en-US" w:eastAsia="pt-BR"/>
        </w:rPr>
        <w:t xml:space="preserve">the </w:t>
      </w:r>
      <w:r w:rsidR="00CE1D2A">
        <w:rPr>
          <w:rFonts w:ascii="Times New Roman" w:eastAsia="Times New Roman" w:hAnsi="Times New Roman" w:cs="Times New Roman"/>
          <w:color w:val="000000" w:themeColor="text1"/>
          <w:sz w:val="24"/>
          <w:szCs w:val="24"/>
          <w:lang w:val="en-US" w:eastAsia="pt-BR"/>
        </w:rPr>
        <w:t xml:space="preserve">field experiment (34 </w:t>
      </w:r>
      <w:r w:rsidR="001D450B">
        <w:rPr>
          <w:rFonts w:ascii="Times New Roman" w:eastAsia="Times New Roman" w:hAnsi="Times New Roman" w:cs="Times New Roman"/>
          <w:color w:val="000000" w:themeColor="text1"/>
          <w:sz w:val="24"/>
          <w:szCs w:val="24"/>
          <w:lang w:val="en-US" w:eastAsia="pt-BR"/>
        </w:rPr>
        <w:t>days after ratooni</w:t>
      </w:r>
      <w:r w:rsidR="004D168B">
        <w:rPr>
          <w:rFonts w:ascii="Times New Roman" w:eastAsia="Times New Roman" w:hAnsi="Times New Roman" w:cs="Times New Roman"/>
          <w:color w:val="000000" w:themeColor="text1"/>
          <w:sz w:val="24"/>
          <w:szCs w:val="24"/>
          <w:lang w:val="en-US" w:eastAsia="pt-BR"/>
        </w:rPr>
        <w:t>n</w:t>
      </w:r>
      <w:r w:rsidR="001D450B">
        <w:rPr>
          <w:rFonts w:ascii="Times New Roman" w:eastAsia="Times New Roman" w:hAnsi="Times New Roman" w:cs="Times New Roman"/>
          <w:color w:val="000000" w:themeColor="text1"/>
          <w:sz w:val="24"/>
          <w:szCs w:val="24"/>
          <w:lang w:val="en-US" w:eastAsia="pt-BR"/>
        </w:rPr>
        <w:t>g [DAR]</w:t>
      </w:r>
      <w:r w:rsidR="00CE1D2A">
        <w:rPr>
          <w:rFonts w:ascii="Times New Roman" w:eastAsia="Times New Roman" w:hAnsi="Times New Roman" w:cs="Times New Roman"/>
          <w:color w:val="000000" w:themeColor="text1"/>
          <w:sz w:val="24"/>
          <w:szCs w:val="24"/>
          <w:lang w:val="en-US" w:eastAsia="pt-BR"/>
        </w:rPr>
        <w:t>) ranging</w:t>
      </w:r>
      <w:r w:rsidR="00322BA5" w:rsidRPr="002F3F83">
        <w:rPr>
          <w:rFonts w:ascii="Times New Roman" w:eastAsia="Times New Roman" w:hAnsi="Times New Roman" w:cs="Times New Roman"/>
          <w:color w:val="000000" w:themeColor="text1"/>
          <w:sz w:val="24"/>
          <w:szCs w:val="24"/>
          <w:lang w:val="en-US" w:eastAsia="pt-BR"/>
        </w:rPr>
        <w:t xml:space="preserve"> between 4.5 to 5.5 green leaves per tiller (</w:t>
      </w:r>
      <w:r w:rsidR="00322BA5" w:rsidRPr="002F3F83">
        <w:rPr>
          <w:rFonts w:ascii="Times New Roman" w:eastAsia="Times New Roman" w:hAnsi="Times New Roman" w:cs="Times New Roman"/>
          <w:color w:val="000000" w:themeColor="text1"/>
          <w:sz w:val="24"/>
          <w:szCs w:val="24"/>
          <w:lang w:val="en-US" w:eastAsia="pt-BR"/>
        </w:rPr>
        <w:fldChar w:fldCharType="begin"/>
      </w:r>
      <w:r w:rsidR="00322BA5" w:rsidRPr="002F3F83">
        <w:rPr>
          <w:rFonts w:ascii="Times New Roman" w:eastAsia="Times New Roman" w:hAnsi="Times New Roman" w:cs="Times New Roman"/>
          <w:color w:val="000000" w:themeColor="text1"/>
          <w:sz w:val="24"/>
          <w:szCs w:val="24"/>
          <w:lang w:val="en-US" w:eastAsia="pt-BR"/>
        </w:rPr>
        <w:instrText xml:space="preserve"> REF _Ref467631229 \h </w:instrText>
      </w:r>
      <w:r w:rsidR="00322BA5">
        <w:rPr>
          <w:rFonts w:ascii="Times New Roman" w:eastAsia="Times New Roman" w:hAnsi="Times New Roman" w:cs="Times New Roman"/>
          <w:color w:val="000000" w:themeColor="text1"/>
          <w:sz w:val="24"/>
          <w:szCs w:val="24"/>
          <w:lang w:val="en-US" w:eastAsia="pt-BR"/>
        </w:rPr>
        <w:instrText xml:space="preserve"> \* MERGEFORMAT </w:instrText>
      </w:r>
      <w:r w:rsidR="00322BA5" w:rsidRPr="002F3F83">
        <w:rPr>
          <w:rFonts w:ascii="Times New Roman" w:eastAsia="Times New Roman" w:hAnsi="Times New Roman" w:cs="Times New Roman"/>
          <w:color w:val="000000" w:themeColor="text1"/>
          <w:sz w:val="24"/>
          <w:szCs w:val="24"/>
          <w:lang w:val="en-US" w:eastAsia="pt-BR"/>
        </w:rPr>
      </w:r>
      <w:r w:rsidR="00322BA5"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4</w:t>
      </w:r>
      <w:r w:rsidR="00322BA5" w:rsidRPr="002F3F83">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For</w:t>
      </w:r>
      <w:r w:rsidR="00322BA5" w:rsidRPr="002F3F83">
        <w:rPr>
          <w:rFonts w:ascii="Times New Roman" w:eastAsia="Times New Roman" w:hAnsi="Times New Roman" w:cs="Times New Roman"/>
          <w:color w:val="000000" w:themeColor="text1"/>
          <w:sz w:val="24"/>
          <w:szCs w:val="24"/>
          <w:lang w:val="en-US" w:eastAsia="pt-BR"/>
        </w:rPr>
        <w:t xml:space="preserve"> LAI, </w:t>
      </w:r>
      <w:r w:rsidR="005143CF">
        <w:rPr>
          <w:rFonts w:ascii="Times New Roman" w:eastAsia="Times New Roman" w:hAnsi="Times New Roman" w:cs="Times New Roman"/>
          <w:color w:val="000000" w:themeColor="text1"/>
          <w:sz w:val="24"/>
          <w:szCs w:val="24"/>
          <w:lang w:val="en-US" w:eastAsia="pt-BR"/>
        </w:rPr>
        <w:t xml:space="preserve">early season </w:t>
      </w:r>
      <w:r>
        <w:rPr>
          <w:rFonts w:ascii="Times New Roman" w:eastAsia="Times New Roman" w:hAnsi="Times New Roman" w:cs="Times New Roman"/>
          <w:color w:val="000000" w:themeColor="text1"/>
          <w:sz w:val="24"/>
          <w:szCs w:val="24"/>
          <w:lang w:val="en-US" w:eastAsia="pt-BR"/>
        </w:rPr>
        <w:t>values were overestimated</w:t>
      </w:r>
      <w:r w:rsidR="00322BA5" w:rsidRPr="002F3F83">
        <w:rPr>
          <w:rFonts w:ascii="Times New Roman" w:eastAsia="Times New Roman" w:hAnsi="Times New Roman" w:cs="Times New Roman"/>
          <w:color w:val="000000" w:themeColor="text1"/>
          <w:sz w:val="24"/>
          <w:szCs w:val="24"/>
          <w:lang w:val="en-US" w:eastAsia="pt-BR"/>
        </w:rPr>
        <w:t xml:space="preserve"> (</w:t>
      </w:r>
      <w:r w:rsidR="00322BA5" w:rsidRPr="002F3F83">
        <w:rPr>
          <w:rFonts w:ascii="Times New Roman" w:eastAsia="Times New Roman" w:hAnsi="Times New Roman" w:cs="Times New Roman"/>
          <w:color w:val="000000" w:themeColor="text1"/>
          <w:sz w:val="24"/>
          <w:szCs w:val="24"/>
          <w:lang w:val="en-US" w:eastAsia="pt-BR"/>
        </w:rPr>
        <w:fldChar w:fldCharType="begin"/>
      </w:r>
      <w:r w:rsidR="00322BA5" w:rsidRPr="002F3F83">
        <w:rPr>
          <w:rFonts w:ascii="Times New Roman" w:eastAsia="Times New Roman" w:hAnsi="Times New Roman" w:cs="Times New Roman"/>
          <w:color w:val="000000" w:themeColor="text1"/>
          <w:sz w:val="24"/>
          <w:szCs w:val="24"/>
          <w:lang w:val="en-US" w:eastAsia="pt-BR"/>
        </w:rPr>
        <w:instrText xml:space="preserve"> REF _Ref467631229 \h </w:instrText>
      </w:r>
      <w:r w:rsidR="00322BA5">
        <w:rPr>
          <w:rFonts w:ascii="Times New Roman" w:eastAsia="Times New Roman" w:hAnsi="Times New Roman" w:cs="Times New Roman"/>
          <w:color w:val="000000" w:themeColor="text1"/>
          <w:sz w:val="24"/>
          <w:szCs w:val="24"/>
          <w:lang w:val="en-US" w:eastAsia="pt-BR"/>
        </w:rPr>
        <w:instrText xml:space="preserve"> \* MERGEFORMAT </w:instrText>
      </w:r>
      <w:r w:rsidR="00322BA5" w:rsidRPr="002F3F83">
        <w:rPr>
          <w:rFonts w:ascii="Times New Roman" w:eastAsia="Times New Roman" w:hAnsi="Times New Roman" w:cs="Times New Roman"/>
          <w:color w:val="000000" w:themeColor="text1"/>
          <w:sz w:val="24"/>
          <w:szCs w:val="24"/>
          <w:lang w:val="en-US" w:eastAsia="pt-BR"/>
        </w:rPr>
      </w:r>
      <w:r w:rsidR="00322BA5"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4</w:t>
      </w:r>
      <w:r w:rsidR="00322BA5" w:rsidRPr="002F3F83">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w:t>
      </w:r>
      <w:r>
        <w:rPr>
          <w:rFonts w:ascii="Times New Roman" w:eastAsia="Times New Roman" w:hAnsi="Times New Roman" w:cs="Times New Roman"/>
          <w:color w:val="000000" w:themeColor="text1"/>
          <w:sz w:val="24"/>
          <w:szCs w:val="24"/>
          <w:lang w:val="en-US" w:eastAsia="pt-BR"/>
        </w:rPr>
        <w:t xml:space="preserve">, probably </w:t>
      </w:r>
      <w:del w:id="492" w:author="Quirijn de Jong van Lier" w:date="2017-08-22T15:57:00Z">
        <w:r w:rsidR="00D613D6" w:rsidDel="00196F0A">
          <w:rPr>
            <w:rFonts w:ascii="Times New Roman" w:eastAsia="Times New Roman" w:hAnsi="Times New Roman" w:cs="Times New Roman"/>
            <w:color w:val="000000" w:themeColor="text1"/>
            <w:sz w:val="24"/>
            <w:szCs w:val="24"/>
            <w:lang w:val="en-US" w:eastAsia="pt-BR"/>
          </w:rPr>
          <w:delText xml:space="preserve">due to </w:delText>
        </w:r>
        <w:r w:rsidDel="00196F0A">
          <w:rPr>
            <w:rFonts w:ascii="Times New Roman" w:eastAsia="Times New Roman" w:hAnsi="Times New Roman" w:cs="Times New Roman"/>
            <w:color w:val="000000" w:themeColor="text1"/>
            <w:sz w:val="24"/>
            <w:szCs w:val="24"/>
            <w:lang w:val="en-US" w:eastAsia="pt-BR"/>
          </w:rPr>
          <w:delText>the fact that</w:delText>
        </w:r>
      </w:del>
      <w:ins w:id="493" w:author="Quirijn de Jong van Lier" w:date="2017-08-22T15:57:00Z">
        <w:r w:rsidR="00196F0A">
          <w:rPr>
            <w:rFonts w:ascii="Times New Roman" w:eastAsia="Times New Roman" w:hAnsi="Times New Roman" w:cs="Times New Roman"/>
            <w:color w:val="000000" w:themeColor="text1"/>
            <w:sz w:val="24"/>
            <w:szCs w:val="24"/>
            <w:lang w:val="en-US" w:eastAsia="pt-BR"/>
          </w:rPr>
          <w:t>because</w:t>
        </w:r>
      </w:ins>
      <w:r>
        <w:rPr>
          <w:rFonts w:ascii="Times New Roman" w:eastAsia="Times New Roman" w:hAnsi="Times New Roman" w:cs="Times New Roman"/>
          <w:color w:val="000000" w:themeColor="text1"/>
          <w:sz w:val="24"/>
          <w:szCs w:val="24"/>
          <w:lang w:val="en-US" w:eastAsia="pt-BR"/>
        </w:rPr>
        <w:t xml:space="preserve"> the model ignores the</w:t>
      </w:r>
      <w:r w:rsidR="005143CF">
        <w:rPr>
          <w:rFonts w:ascii="Times New Roman" w:eastAsia="Times New Roman" w:hAnsi="Times New Roman" w:cs="Times New Roman"/>
          <w:color w:val="000000" w:themeColor="text1"/>
          <w:sz w:val="24"/>
          <w:szCs w:val="24"/>
          <w:lang w:val="en-US" w:eastAsia="pt-BR"/>
        </w:rPr>
        <w:t xml:space="preserve"> effect of </w:t>
      </w:r>
      <w:r w:rsidR="00D613D6">
        <w:rPr>
          <w:rFonts w:ascii="Times New Roman" w:eastAsia="Times New Roman" w:hAnsi="Times New Roman" w:cs="Times New Roman"/>
          <w:color w:val="000000" w:themeColor="text1"/>
          <w:sz w:val="24"/>
          <w:szCs w:val="24"/>
          <w:lang w:val="en-US" w:eastAsia="pt-BR"/>
        </w:rPr>
        <w:t>w</w:t>
      </w:r>
      <w:r w:rsidR="00D613D6" w:rsidRPr="002F3F83">
        <w:rPr>
          <w:rFonts w:ascii="Times New Roman" w:eastAsia="Times New Roman" w:hAnsi="Times New Roman" w:cs="Times New Roman"/>
          <w:color w:val="000000" w:themeColor="text1"/>
          <w:sz w:val="24"/>
          <w:szCs w:val="24"/>
          <w:lang w:val="en-US" w:eastAsia="pt-BR"/>
        </w:rPr>
        <w:t>ater stress</w:t>
      </w:r>
      <w:r w:rsidR="005143CF">
        <w:rPr>
          <w:rFonts w:ascii="Times New Roman" w:eastAsia="Times New Roman" w:hAnsi="Times New Roman" w:cs="Times New Roman"/>
          <w:color w:val="000000" w:themeColor="text1"/>
          <w:sz w:val="24"/>
          <w:szCs w:val="24"/>
          <w:lang w:val="en-US" w:eastAsia="pt-BR"/>
        </w:rPr>
        <w:t xml:space="preserve"> on leaf appearance</w:t>
      </w:r>
      <w:r w:rsidR="00322BA5" w:rsidRPr="002F3F83">
        <w:rPr>
          <w:rFonts w:ascii="Times New Roman" w:eastAsia="Times New Roman" w:hAnsi="Times New Roman" w:cs="Times New Roman"/>
          <w:color w:val="000000" w:themeColor="text1"/>
          <w:sz w:val="24"/>
          <w:szCs w:val="24"/>
          <w:lang w:val="en-US" w:eastAsia="pt-BR"/>
        </w:rPr>
        <w:t xml:space="preserve">. </w:t>
      </w:r>
      <w:r w:rsidR="00CA08A2">
        <w:rPr>
          <w:rFonts w:ascii="Times New Roman" w:eastAsia="Times New Roman" w:hAnsi="Times New Roman" w:cs="Times New Roman"/>
          <w:color w:val="000000" w:themeColor="text1"/>
          <w:sz w:val="24"/>
          <w:szCs w:val="24"/>
          <w:lang w:val="en-US" w:eastAsia="pt-BR"/>
        </w:rPr>
        <w:t>I</w:t>
      </w:r>
      <w:r w:rsidR="00CA08A2" w:rsidRPr="002F3F83">
        <w:rPr>
          <w:rFonts w:ascii="Times New Roman" w:eastAsia="Times New Roman" w:hAnsi="Times New Roman" w:cs="Times New Roman"/>
          <w:color w:val="000000" w:themeColor="text1"/>
          <w:sz w:val="24"/>
          <w:szCs w:val="24"/>
          <w:lang w:val="en-US" w:eastAsia="pt-BR"/>
        </w:rPr>
        <w:t xml:space="preserve">n addition, the tillering peak occurred </w:t>
      </w:r>
      <w:r>
        <w:rPr>
          <w:rFonts w:ascii="Times New Roman" w:eastAsia="Times New Roman" w:hAnsi="Times New Roman" w:cs="Times New Roman"/>
          <w:color w:val="000000" w:themeColor="text1"/>
          <w:sz w:val="24"/>
          <w:szCs w:val="24"/>
          <w:lang w:val="en-US" w:eastAsia="pt-BR"/>
        </w:rPr>
        <w:t>at</w:t>
      </w:r>
      <w:r w:rsidR="00CA08A2" w:rsidRPr="002F3F83">
        <w:rPr>
          <w:rFonts w:ascii="Times New Roman" w:eastAsia="Times New Roman" w:hAnsi="Times New Roman" w:cs="Times New Roman"/>
          <w:color w:val="000000" w:themeColor="text1"/>
          <w:sz w:val="24"/>
          <w:szCs w:val="24"/>
          <w:lang w:val="en-US" w:eastAsia="pt-BR"/>
        </w:rPr>
        <w:t xml:space="preserve"> 113 </w:t>
      </w:r>
      <w:r w:rsidR="001D450B">
        <w:rPr>
          <w:rFonts w:ascii="Times New Roman" w:eastAsia="Times New Roman" w:hAnsi="Times New Roman" w:cs="Times New Roman"/>
          <w:color w:val="000000" w:themeColor="text1"/>
          <w:sz w:val="24"/>
          <w:szCs w:val="24"/>
          <w:lang w:val="en-US" w:eastAsia="pt-BR"/>
        </w:rPr>
        <w:t>DAR</w:t>
      </w:r>
      <w:r w:rsidR="00CA08A2" w:rsidRPr="002F3F83">
        <w:rPr>
          <w:rFonts w:ascii="Times New Roman" w:eastAsia="Times New Roman" w:hAnsi="Times New Roman" w:cs="Times New Roman"/>
          <w:color w:val="000000" w:themeColor="text1"/>
          <w:sz w:val="24"/>
          <w:szCs w:val="24"/>
          <w:lang w:val="en-US" w:eastAsia="pt-BR"/>
        </w:rPr>
        <w:t xml:space="preserve"> (</w:t>
      </w:r>
      <w:r w:rsidR="00CA08A2" w:rsidRPr="002F3F83">
        <w:rPr>
          <w:rFonts w:ascii="Times New Roman" w:eastAsia="Times New Roman" w:hAnsi="Times New Roman" w:cs="Times New Roman"/>
          <w:color w:val="000000" w:themeColor="text1"/>
          <w:sz w:val="24"/>
          <w:szCs w:val="24"/>
          <w:lang w:val="en-US" w:eastAsia="pt-BR"/>
        </w:rPr>
        <w:fldChar w:fldCharType="begin"/>
      </w:r>
      <w:r w:rsidR="00CA08A2" w:rsidRPr="002F3F83">
        <w:rPr>
          <w:rFonts w:ascii="Times New Roman" w:eastAsia="Times New Roman" w:hAnsi="Times New Roman" w:cs="Times New Roman"/>
          <w:color w:val="000000" w:themeColor="text1"/>
          <w:sz w:val="24"/>
          <w:szCs w:val="24"/>
          <w:lang w:val="en-US" w:eastAsia="pt-BR"/>
        </w:rPr>
        <w:instrText xml:space="preserve"> REF _Ref467631251 \h </w:instrText>
      </w:r>
      <w:r w:rsidR="00CA08A2">
        <w:rPr>
          <w:rFonts w:ascii="Times New Roman" w:eastAsia="Times New Roman" w:hAnsi="Times New Roman" w:cs="Times New Roman"/>
          <w:color w:val="000000" w:themeColor="text1"/>
          <w:sz w:val="24"/>
          <w:szCs w:val="24"/>
          <w:lang w:val="en-US" w:eastAsia="pt-BR"/>
        </w:rPr>
        <w:instrText xml:space="preserve"> \* MERGEFORMAT </w:instrText>
      </w:r>
      <w:r w:rsidR="00CA08A2" w:rsidRPr="002F3F83">
        <w:rPr>
          <w:rFonts w:ascii="Times New Roman" w:eastAsia="Times New Roman" w:hAnsi="Times New Roman" w:cs="Times New Roman"/>
          <w:color w:val="000000" w:themeColor="text1"/>
          <w:sz w:val="24"/>
          <w:szCs w:val="24"/>
          <w:lang w:val="en-US" w:eastAsia="pt-BR"/>
        </w:rPr>
      </w:r>
      <w:r w:rsidR="00CA08A2" w:rsidRPr="002F3F83">
        <w:rPr>
          <w:rFonts w:ascii="Times New Roman" w:eastAsia="Times New Roman" w:hAnsi="Times New Roman" w:cs="Times New Roman"/>
          <w:color w:val="000000" w:themeColor="text1"/>
          <w:sz w:val="24"/>
          <w:szCs w:val="24"/>
          <w:lang w:val="en-US" w:eastAsia="pt-BR"/>
        </w:rPr>
        <w:fldChar w:fldCharType="separate"/>
      </w:r>
      <w:r w:rsidR="00CA08A2" w:rsidRPr="003D38E8">
        <w:rPr>
          <w:rFonts w:ascii="Times New Roman" w:eastAsia="Times New Roman" w:hAnsi="Times New Roman" w:cs="Times New Roman"/>
          <w:color w:val="000000" w:themeColor="text1"/>
          <w:sz w:val="24"/>
          <w:szCs w:val="24"/>
          <w:lang w:val="en-US" w:eastAsia="pt-BR"/>
        </w:rPr>
        <w:t>Figure 5</w:t>
      </w:r>
      <w:r w:rsidR="00CA08A2" w:rsidRPr="002F3F83">
        <w:rPr>
          <w:rFonts w:ascii="Times New Roman" w:eastAsia="Times New Roman" w:hAnsi="Times New Roman" w:cs="Times New Roman"/>
          <w:color w:val="000000" w:themeColor="text1"/>
          <w:sz w:val="24"/>
          <w:szCs w:val="24"/>
          <w:lang w:val="en-US" w:eastAsia="pt-BR"/>
        </w:rPr>
        <w:fldChar w:fldCharType="end"/>
      </w:r>
      <w:r w:rsidR="00CA08A2" w:rsidRPr="002F3F83">
        <w:rPr>
          <w:rFonts w:ascii="Times New Roman" w:eastAsia="Times New Roman" w:hAnsi="Times New Roman" w:cs="Times New Roman"/>
          <w:color w:val="000000" w:themeColor="text1"/>
          <w:sz w:val="24"/>
          <w:szCs w:val="24"/>
          <w:lang w:val="en-US" w:eastAsia="pt-BR"/>
        </w:rPr>
        <w:t xml:space="preserve">) which </w:t>
      </w:r>
      <w:r>
        <w:rPr>
          <w:rFonts w:ascii="Times New Roman" w:eastAsia="Times New Roman" w:hAnsi="Times New Roman" w:cs="Times New Roman"/>
          <w:color w:val="000000" w:themeColor="text1"/>
          <w:sz w:val="24"/>
          <w:szCs w:val="24"/>
          <w:lang w:val="en-US" w:eastAsia="pt-BR"/>
        </w:rPr>
        <w:t>may have</w:t>
      </w:r>
      <w:r w:rsidR="00CA08A2" w:rsidRPr="002F3F83">
        <w:rPr>
          <w:rFonts w:ascii="Times New Roman" w:eastAsia="Times New Roman" w:hAnsi="Times New Roman" w:cs="Times New Roman"/>
          <w:color w:val="000000" w:themeColor="text1"/>
          <w:sz w:val="24"/>
          <w:szCs w:val="24"/>
          <w:lang w:val="en-US" w:eastAsia="pt-BR"/>
        </w:rPr>
        <w:t xml:space="preserve"> </w:t>
      </w:r>
      <w:r w:rsidR="00004B55" w:rsidRPr="002F3F83">
        <w:rPr>
          <w:rFonts w:ascii="Times New Roman" w:eastAsia="Times New Roman" w:hAnsi="Times New Roman" w:cs="Times New Roman"/>
          <w:color w:val="000000" w:themeColor="text1"/>
          <w:sz w:val="24"/>
          <w:szCs w:val="24"/>
          <w:lang w:val="en-US" w:eastAsia="pt-BR"/>
        </w:rPr>
        <w:t>contributed</w:t>
      </w:r>
      <w:r w:rsidR="00CA08A2" w:rsidRPr="002F3F83">
        <w:rPr>
          <w:rFonts w:ascii="Times New Roman" w:eastAsia="Times New Roman" w:hAnsi="Times New Roman" w:cs="Times New Roman"/>
          <w:color w:val="000000" w:themeColor="text1"/>
          <w:sz w:val="24"/>
          <w:szCs w:val="24"/>
          <w:lang w:val="en-US" w:eastAsia="pt-BR"/>
        </w:rPr>
        <w:t xml:space="preserve"> to </w:t>
      </w:r>
      <w:r>
        <w:rPr>
          <w:rFonts w:ascii="Times New Roman" w:eastAsia="Times New Roman" w:hAnsi="Times New Roman" w:cs="Times New Roman"/>
          <w:color w:val="000000" w:themeColor="text1"/>
          <w:sz w:val="24"/>
          <w:szCs w:val="24"/>
          <w:lang w:val="en-US" w:eastAsia="pt-BR"/>
        </w:rPr>
        <w:t xml:space="preserve">the </w:t>
      </w:r>
      <w:r w:rsidR="00CA08A2" w:rsidRPr="002F3F83">
        <w:rPr>
          <w:rFonts w:ascii="Times New Roman" w:eastAsia="Times New Roman" w:hAnsi="Times New Roman" w:cs="Times New Roman"/>
          <w:color w:val="000000" w:themeColor="text1"/>
          <w:sz w:val="24"/>
          <w:szCs w:val="24"/>
          <w:lang w:val="en-US" w:eastAsia="pt-BR"/>
        </w:rPr>
        <w:t xml:space="preserve">overestimations </w:t>
      </w:r>
      <w:r w:rsidR="00316035">
        <w:rPr>
          <w:rFonts w:ascii="Times New Roman" w:eastAsia="Times New Roman" w:hAnsi="Times New Roman" w:cs="Times New Roman"/>
          <w:color w:val="000000" w:themeColor="text1"/>
          <w:sz w:val="24"/>
          <w:szCs w:val="24"/>
          <w:lang w:val="en-US" w:eastAsia="pt-BR"/>
        </w:rPr>
        <w:t xml:space="preserve">resulting from </w:t>
      </w:r>
      <w:r w:rsidR="00CA08A2" w:rsidRPr="002F3F83">
        <w:rPr>
          <w:rFonts w:ascii="Times New Roman" w:eastAsia="Times New Roman" w:hAnsi="Times New Roman" w:cs="Times New Roman"/>
          <w:color w:val="000000" w:themeColor="text1"/>
          <w:sz w:val="24"/>
          <w:szCs w:val="24"/>
          <w:lang w:val="en-US" w:eastAsia="pt-BR"/>
        </w:rPr>
        <w:t xml:space="preserve">the </w:t>
      </w:r>
      <w:r w:rsidR="00316035">
        <w:rPr>
          <w:rFonts w:ascii="Times New Roman" w:eastAsia="Times New Roman" w:hAnsi="Times New Roman" w:cs="Times New Roman"/>
          <w:color w:val="000000" w:themeColor="text1"/>
          <w:sz w:val="24"/>
          <w:szCs w:val="24"/>
          <w:lang w:val="en-US" w:eastAsia="pt-BR"/>
        </w:rPr>
        <w:t>up</w:t>
      </w:r>
      <w:r w:rsidR="00CA08A2" w:rsidRPr="002F3F83">
        <w:rPr>
          <w:rFonts w:ascii="Times New Roman" w:eastAsia="Times New Roman" w:hAnsi="Times New Roman" w:cs="Times New Roman"/>
          <w:color w:val="000000" w:themeColor="text1"/>
          <w:sz w:val="24"/>
          <w:szCs w:val="24"/>
          <w:lang w:val="en-US" w:eastAsia="pt-BR"/>
        </w:rPr>
        <w:t>scaling approach of LAI based on tillering</w:t>
      </w:r>
      <w:r w:rsidR="00CA08A2">
        <w:rPr>
          <w:rFonts w:ascii="Times New Roman" w:eastAsia="Times New Roman" w:hAnsi="Times New Roman" w:cs="Times New Roman"/>
          <w:color w:val="000000" w:themeColor="text1"/>
          <w:sz w:val="24"/>
          <w:szCs w:val="24"/>
          <w:lang w:val="en-US" w:eastAsia="pt-BR"/>
        </w:rPr>
        <w:t xml:space="preserve"> and leaf area</w:t>
      </w:r>
      <w:r w:rsidR="00CA08A2" w:rsidRPr="002F3F83">
        <w:rPr>
          <w:rFonts w:ascii="Times New Roman" w:eastAsia="Times New Roman" w:hAnsi="Times New Roman" w:cs="Times New Roman"/>
          <w:color w:val="000000" w:themeColor="text1"/>
          <w:sz w:val="24"/>
          <w:szCs w:val="24"/>
          <w:lang w:val="en-US" w:eastAsia="pt-BR"/>
        </w:rPr>
        <w:t>.</w:t>
      </w:r>
      <w:r w:rsidR="00CA08A2">
        <w:rPr>
          <w:rFonts w:ascii="Times New Roman" w:eastAsia="Times New Roman" w:hAnsi="Times New Roman" w:cs="Times New Roman"/>
          <w:color w:val="000000" w:themeColor="text1"/>
          <w:sz w:val="24"/>
          <w:szCs w:val="24"/>
          <w:lang w:val="en-US" w:eastAsia="pt-BR"/>
        </w:rPr>
        <w:t xml:space="preserve"> The water stress</w:t>
      </w:r>
      <w:r w:rsidR="00FF1B6E">
        <w:rPr>
          <w:rFonts w:ascii="Times New Roman" w:eastAsia="Times New Roman" w:hAnsi="Times New Roman" w:cs="Times New Roman"/>
          <w:color w:val="000000" w:themeColor="text1"/>
          <w:sz w:val="24"/>
          <w:szCs w:val="24"/>
          <w:lang w:val="en-US" w:eastAsia="pt-BR"/>
        </w:rPr>
        <w:t xml:space="preserve"> effect </w:t>
      </w:r>
      <w:r w:rsidR="00CA08A2">
        <w:rPr>
          <w:rFonts w:ascii="Times New Roman" w:eastAsia="Times New Roman" w:hAnsi="Times New Roman" w:cs="Times New Roman"/>
          <w:color w:val="000000" w:themeColor="text1"/>
          <w:sz w:val="24"/>
          <w:szCs w:val="24"/>
          <w:lang w:val="en-US" w:eastAsia="pt-BR"/>
        </w:rPr>
        <w:t xml:space="preserve">on leaf appearance </w:t>
      </w:r>
      <w:r w:rsidR="00FF1B6E">
        <w:rPr>
          <w:rFonts w:ascii="Times New Roman" w:eastAsia="Times New Roman" w:hAnsi="Times New Roman" w:cs="Times New Roman"/>
          <w:color w:val="000000" w:themeColor="text1"/>
          <w:sz w:val="24"/>
          <w:szCs w:val="24"/>
          <w:lang w:val="en-US" w:eastAsia="pt-BR"/>
        </w:rPr>
        <w:t xml:space="preserve">was pointed </w:t>
      </w:r>
      <w:r w:rsidR="00CA08A2">
        <w:rPr>
          <w:rFonts w:ascii="Times New Roman" w:eastAsia="Times New Roman" w:hAnsi="Times New Roman" w:cs="Times New Roman"/>
          <w:color w:val="000000" w:themeColor="text1"/>
          <w:sz w:val="24"/>
          <w:szCs w:val="24"/>
          <w:lang w:val="en-US" w:eastAsia="pt-BR"/>
        </w:rPr>
        <w:t xml:space="preserve">out </w:t>
      </w:r>
      <w:r w:rsidR="00FF1B6E">
        <w:rPr>
          <w:rFonts w:ascii="Times New Roman" w:eastAsia="Times New Roman" w:hAnsi="Times New Roman" w:cs="Times New Roman"/>
          <w:color w:val="000000" w:themeColor="text1"/>
          <w:sz w:val="24"/>
          <w:szCs w:val="24"/>
          <w:lang w:val="en-US" w:eastAsia="pt-BR"/>
        </w:rPr>
        <w:t xml:space="preserve">by Inman-Bamber </w:t>
      </w:r>
      <w:r w:rsidR="00FF1B6E">
        <w:rPr>
          <w:rFonts w:ascii="Times New Roman" w:eastAsia="Times New Roman" w:hAnsi="Times New Roman" w:cs="Times New Roman"/>
          <w:color w:val="000000" w:themeColor="text1"/>
          <w:sz w:val="24"/>
          <w:szCs w:val="24"/>
          <w:lang w:val="en-US" w:eastAsia="pt-BR"/>
        </w:rPr>
        <w:fldChar w:fldCharType="begin" w:fldLock="1"/>
      </w:r>
      <w:r w:rsidR="00CA08A2">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"Inman-Bamber", "given" : "N.G.", "non-dropping-particle" : "", "parse-names" : false, "suffix" : "" } ], "container-title" : "South African Journal of Plant Soil", "id" : "ITEM-1", "issued" : { "date-parts" : [ [ "1991" ] ] }, "page" : "93-99", "title" : "A growth model for sugarcane based on a simple carbon balance and the CERES-Maize water balance", "type" : "article-journal", "volume" : "8" }, "suppress-author" : 1, "uris" : [ "http://www.mendeley.com/documents/?uuid=76717d9b-b210-42c2-aed1-772676beb3e6" ] } ], "mendeley" : { "formattedCitation" : "(1991)", "plainTextFormattedCitation" : "(1991)", "previouslyFormattedCitation" : "(1991)" }, "properties" : { "noteIndex" : 0 }, "schema" : "https://github.com/citation-style-language/schema/raw/master/csl-citation.json" }</w:instrText>
      </w:r>
      <w:r w:rsidR="00FF1B6E">
        <w:rPr>
          <w:rFonts w:ascii="Times New Roman" w:eastAsia="Times New Roman" w:hAnsi="Times New Roman" w:cs="Times New Roman"/>
          <w:color w:val="000000" w:themeColor="text1"/>
          <w:sz w:val="24"/>
          <w:szCs w:val="24"/>
          <w:lang w:val="en-US" w:eastAsia="pt-BR"/>
        </w:rPr>
        <w:fldChar w:fldCharType="separate"/>
      </w:r>
      <w:r w:rsidR="00FF1B6E" w:rsidRPr="00FF1B6E">
        <w:rPr>
          <w:rFonts w:ascii="Times New Roman" w:eastAsia="Times New Roman" w:hAnsi="Times New Roman" w:cs="Times New Roman"/>
          <w:noProof/>
          <w:color w:val="000000" w:themeColor="text1"/>
          <w:sz w:val="24"/>
          <w:szCs w:val="24"/>
          <w:lang w:val="en-US" w:eastAsia="pt-BR"/>
        </w:rPr>
        <w:t>(1991)</w:t>
      </w:r>
      <w:r w:rsidR="00FF1B6E">
        <w:rPr>
          <w:rFonts w:ascii="Times New Roman" w:eastAsia="Times New Roman" w:hAnsi="Times New Roman" w:cs="Times New Roman"/>
          <w:color w:val="000000" w:themeColor="text1"/>
          <w:sz w:val="24"/>
          <w:szCs w:val="24"/>
          <w:lang w:val="en-US" w:eastAsia="pt-BR"/>
        </w:rPr>
        <w:fldChar w:fldCharType="end"/>
      </w:r>
      <w:r w:rsidR="00FF1B6E">
        <w:rPr>
          <w:rFonts w:ascii="Times New Roman" w:eastAsia="Times New Roman" w:hAnsi="Times New Roman" w:cs="Times New Roman"/>
          <w:color w:val="000000" w:themeColor="text1"/>
          <w:sz w:val="24"/>
          <w:szCs w:val="24"/>
          <w:lang w:val="en-US" w:eastAsia="pt-BR"/>
        </w:rPr>
        <w:t xml:space="preserve"> and accounted </w:t>
      </w:r>
      <w:r w:rsidR="00316035">
        <w:rPr>
          <w:rFonts w:ascii="Times New Roman" w:eastAsia="Times New Roman" w:hAnsi="Times New Roman" w:cs="Times New Roman"/>
          <w:color w:val="000000" w:themeColor="text1"/>
          <w:sz w:val="24"/>
          <w:szCs w:val="24"/>
          <w:lang w:val="en-US" w:eastAsia="pt-BR"/>
        </w:rPr>
        <w:t xml:space="preserve">for </w:t>
      </w:r>
      <w:r w:rsidR="00FF1B6E">
        <w:rPr>
          <w:rFonts w:ascii="Times New Roman" w:eastAsia="Times New Roman" w:hAnsi="Times New Roman" w:cs="Times New Roman"/>
          <w:color w:val="000000" w:themeColor="text1"/>
          <w:sz w:val="24"/>
          <w:szCs w:val="24"/>
          <w:lang w:val="en-US" w:eastAsia="pt-BR"/>
        </w:rPr>
        <w:t>in DSSAT-CANEGRO</w:t>
      </w:r>
      <w:r w:rsidR="00CA08A2">
        <w:rPr>
          <w:rFonts w:ascii="Times New Roman" w:eastAsia="Times New Roman" w:hAnsi="Times New Roman" w:cs="Times New Roman"/>
          <w:color w:val="000000" w:themeColor="text1"/>
          <w:sz w:val="24"/>
          <w:szCs w:val="24"/>
          <w:lang w:val="en-US" w:eastAsia="pt-BR"/>
        </w:rPr>
        <w:t xml:space="preserve"> model by a thermal</w:t>
      </w:r>
      <w:r w:rsidR="00316035">
        <w:rPr>
          <w:rFonts w:ascii="Times New Roman" w:eastAsia="Times New Roman" w:hAnsi="Times New Roman" w:cs="Times New Roman"/>
          <w:color w:val="000000" w:themeColor="text1"/>
          <w:sz w:val="24"/>
          <w:szCs w:val="24"/>
          <w:lang w:val="en-US" w:eastAsia="pt-BR"/>
        </w:rPr>
        <w:t xml:space="preserve"> </w:t>
      </w:r>
      <w:r w:rsidR="00CA08A2">
        <w:rPr>
          <w:rFonts w:ascii="Times New Roman" w:eastAsia="Times New Roman" w:hAnsi="Times New Roman" w:cs="Times New Roman"/>
          <w:color w:val="000000" w:themeColor="text1"/>
          <w:sz w:val="24"/>
          <w:szCs w:val="24"/>
          <w:lang w:val="en-US" w:eastAsia="pt-BR"/>
        </w:rPr>
        <w:t>time assumed for crop full recovery</w:t>
      </w:r>
      <w:r w:rsidR="00CE1D2A">
        <w:rPr>
          <w:rFonts w:ascii="Times New Roman" w:eastAsia="Times New Roman" w:hAnsi="Times New Roman" w:cs="Times New Roman"/>
          <w:color w:val="000000" w:themeColor="text1"/>
          <w:sz w:val="24"/>
          <w:szCs w:val="24"/>
          <w:lang w:val="en-US" w:eastAsia="pt-BR"/>
        </w:rPr>
        <w:t xml:space="preserve"> from water stress</w:t>
      </w:r>
      <w:r w:rsidR="00316035">
        <w:rPr>
          <w:rFonts w:ascii="Times New Roman" w:eastAsia="Times New Roman" w:hAnsi="Times New Roman" w:cs="Times New Roman"/>
          <w:color w:val="000000" w:themeColor="text1"/>
          <w:sz w:val="24"/>
          <w:szCs w:val="24"/>
          <w:lang w:val="en-US" w:eastAsia="pt-BR"/>
        </w:rPr>
        <w:t>. I</w:t>
      </w:r>
      <w:r w:rsidR="00CA08A2">
        <w:rPr>
          <w:rFonts w:ascii="Times New Roman" w:eastAsia="Times New Roman" w:hAnsi="Times New Roman" w:cs="Times New Roman"/>
          <w:color w:val="000000" w:themeColor="text1"/>
          <w:sz w:val="24"/>
          <w:szCs w:val="24"/>
          <w:lang w:val="en-US" w:eastAsia="pt-BR"/>
        </w:rPr>
        <w:t xml:space="preserve">n </w:t>
      </w:r>
      <w:r w:rsidR="00CE1D2A">
        <w:rPr>
          <w:rFonts w:ascii="Times New Roman" w:eastAsia="Times New Roman" w:hAnsi="Times New Roman" w:cs="Times New Roman"/>
          <w:color w:val="000000" w:themeColor="text1"/>
          <w:sz w:val="24"/>
          <w:szCs w:val="24"/>
          <w:lang w:val="en-US" w:eastAsia="pt-BR"/>
        </w:rPr>
        <w:t xml:space="preserve">addition, in both </w:t>
      </w:r>
      <w:r w:rsidR="00CA08A2">
        <w:rPr>
          <w:rFonts w:ascii="Times New Roman" w:eastAsia="Times New Roman" w:hAnsi="Times New Roman" w:cs="Times New Roman"/>
          <w:color w:val="000000" w:themeColor="text1"/>
          <w:sz w:val="24"/>
          <w:szCs w:val="24"/>
          <w:lang w:val="en-US" w:eastAsia="pt-BR"/>
        </w:rPr>
        <w:t xml:space="preserve">APSIM-Sugar and DSSAT-CANEGRO </w:t>
      </w:r>
      <w:r w:rsidR="00316035">
        <w:rPr>
          <w:rFonts w:ascii="Times New Roman" w:eastAsia="Times New Roman" w:hAnsi="Times New Roman" w:cs="Times New Roman"/>
          <w:color w:val="000000" w:themeColor="text1"/>
          <w:sz w:val="24"/>
          <w:szCs w:val="24"/>
          <w:lang w:val="en-US" w:eastAsia="pt-BR"/>
        </w:rPr>
        <w:t xml:space="preserve">models, </w:t>
      </w:r>
      <w:r w:rsidR="00CA08A2">
        <w:rPr>
          <w:rFonts w:ascii="Times New Roman" w:eastAsia="Times New Roman" w:hAnsi="Times New Roman" w:cs="Times New Roman"/>
          <w:color w:val="000000" w:themeColor="text1"/>
          <w:sz w:val="24"/>
          <w:szCs w:val="24"/>
          <w:lang w:val="en-US" w:eastAsia="pt-BR"/>
        </w:rPr>
        <w:t xml:space="preserve">leaf senescence is accelerated by water stress  </w:t>
      </w:r>
      <w:r w:rsidR="00CA08A2">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"ITEM-1",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"(F. R. Marin et al. 2015)", "plainTextFormattedCitation" : "(F. R. Marin et al. 2015)", "previouslyFormattedCitation" : "(Marin &lt;i&gt;et al.&lt;/i&gt;, 2015)" }, "properties" : { "noteIndex" : 0 }, "schema" : "https://github.com/citation-style-language/schema/raw/master/csl-citation.json" }</w:instrText>
      </w:r>
      <w:r w:rsidR="00CA08A2">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 R. Marin et al. 2015)</w:t>
      </w:r>
      <w:r w:rsidR="00CA08A2">
        <w:rPr>
          <w:rFonts w:ascii="Times New Roman" w:eastAsia="Times New Roman" w:hAnsi="Times New Roman" w:cs="Times New Roman"/>
          <w:color w:val="000000" w:themeColor="text1"/>
          <w:sz w:val="24"/>
          <w:szCs w:val="24"/>
          <w:lang w:val="en-US" w:eastAsia="pt-BR"/>
        </w:rPr>
        <w:fldChar w:fldCharType="end"/>
      </w:r>
      <w:r w:rsidR="00CA08A2">
        <w:rPr>
          <w:rFonts w:ascii="Times New Roman" w:eastAsia="Times New Roman" w:hAnsi="Times New Roman" w:cs="Times New Roman"/>
          <w:color w:val="000000" w:themeColor="text1"/>
          <w:sz w:val="24"/>
          <w:szCs w:val="24"/>
          <w:lang w:val="en-US" w:eastAsia="pt-BR"/>
        </w:rPr>
        <w:t xml:space="preserve">. </w:t>
      </w:r>
    </w:p>
    <w:p w14:paraId="2407B97E" w14:textId="4EBE294D" w:rsidR="00322BA5" w:rsidRPr="003D38E8" w:rsidRDefault="00671BD6" w:rsidP="00322BA5">
      <w:pPr>
        <w:keepNext/>
        <w:spacing w:after="0" w:line="240" w:lineRule="auto"/>
        <w:rPr>
          <w:rFonts w:ascii="Times New Roman" w:eastAsia="SimSun" w:hAnsi="Times New Roman" w:cs="Times New Roman"/>
          <w:sz w:val="24"/>
          <w:szCs w:val="24"/>
          <w:lang w:val="en-US" w:eastAsia="zh-CN"/>
        </w:rPr>
      </w:pPr>
      <w:r>
        <w:rPr>
          <w:noProof/>
          <w:lang w:eastAsia="pt-BR"/>
        </w:rPr>
        <w:lastRenderedPageBreak/>
        <w:drawing>
          <wp:inline distT="0" distB="0" distL="0" distR="0" wp14:anchorId="146BE4AD" wp14:editId="3E7DA4CD">
            <wp:extent cx="2632930" cy="2256449"/>
            <wp:effectExtent l="0" t="0" r="0" b="0"/>
            <wp:docPr id="1" name="Gráfico 1">
              <a:extLst xmlns:a="http://schemas.openxmlformats.org/drawingml/2006/main">
                <a:ext uri="{FF2B5EF4-FFF2-40B4-BE49-F238E27FC236}">
                  <a16:creationId xmlns:a16="http://schemas.microsoft.com/office/drawing/2014/main" id="{2C440C80-D47F-43DC-8C11-0753BE2640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pt-BR"/>
        </w:rPr>
        <w:drawing>
          <wp:inline distT="0" distB="0" distL="0" distR="0" wp14:anchorId="70435B17" wp14:editId="4D594E25">
            <wp:extent cx="2607585" cy="2256449"/>
            <wp:effectExtent l="0" t="0" r="0" b="0"/>
            <wp:docPr id="5" name="Gráfico 5">
              <a:extLst xmlns:a="http://schemas.openxmlformats.org/drawingml/2006/main">
                <a:ext uri="{FF2B5EF4-FFF2-40B4-BE49-F238E27FC236}">
                  <a16:creationId xmlns:a16="http://schemas.microsoft.com/office/drawing/2014/main" id="{58B00782-2C10-4413-8437-4345E30CAB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763EC44" w14:textId="0B50E696"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494" w:name="_Ref467631229"/>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6</w:t>
      </w:r>
      <w:r w:rsidRPr="002F3F83">
        <w:rPr>
          <w:rFonts w:ascii="Times New Roman" w:eastAsia="SimSun" w:hAnsi="Times New Roman" w:cs="Times New Roman"/>
          <w:bCs/>
          <w:szCs w:val="18"/>
          <w:lang w:eastAsia="zh-CN"/>
        </w:rPr>
        <w:fldChar w:fldCharType="end"/>
      </w:r>
      <w:bookmarkEnd w:id="494"/>
      <w:r w:rsidRPr="002F3F83">
        <w:rPr>
          <w:rFonts w:ascii="Times New Roman" w:eastAsia="SimSun" w:hAnsi="Times New Roman" w:cs="Times New Roman"/>
          <w:bCs/>
          <w:szCs w:val="18"/>
          <w:lang w:val="en-US" w:eastAsia="zh-CN"/>
        </w:rPr>
        <w:t>. Number of green leaves per tiller (left) and leaf area index (right) simulated and measured for both treatments in</w:t>
      </w:r>
      <w:r w:rsidR="00E46990">
        <w:rPr>
          <w:rFonts w:ascii="Times New Roman" w:eastAsia="SimSun" w:hAnsi="Times New Roman" w:cs="Times New Roman"/>
          <w:bCs/>
          <w:szCs w:val="18"/>
          <w:lang w:val="en-US" w:eastAsia="zh-CN"/>
        </w:rPr>
        <w:t xml:space="preserve"> the</w:t>
      </w:r>
      <w:r w:rsidRPr="002F3F83">
        <w:rPr>
          <w:rFonts w:ascii="Times New Roman" w:eastAsia="SimSun" w:hAnsi="Times New Roman" w:cs="Times New Roman"/>
          <w:bCs/>
          <w:szCs w:val="18"/>
          <w:lang w:val="en-US" w:eastAsia="zh-CN"/>
        </w:rPr>
        <w:t xml:space="preserve"> Piracicaba experiment.</w:t>
      </w:r>
    </w:p>
    <w:p w14:paraId="2F6BD036"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561F637C" w14:textId="114966E1" w:rsidR="00322BA5" w:rsidRPr="002F3F83"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Tillering</w:t>
      </w:r>
      <w:r w:rsidR="00137CF4">
        <w:rPr>
          <w:rFonts w:ascii="Times New Roman" w:eastAsia="Times New Roman" w:hAnsi="Times New Roman" w:cs="Times New Roman"/>
          <w:color w:val="000000" w:themeColor="text1"/>
          <w:sz w:val="24"/>
          <w:szCs w:val="24"/>
          <w:lang w:val="en-US" w:eastAsia="pt-BR"/>
        </w:rPr>
        <w:t xml:space="preserve"> results were</w:t>
      </w:r>
      <w:r w:rsidRPr="002F3F83">
        <w:rPr>
          <w:rFonts w:ascii="Times New Roman" w:eastAsia="Times New Roman" w:hAnsi="Times New Roman" w:cs="Times New Roman"/>
          <w:color w:val="000000" w:themeColor="text1"/>
          <w:sz w:val="24"/>
          <w:szCs w:val="24"/>
          <w:lang w:val="en-US" w:eastAsia="pt-BR"/>
        </w:rPr>
        <w:t xml:space="preserve"> close to measured data</w:t>
      </w:r>
      <w:r w:rsidR="00316035">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w:t>
      </w:r>
      <w:r w:rsidR="00316035">
        <w:rPr>
          <w:rFonts w:ascii="Times New Roman" w:eastAsia="Times New Roman" w:hAnsi="Times New Roman" w:cs="Times New Roman"/>
          <w:color w:val="000000" w:themeColor="text1"/>
          <w:sz w:val="24"/>
          <w:szCs w:val="24"/>
          <w:lang w:val="en-US" w:eastAsia="pt-BR"/>
        </w:rPr>
        <w:t>e</w:t>
      </w:r>
      <w:r w:rsidR="00EA3B24">
        <w:rPr>
          <w:rFonts w:ascii="Times New Roman" w:eastAsia="Times New Roman" w:hAnsi="Times New Roman" w:cs="Times New Roman"/>
          <w:color w:val="000000" w:themeColor="text1"/>
          <w:sz w:val="24"/>
          <w:szCs w:val="24"/>
          <w:lang w:val="en-US" w:eastAsia="pt-BR"/>
        </w:rPr>
        <w:t>xcept at</w:t>
      </w:r>
      <w:r w:rsidRPr="002F3F83">
        <w:rPr>
          <w:rFonts w:ascii="Times New Roman" w:eastAsia="Times New Roman" w:hAnsi="Times New Roman" w:cs="Times New Roman"/>
          <w:color w:val="000000" w:themeColor="text1"/>
          <w:sz w:val="24"/>
          <w:szCs w:val="24"/>
          <w:lang w:val="en-US" w:eastAsia="pt-BR"/>
        </w:rPr>
        <w:t xml:space="preserve"> </w:t>
      </w:r>
      <w:r w:rsidR="00316035">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tillering peak wh</w:t>
      </w:r>
      <w:r w:rsidR="00316035">
        <w:rPr>
          <w:rFonts w:ascii="Times New Roman" w:eastAsia="Times New Roman" w:hAnsi="Times New Roman" w:cs="Times New Roman"/>
          <w:color w:val="000000" w:themeColor="text1"/>
          <w:sz w:val="24"/>
          <w:szCs w:val="24"/>
          <w:lang w:val="en-US" w:eastAsia="pt-BR"/>
        </w:rPr>
        <w:t>en</w:t>
      </w:r>
      <w:r w:rsidRPr="002F3F83">
        <w:rPr>
          <w:rFonts w:ascii="Times New Roman" w:eastAsia="Times New Roman" w:hAnsi="Times New Roman" w:cs="Times New Roman"/>
          <w:color w:val="000000" w:themeColor="text1"/>
          <w:sz w:val="24"/>
          <w:szCs w:val="24"/>
          <w:lang w:val="en-US" w:eastAsia="pt-BR"/>
        </w:rPr>
        <w:t xml:space="preserve"> 25.5 and 16.0 tillers m</w:t>
      </w:r>
      <w:r w:rsidRPr="00CA08A2">
        <w:rPr>
          <w:rFonts w:ascii="Times New Roman" w:eastAsia="Times New Roman" w:hAnsi="Times New Roman" w:cs="Times New Roman"/>
          <w:color w:val="000000" w:themeColor="text1"/>
          <w:sz w:val="24"/>
          <w:szCs w:val="24"/>
          <w:vertAlign w:val="superscript"/>
          <w:lang w:val="en-US" w:eastAsia="pt-BR"/>
        </w:rPr>
        <w:t>-2</w:t>
      </w:r>
      <w:r w:rsidRPr="002F3F83">
        <w:rPr>
          <w:rFonts w:ascii="Times New Roman" w:eastAsia="Times New Roman" w:hAnsi="Times New Roman" w:cs="Times New Roman"/>
          <w:color w:val="000000" w:themeColor="text1"/>
          <w:sz w:val="24"/>
          <w:szCs w:val="24"/>
          <w:lang w:val="en-US" w:eastAsia="pt-BR"/>
        </w:rPr>
        <w:t xml:space="preserve"> were measured without and with </w:t>
      </w:r>
      <w:r w:rsidR="005143CF">
        <w:rPr>
          <w:rFonts w:ascii="Times New Roman" w:eastAsia="Times New Roman" w:hAnsi="Times New Roman" w:cs="Times New Roman"/>
          <w:color w:val="000000" w:themeColor="text1"/>
          <w:sz w:val="24"/>
          <w:szCs w:val="24"/>
          <w:lang w:val="en-US" w:eastAsia="pt-BR"/>
        </w:rPr>
        <w:t>trash</w:t>
      </w:r>
      <w:r w:rsidRPr="002F3F83">
        <w:rPr>
          <w:rFonts w:ascii="Times New Roman" w:eastAsia="Times New Roman" w:hAnsi="Times New Roman" w:cs="Times New Roman"/>
          <w:color w:val="000000" w:themeColor="text1"/>
          <w:sz w:val="24"/>
          <w:szCs w:val="24"/>
          <w:lang w:val="en-US" w:eastAsia="pt-BR"/>
        </w:rPr>
        <w:t xml:space="preserve"> cover treatment</w:t>
      </w:r>
      <w:r w:rsidR="00316035">
        <w:rPr>
          <w:rFonts w:ascii="Times New Roman" w:eastAsia="Times New Roman" w:hAnsi="Times New Roman" w:cs="Times New Roman"/>
          <w:color w:val="000000" w:themeColor="text1"/>
          <w:sz w:val="24"/>
          <w:szCs w:val="24"/>
          <w:lang w:val="en-US" w:eastAsia="pt-BR"/>
        </w:rPr>
        <w:t xml:space="preserve"> respectively </w:t>
      </w:r>
      <w:r w:rsidR="00316035" w:rsidRPr="002F3F83">
        <w:rPr>
          <w:rFonts w:ascii="Times New Roman" w:eastAsia="Times New Roman" w:hAnsi="Times New Roman" w:cs="Times New Roman"/>
          <w:color w:val="000000" w:themeColor="text1"/>
          <w:sz w:val="24"/>
          <w:szCs w:val="24"/>
          <w:lang w:val="en-US" w:eastAsia="pt-BR"/>
        </w:rPr>
        <w:t>(</w:t>
      </w:r>
      <w:r w:rsidR="00316035" w:rsidRPr="002F3F83">
        <w:rPr>
          <w:rFonts w:ascii="Times New Roman" w:eastAsia="Times New Roman" w:hAnsi="Times New Roman" w:cs="Times New Roman"/>
          <w:color w:val="000000" w:themeColor="text1"/>
          <w:sz w:val="24"/>
          <w:szCs w:val="24"/>
          <w:lang w:val="en-US" w:eastAsia="pt-BR"/>
        </w:rPr>
        <w:fldChar w:fldCharType="begin"/>
      </w:r>
      <w:r w:rsidR="00316035" w:rsidRPr="002F3F83">
        <w:rPr>
          <w:rFonts w:ascii="Times New Roman" w:eastAsia="Times New Roman" w:hAnsi="Times New Roman" w:cs="Times New Roman"/>
          <w:color w:val="000000" w:themeColor="text1"/>
          <w:sz w:val="24"/>
          <w:szCs w:val="24"/>
          <w:lang w:val="en-US" w:eastAsia="pt-BR"/>
        </w:rPr>
        <w:instrText xml:space="preserve"> REF _Ref467631251 \h </w:instrText>
      </w:r>
      <w:r w:rsidR="00316035">
        <w:rPr>
          <w:rFonts w:ascii="Times New Roman" w:eastAsia="Times New Roman" w:hAnsi="Times New Roman" w:cs="Times New Roman"/>
          <w:color w:val="000000" w:themeColor="text1"/>
          <w:sz w:val="24"/>
          <w:szCs w:val="24"/>
          <w:lang w:val="en-US" w:eastAsia="pt-BR"/>
        </w:rPr>
        <w:instrText xml:space="preserve"> \* MERGEFORMAT </w:instrText>
      </w:r>
      <w:r w:rsidR="00316035" w:rsidRPr="002F3F83">
        <w:rPr>
          <w:rFonts w:ascii="Times New Roman" w:eastAsia="Times New Roman" w:hAnsi="Times New Roman" w:cs="Times New Roman"/>
          <w:color w:val="000000" w:themeColor="text1"/>
          <w:sz w:val="24"/>
          <w:szCs w:val="24"/>
          <w:lang w:val="en-US" w:eastAsia="pt-BR"/>
        </w:rPr>
      </w:r>
      <w:r w:rsidR="00316035" w:rsidRPr="002F3F83">
        <w:rPr>
          <w:rFonts w:ascii="Times New Roman" w:eastAsia="Times New Roman" w:hAnsi="Times New Roman" w:cs="Times New Roman"/>
          <w:color w:val="000000" w:themeColor="text1"/>
          <w:sz w:val="24"/>
          <w:szCs w:val="24"/>
          <w:lang w:val="en-US" w:eastAsia="pt-BR"/>
        </w:rPr>
        <w:fldChar w:fldCharType="separate"/>
      </w:r>
      <w:r w:rsidR="00316035" w:rsidRPr="003D38E8">
        <w:rPr>
          <w:rFonts w:ascii="Times New Roman" w:eastAsia="Times New Roman" w:hAnsi="Times New Roman" w:cs="Times New Roman"/>
          <w:color w:val="000000" w:themeColor="text1"/>
          <w:sz w:val="24"/>
          <w:szCs w:val="24"/>
          <w:lang w:val="en-US" w:eastAsia="pt-BR"/>
        </w:rPr>
        <w:t>Figure 5</w:t>
      </w:r>
      <w:r w:rsidR="00316035" w:rsidRPr="002F3F83">
        <w:rPr>
          <w:rFonts w:ascii="Times New Roman" w:eastAsia="Times New Roman" w:hAnsi="Times New Roman" w:cs="Times New Roman"/>
          <w:color w:val="000000" w:themeColor="text1"/>
          <w:sz w:val="24"/>
          <w:szCs w:val="24"/>
          <w:lang w:val="en-US" w:eastAsia="pt-BR"/>
        </w:rPr>
        <w:fldChar w:fldCharType="end"/>
      </w:r>
      <w:r w:rsidR="00316035" w:rsidRPr="002F3F83">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Tiller emergence occurs from buds at </w:t>
      </w:r>
      <w:r w:rsidR="00316035">
        <w:rPr>
          <w:rFonts w:ascii="Times New Roman" w:eastAsia="Times New Roman" w:hAnsi="Times New Roman" w:cs="Times New Roman"/>
          <w:color w:val="000000" w:themeColor="text1"/>
          <w:sz w:val="24"/>
          <w:szCs w:val="24"/>
          <w:lang w:val="en-US" w:eastAsia="pt-BR"/>
        </w:rPr>
        <w:t xml:space="preserve">the base of the </w:t>
      </w:r>
      <w:r w:rsidRPr="002F3F83">
        <w:rPr>
          <w:rFonts w:ascii="Times New Roman" w:eastAsia="Times New Roman" w:hAnsi="Times New Roman" w:cs="Times New Roman"/>
          <w:color w:val="000000" w:themeColor="text1"/>
          <w:sz w:val="24"/>
          <w:szCs w:val="24"/>
          <w:lang w:val="en-US" w:eastAsia="pt-BR"/>
        </w:rPr>
        <w:t xml:space="preserve">plant and soil temperature could be a key factor driving this process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"http://dx.doi.org/10.1016/B978-0-12-774750-7.50017-8", "ISBN" : "978-0-12-774750-7", "author" : [ { "dropping-particle" : "", "family" : "LAUDE", "given" : "HORTON M", "non-dropping-particle" : "", "parse-names" : false, "suffix" : "" } ], "container-title" : "The Biology and Utilization of Grasses", "editor" : [ { "dropping-particle" : "", "family" : "Younger", "given" : "V B", "non-dropping-particle" : "", "parse-names" : false, "suffix" : "" }, { "dropping-particle" : "", "family" : "McKell", "given" : "C M", "non-dropping-particle" : "", "parse-names" : false, "suffix" : "" } ], "id" : "ITEM-1", "issued" : { "date-parts" : [ [ "1972" ] ] }, "page" : "146-154", "publisher" : "Academic Press", "title" : "Chapter 11 - External Factors Affecting Tiller Development", "type" : "chapter" }, "uris" : [ "http://www.mendeley.com/documents/?uuid=ecef9107-0f34-4344-b4ec-f18208f33ac8" ] } ], "mendeley" : { "formattedCitation" : "(LAUDE 1972)", "plainTextFormattedCitation" : "(LAUDE 1972)", "previouslyFormattedCitation" : "(LAUDE, 1972)"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(LAUDE 1972)</w:t>
      </w:r>
      <w:r w:rsidRPr="002F3F83">
        <w:rPr>
          <w:rFonts w:ascii="Times New Roman" w:eastAsia="Times New Roman" w:hAnsi="Times New Roman" w:cs="Times New Roman"/>
          <w:color w:val="000000" w:themeColor="text1"/>
          <w:sz w:val="24"/>
          <w:szCs w:val="24"/>
          <w:lang w:val="en-US" w:eastAsia="pt-BR"/>
        </w:rPr>
        <w:fldChar w:fldCharType="end"/>
      </w:r>
      <w:r w:rsidR="00316035">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w:t>
      </w:r>
      <w:r w:rsidR="00316035">
        <w:rPr>
          <w:rFonts w:ascii="Times New Roman" w:eastAsia="Times New Roman" w:hAnsi="Times New Roman" w:cs="Times New Roman"/>
          <w:color w:val="000000" w:themeColor="text1"/>
          <w:sz w:val="24"/>
          <w:szCs w:val="24"/>
          <w:lang w:val="en-US" w:eastAsia="pt-BR"/>
        </w:rPr>
        <w:t>T</w:t>
      </w:r>
      <w:r w:rsidRPr="002F3F83">
        <w:rPr>
          <w:rFonts w:ascii="Times New Roman" w:eastAsia="Times New Roman" w:hAnsi="Times New Roman" w:cs="Times New Roman"/>
          <w:color w:val="000000" w:themeColor="text1"/>
          <w:sz w:val="24"/>
          <w:szCs w:val="24"/>
          <w:lang w:val="en-US" w:eastAsia="pt-BR"/>
        </w:rPr>
        <w:t xml:space="preserve">his </w:t>
      </w:r>
      <w:r w:rsidR="00316035">
        <w:rPr>
          <w:rFonts w:ascii="Times New Roman" w:eastAsia="Times New Roman" w:hAnsi="Times New Roman" w:cs="Times New Roman"/>
          <w:color w:val="000000" w:themeColor="text1"/>
          <w:sz w:val="24"/>
          <w:szCs w:val="24"/>
          <w:lang w:val="en-US" w:eastAsia="pt-BR"/>
        </w:rPr>
        <w:t xml:space="preserve">showed up </w:t>
      </w:r>
      <w:r w:rsidRPr="002F3F83">
        <w:rPr>
          <w:rFonts w:ascii="Times New Roman" w:eastAsia="Times New Roman" w:hAnsi="Times New Roman" w:cs="Times New Roman"/>
          <w:color w:val="000000" w:themeColor="text1"/>
          <w:sz w:val="24"/>
          <w:szCs w:val="24"/>
          <w:lang w:val="en-US" w:eastAsia="pt-BR"/>
        </w:rPr>
        <w:t xml:space="preserve">especially in this case because </w:t>
      </w:r>
      <w:r w:rsidR="005143CF">
        <w:rPr>
          <w:rFonts w:ascii="Times New Roman" w:eastAsia="Times New Roman" w:hAnsi="Times New Roman" w:cs="Times New Roman"/>
          <w:color w:val="000000" w:themeColor="text1"/>
          <w:sz w:val="24"/>
          <w:szCs w:val="24"/>
          <w:lang w:val="en-US" w:eastAsia="pt-BR"/>
        </w:rPr>
        <w:t>trash</w:t>
      </w:r>
      <w:r w:rsidRPr="002F3F83">
        <w:rPr>
          <w:rFonts w:ascii="Times New Roman" w:eastAsia="Times New Roman" w:hAnsi="Times New Roman" w:cs="Times New Roman"/>
          <w:color w:val="000000" w:themeColor="text1"/>
          <w:sz w:val="24"/>
          <w:szCs w:val="24"/>
          <w:lang w:val="en-US" w:eastAsia="pt-BR"/>
        </w:rPr>
        <w:t xml:space="preserve"> cover significantly affect</w:t>
      </w:r>
      <w:r w:rsidR="00316035">
        <w:rPr>
          <w:rFonts w:ascii="Times New Roman" w:eastAsia="Times New Roman" w:hAnsi="Times New Roman" w:cs="Times New Roman"/>
          <w:color w:val="000000" w:themeColor="text1"/>
          <w:sz w:val="24"/>
          <w:szCs w:val="24"/>
          <w:lang w:val="en-US" w:eastAsia="pt-BR"/>
        </w:rPr>
        <w:t>s</w:t>
      </w:r>
      <w:r w:rsidRPr="002F3F83">
        <w:rPr>
          <w:rFonts w:ascii="Times New Roman" w:eastAsia="Times New Roman" w:hAnsi="Times New Roman" w:cs="Times New Roman"/>
          <w:color w:val="000000" w:themeColor="text1"/>
          <w:sz w:val="24"/>
          <w:szCs w:val="24"/>
          <w:lang w:val="en-US" w:eastAsia="pt-BR"/>
        </w:rPr>
        <w:t xml:space="preserve"> soil temperature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"Van", "family" : "Donk", "given" : "S J", "non-dropping-particle" : "", "parse-names" : false, "suffix" : "" }, { "dropping-particle" : "", "family" : "Tollner", "given" : "E W", "non-dropping-particle" : "", "parse-names" : false, "suffix" : "" }, { "dropping-particle" : "", "family" : "Steiner", "given" : "J L", "non-dropping-particle" : "", "parse-names" : false, "suffix" : "" }, { "dropping-particle" : "", "family" : "Evett", "given" : "S R", "non-dropping-particle" : "", "parse-names" : false, "suffix" : "" } ], "container-title" : "American Society of Agricultural Engineers", "id" : "ITEM-1", "issue" : "1", "issued" : { "date-parts" : [ [ "2004" ] ] }, "page" : "91-98", "title" : "SOIL TEMPERATURE UNDER A DORMANT BERMUDAGRASS MULCH: SIMULATION AND MEASUREMENT", "type" : "article-journal", "volume" : "47" }, "uris" : [ "http://www.mendeley.com/documents/?uuid=8cf7b4dc-dee0-4a1e-b9d4-1728bcc35d7b" ] } ], "mendeley" : { "formattedCitation" : "(Donk et al. 2004)", "plainTextFormattedCitation" : "(Donk et al. 2004)", "previouslyFormattedCitation" : "(Donk &lt;i&gt;et al.&lt;/i&gt;, 2004)"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(Donk et al. 2004)</w:t>
      </w:r>
      <w:r w:rsidRPr="002F3F83">
        <w:rPr>
          <w:rFonts w:ascii="Times New Roman" w:eastAsia="Times New Roman" w:hAnsi="Times New Roman" w:cs="Times New Roman"/>
          <w:color w:val="000000" w:themeColor="text1"/>
          <w:sz w:val="24"/>
          <w:szCs w:val="24"/>
          <w:lang w:val="en-US" w:eastAsia="pt-BR"/>
        </w:rPr>
        <w:fldChar w:fldCharType="end"/>
      </w:r>
      <w:r w:rsidR="00CA08A2">
        <w:rPr>
          <w:rFonts w:ascii="Times New Roman" w:eastAsia="Times New Roman" w:hAnsi="Times New Roman" w:cs="Times New Roman"/>
          <w:color w:val="000000" w:themeColor="text1"/>
          <w:sz w:val="24"/>
          <w:szCs w:val="24"/>
          <w:lang w:val="en-US" w:eastAsia="pt-BR"/>
        </w:rPr>
        <w:t xml:space="preserve"> but </w:t>
      </w:r>
      <w:r w:rsidR="00316035">
        <w:rPr>
          <w:rFonts w:ascii="Times New Roman" w:eastAsia="Times New Roman" w:hAnsi="Times New Roman" w:cs="Times New Roman"/>
          <w:color w:val="000000" w:themeColor="text1"/>
          <w:sz w:val="24"/>
          <w:szCs w:val="24"/>
          <w:lang w:val="en-US" w:eastAsia="pt-BR"/>
        </w:rPr>
        <w:t xml:space="preserve">the effect of </w:t>
      </w:r>
      <w:r w:rsidR="00CA08A2">
        <w:rPr>
          <w:rFonts w:ascii="Times New Roman" w:eastAsia="Times New Roman" w:hAnsi="Times New Roman" w:cs="Times New Roman"/>
          <w:color w:val="000000" w:themeColor="text1"/>
          <w:sz w:val="24"/>
          <w:szCs w:val="24"/>
          <w:lang w:val="en-US" w:eastAsia="pt-BR"/>
        </w:rPr>
        <w:t xml:space="preserve">soil temperature on </w:t>
      </w:r>
      <w:r w:rsidR="00316035">
        <w:rPr>
          <w:rFonts w:ascii="Times New Roman" w:eastAsia="Times New Roman" w:hAnsi="Times New Roman" w:cs="Times New Roman"/>
          <w:color w:val="000000" w:themeColor="text1"/>
          <w:sz w:val="24"/>
          <w:szCs w:val="24"/>
          <w:lang w:val="en-US" w:eastAsia="pt-BR"/>
        </w:rPr>
        <w:t xml:space="preserve">the </w:t>
      </w:r>
      <w:r w:rsidR="00CA08A2">
        <w:rPr>
          <w:rFonts w:ascii="Times New Roman" w:eastAsia="Times New Roman" w:hAnsi="Times New Roman" w:cs="Times New Roman"/>
          <w:color w:val="000000" w:themeColor="text1"/>
          <w:sz w:val="24"/>
          <w:szCs w:val="24"/>
          <w:lang w:val="en-US" w:eastAsia="pt-BR"/>
        </w:rPr>
        <w:t>sugarcane tillering process</w:t>
      </w:r>
      <w:r w:rsidR="00316035">
        <w:rPr>
          <w:rFonts w:ascii="Times New Roman" w:eastAsia="Times New Roman" w:hAnsi="Times New Roman" w:cs="Times New Roman"/>
          <w:color w:val="000000" w:themeColor="text1"/>
          <w:sz w:val="24"/>
          <w:szCs w:val="24"/>
          <w:lang w:val="en-US" w:eastAsia="pt-BR"/>
        </w:rPr>
        <w:t xml:space="preserve"> is not included in the model</w:t>
      </w:r>
      <w:r w:rsidR="0004611A">
        <w:rPr>
          <w:rFonts w:ascii="Times New Roman" w:eastAsia="Times New Roman" w:hAnsi="Times New Roman" w:cs="Times New Roman"/>
          <w:color w:val="000000" w:themeColor="text1"/>
          <w:sz w:val="24"/>
          <w:szCs w:val="24"/>
          <w:lang w:val="en-US" w:eastAsia="pt-BR"/>
        </w:rPr>
        <w:t xml:space="preserve"> </w:t>
      </w:r>
      <w:r w:rsidR="0004611A">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0004611A">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 R. Marin and Jones 2014)</w:t>
      </w:r>
      <w:r w:rsidR="0004611A">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P</w:t>
      </w:r>
      <w:r w:rsidR="00F46BD9">
        <w:rPr>
          <w:rFonts w:ascii="Times New Roman" w:eastAsia="Times New Roman" w:hAnsi="Times New Roman" w:cs="Times New Roman"/>
          <w:color w:val="000000" w:themeColor="text1"/>
          <w:sz w:val="24"/>
          <w:szCs w:val="24"/>
          <w:lang w:val="en-US" w:eastAsia="pt-BR"/>
        </w:rPr>
        <w:t>lant height was under</w:t>
      </w:r>
      <w:r w:rsidRPr="002F3F83">
        <w:rPr>
          <w:rFonts w:ascii="Times New Roman" w:eastAsia="Times New Roman" w:hAnsi="Times New Roman" w:cs="Times New Roman"/>
          <w:color w:val="000000" w:themeColor="text1"/>
          <w:sz w:val="24"/>
          <w:szCs w:val="24"/>
          <w:lang w:val="en-US" w:eastAsia="pt-BR"/>
        </w:rPr>
        <w:t xml:space="preserve">estimated over </w:t>
      </w:r>
      <w:r w:rsidR="00F46BD9">
        <w:rPr>
          <w:rFonts w:ascii="Times New Roman" w:eastAsia="Times New Roman" w:hAnsi="Times New Roman" w:cs="Times New Roman"/>
          <w:color w:val="000000" w:themeColor="text1"/>
          <w:sz w:val="24"/>
          <w:szCs w:val="24"/>
          <w:lang w:val="en-US" w:eastAsia="pt-BR"/>
        </w:rPr>
        <w:t>crop season</w:t>
      </w:r>
      <w:r w:rsidRPr="002F3F83">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fldChar w:fldCharType="begin"/>
      </w:r>
      <w:r w:rsidRPr="002F3F83">
        <w:rPr>
          <w:rFonts w:ascii="Times New Roman" w:eastAsia="Times New Roman" w:hAnsi="Times New Roman" w:cs="Times New Roman"/>
          <w:color w:val="000000" w:themeColor="text1"/>
          <w:sz w:val="24"/>
          <w:szCs w:val="24"/>
          <w:lang w:val="en-US" w:eastAsia="pt-BR"/>
        </w:rPr>
        <w:instrText xml:space="preserve"> REF _Ref467631251 \h </w:instrText>
      </w:r>
      <w:r>
        <w:rPr>
          <w:rFonts w:ascii="Times New Roman" w:eastAsia="Times New Roman" w:hAnsi="Times New Roman" w:cs="Times New Roman"/>
          <w:color w:val="000000" w:themeColor="text1"/>
          <w:sz w:val="24"/>
          <w:szCs w:val="24"/>
          <w:lang w:val="en-US" w:eastAsia="pt-BR"/>
        </w:rPr>
        <w:instrText xml:space="preserve"> \* MERGEFORMAT </w:instrText>
      </w:r>
      <w:r w:rsidRPr="002F3F83">
        <w:rPr>
          <w:rFonts w:ascii="Times New Roman" w:eastAsia="Times New Roman" w:hAnsi="Times New Roman" w:cs="Times New Roman"/>
          <w:color w:val="000000" w:themeColor="text1"/>
          <w:sz w:val="24"/>
          <w:szCs w:val="24"/>
          <w:lang w:val="en-US" w:eastAsia="pt-BR"/>
        </w:rPr>
      </w:r>
      <w:r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5</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xml:space="preserve">), </w:t>
      </w:r>
      <w:r w:rsidR="00316035">
        <w:rPr>
          <w:rFonts w:ascii="Times New Roman" w:eastAsia="Times New Roman" w:hAnsi="Times New Roman" w:cs="Times New Roman"/>
          <w:color w:val="000000" w:themeColor="text1"/>
          <w:sz w:val="24"/>
          <w:szCs w:val="24"/>
          <w:lang w:val="en-US" w:eastAsia="pt-BR"/>
        </w:rPr>
        <w:t xml:space="preserve">possibly </w:t>
      </w:r>
      <w:r w:rsidRPr="002F3F83">
        <w:rPr>
          <w:rFonts w:ascii="Times New Roman" w:eastAsia="Times New Roman" w:hAnsi="Times New Roman" w:cs="Times New Roman"/>
          <w:color w:val="000000" w:themeColor="text1"/>
          <w:sz w:val="24"/>
          <w:szCs w:val="24"/>
          <w:lang w:val="en-US" w:eastAsia="pt-BR"/>
        </w:rPr>
        <w:t>due to water relations on plant expansion that is simulated based on a plant expansion parameter (</w:t>
      </w:r>
      <w:proofErr w:type="spellStart"/>
      <w:r w:rsidRPr="002F3F83">
        <w:rPr>
          <w:rFonts w:ascii="Times New Roman" w:eastAsia="Times New Roman" w:hAnsi="Times New Roman" w:cs="Times New Roman"/>
          <w:color w:val="000000" w:themeColor="text1"/>
          <w:sz w:val="24"/>
          <w:szCs w:val="24"/>
          <w:lang w:val="en-US" w:eastAsia="pt-BR"/>
        </w:rPr>
        <w:t>dpercoeff</w:t>
      </w:r>
      <w:proofErr w:type="spellEnd"/>
      <w:r w:rsidRPr="002F3F83">
        <w:rPr>
          <w:rFonts w:ascii="Times New Roman" w:eastAsia="Times New Roman" w:hAnsi="Times New Roman" w:cs="Times New Roman"/>
          <w:color w:val="000000" w:themeColor="text1"/>
          <w:sz w:val="24"/>
          <w:szCs w:val="24"/>
          <w:lang w:val="en-US" w:eastAsia="pt-BR"/>
        </w:rPr>
        <w:t>) t</w:t>
      </w:r>
      <w:r w:rsidR="00F46BD9">
        <w:rPr>
          <w:rFonts w:ascii="Times New Roman" w:eastAsia="Times New Roman" w:hAnsi="Times New Roman" w:cs="Times New Roman"/>
          <w:color w:val="000000" w:themeColor="text1"/>
          <w:sz w:val="24"/>
          <w:szCs w:val="24"/>
          <w:lang w:val="en-US" w:eastAsia="pt-BR"/>
        </w:rPr>
        <w:t>o</w:t>
      </w:r>
      <w:r w:rsidRPr="002F3F83">
        <w:rPr>
          <w:rFonts w:ascii="Times New Roman" w:eastAsia="Times New Roman" w:hAnsi="Times New Roman" w:cs="Times New Roman"/>
          <w:color w:val="000000" w:themeColor="text1"/>
          <w:sz w:val="24"/>
          <w:szCs w:val="24"/>
          <w:lang w:val="en-US" w:eastAsia="pt-BR"/>
        </w:rPr>
        <w:t xml:space="preserve"> </w:t>
      </w:r>
      <w:r w:rsidR="00F46BD9">
        <w:rPr>
          <w:rFonts w:ascii="Times New Roman" w:eastAsia="Times New Roman" w:hAnsi="Times New Roman" w:cs="Times New Roman"/>
          <w:color w:val="000000" w:themeColor="text1"/>
          <w:sz w:val="24"/>
          <w:szCs w:val="24"/>
          <w:lang w:val="en-US" w:eastAsia="pt-BR"/>
        </w:rPr>
        <w:t>account for</w:t>
      </w:r>
      <w:r w:rsidRPr="002F3F83">
        <w:rPr>
          <w:rFonts w:ascii="Times New Roman" w:eastAsia="Times New Roman" w:hAnsi="Times New Roman" w:cs="Times New Roman"/>
          <w:color w:val="000000" w:themeColor="text1"/>
          <w:sz w:val="24"/>
          <w:szCs w:val="24"/>
          <w:lang w:val="en-US" w:eastAsia="pt-BR"/>
        </w:rPr>
        <w:t xml:space="preserve"> the entire plant expansion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"Singels", "given" : "A", "non-dropping-particle" : "", "parse-names" : false, "suffix" : "" }, { "dropping-particle" : "", "family" : "Jones", "given" : "M", "non-dropping-particle" : "", "parse-names" : false, "suffix" : "" }, { "dropping-particle" : "Van Den", "family" : "Berg", "given" : "M", "non-dropping-particle" : "", "parse-names" : false, "suffix" : "" } ], "container-title" : "South African Sugarcane Research Inst. Mount \u2026", "id" : "ITEM-1", "issued" : { "date-parts" : [ [ "2008" ] ] }, "page" : "1-34", "title" : "DSSAT v4. 5 Canegro sugarcane plant module: scientific documentation", "type" : "article-journal" }, "uris" : [ "http://www.mendeley.com/documents/?uuid=dffaf753-89ea-4952-b1c2-725d2c594cec" ] } ], "mendeley" : { "formattedCitation" : "(Singels, Jones, and Berg 2008)", "plainTextFormattedCitation" : "(Singels, Jones, and Berg 2008)", "previouslyFormattedCitation" : "(Singels, Jones e Berg, 2008)"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(Singels, Jones, and Berg 2008)</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and not only the stalks. Moreover, water stress sensitivity on plant expansion</w:t>
      </w:r>
      <w:r w:rsidR="00057844">
        <w:rPr>
          <w:rFonts w:ascii="Times New Roman" w:eastAsia="Times New Roman" w:hAnsi="Times New Roman" w:cs="Times New Roman"/>
          <w:color w:val="000000" w:themeColor="text1"/>
          <w:sz w:val="24"/>
          <w:szCs w:val="24"/>
          <w:lang w:val="en-US" w:eastAsia="pt-BR"/>
        </w:rPr>
        <w:t xml:space="preserve"> (rwep1)</w:t>
      </w:r>
      <w:r w:rsidRPr="002F3F83">
        <w:rPr>
          <w:rFonts w:ascii="Times New Roman" w:eastAsia="Times New Roman" w:hAnsi="Times New Roman" w:cs="Times New Roman"/>
          <w:color w:val="000000" w:themeColor="text1"/>
          <w:sz w:val="24"/>
          <w:szCs w:val="24"/>
          <w:lang w:val="en-US" w:eastAsia="pt-BR"/>
        </w:rPr>
        <w:t xml:space="preserve"> is considered to be high</w:t>
      </w:r>
      <w:r w:rsidR="00057844">
        <w:rPr>
          <w:rFonts w:ascii="Times New Roman" w:eastAsia="Times New Roman" w:hAnsi="Times New Roman" w:cs="Times New Roman"/>
          <w:color w:val="000000" w:themeColor="text1"/>
          <w:sz w:val="24"/>
          <w:szCs w:val="24"/>
          <w:lang w:val="en-US" w:eastAsia="pt-BR"/>
        </w:rPr>
        <w:t>er</w:t>
      </w:r>
      <w:r w:rsidRPr="002F3F83">
        <w:rPr>
          <w:rFonts w:ascii="Times New Roman" w:eastAsia="Times New Roman" w:hAnsi="Times New Roman" w:cs="Times New Roman"/>
          <w:color w:val="000000" w:themeColor="text1"/>
          <w:sz w:val="24"/>
          <w:szCs w:val="24"/>
          <w:lang w:val="en-US" w:eastAsia="pt-BR"/>
        </w:rPr>
        <w:t xml:space="preserve"> </w:t>
      </w:r>
      <w:r w:rsidR="00057844">
        <w:rPr>
          <w:rFonts w:ascii="Times New Roman" w:eastAsia="Times New Roman" w:hAnsi="Times New Roman" w:cs="Times New Roman"/>
          <w:color w:val="000000" w:themeColor="text1"/>
          <w:sz w:val="24"/>
          <w:szCs w:val="24"/>
          <w:lang w:val="en-US" w:eastAsia="pt-BR"/>
        </w:rPr>
        <w:t xml:space="preserve">than on photosynthesis (rwep2) </w:t>
      </w:r>
      <w:r w:rsidR="00057844"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00057844"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 R. Marin and Jones 2014)</w:t>
      </w:r>
      <w:r w:rsidR="00057844" w:rsidRPr="002F3F83">
        <w:rPr>
          <w:rFonts w:ascii="Times New Roman" w:eastAsia="Times New Roman" w:hAnsi="Times New Roman" w:cs="Times New Roman"/>
          <w:color w:val="000000" w:themeColor="text1"/>
          <w:sz w:val="24"/>
          <w:szCs w:val="24"/>
          <w:lang w:val="en-US" w:eastAsia="pt-BR"/>
        </w:rPr>
        <w:fldChar w:fldCharType="end"/>
      </w:r>
      <w:r w:rsidR="00057844">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 xml:space="preserve">and </w:t>
      </w:r>
      <w:r w:rsidR="00316035">
        <w:rPr>
          <w:rFonts w:ascii="Times New Roman" w:eastAsia="Times New Roman" w:hAnsi="Times New Roman" w:cs="Times New Roman"/>
          <w:color w:val="000000" w:themeColor="text1"/>
          <w:sz w:val="24"/>
          <w:szCs w:val="24"/>
          <w:lang w:val="en-US" w:eastAsia="pt-BR"/>
        </w:rPr>
        <w:t>as</w:t>
      </w:r>
      <w:r w:rsidRPr="002F3F83">
        <w:rPr>
          <w:rFonts w:ascii="Times New Roman" w:eastAsia="Times New Roman" w:hAnsi="Times New Roman" w:cs="Times New Roman"/>
          <w:color w:val="000000" w:themeColor="text1"/>
          <w:sz w:val="24"/>
          <w:szCs w:val="24"/>
          <w:lang w:val="en-US" w:eastAsia="pt-BR"/>
        </w:rPr>
        <w:t xml:space="preserve"> the soil water balance routine changed from priory calibration routine this parameterization should be reviewed.</w:t>
      </w:r>
    </w:p>
    <w:p w14:paraId="0D386AE9"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486A1E79" w14:textId="22640FE8" w:rsidR="00322BA5" w:rsidRPr="002F3F83" w:rsidRDefault="00671BD6" w:rsidP="00322BA5">
      <w:pPr>
        <w:keepNext/>
        <w:spacing w:after="0" w:line="240" w:lineRule="auto"/>
        <w:rPr>
          <w:rFonts w:ascii="Times New Roman" w:eastAsia="SimSun" w:hAnsi="Times New Roman" w:cs="Times New Roman"/>
          <w:sz w:val="24"/>
          <w:szCs w:val="24"/>
          <w:lang w:eastAsia="zh-CN"/>
        </w:rPr>
      </w:pPr>
      <w:r>
        <w:rPr>
          <w:noProof/>
          <w:lang w:eastAsia="pt-BR"/>
        </w:rPr>
        <w:lastRenderedPageBreak/>
        <mc:AlternateContent>
          <mc:Choice Requires="wpg">
            <w:drawing>
              <wp:inline distT="0" distB="0" distL="0" distR="0" wp14:anchorId="128F1DD5" wp14:editId="6F969254">
                <wp:extent cx="5261057" cy="2159614"/>
                <wp:effectExtent l="0" t="0" r="0" b="0"/>
                <wp:docPr id="30" name="Agrupar 29">
                  <a:extLst xmlns:a="http://schemas.openxmlformats.org/drawingml/2006/main">
                    <a:ext uri="{FF2B5EF4-FFF2-40B4-BE49-F238E27FC236}">
                      <a16:creationId xmlns:a16="http://schemas.microsoft.com/office/drawing/2014/main" id="{981B1D91-04FC-46F3-9773-93A2EFE60892}"/>
                    </a:ext>
                  </a:extLst>
                </wp:docPr>
                <wp:cNvGraphicFramePr/>
                <a:graphic xmlns:a="http://schemas.openxmlformats.org/drawingml/2006/main">
                  <a:graphicData uri="http://schemas.microsoft.com/office/word/2010/wordprocessingGroup">
                    <wpg:wgp>
                      <wpg:cNvGrpSpPr/>
                      <wpg:grpSpPr>
                        <a:xfrm>
                          <a:off x="0" y="0"/>
                          <a:ext cx="5261057" cy="2159614"/>
                          <a:chOff x="0" y="0"/>
                          <a:chExt cx="5244729" cy="2573725"/>
                        </a:xfrm>
                      </wpg:grpSpPr>
                      <wpg:graphicFrame>
                        <wpg:cNvPr id="2" name="Gráfico 2">
                          <a:extLst>
                            <a:ext uri="{FF2B5EF4-FFF2-40B4-BE49-F238E27FC236}">
                              <a16:creationId xmlns:a16="http://schemas.microsoft.com/office/drawing/2014/main" id="{5DC4B49A-D603-4A77-94C6-798849010C48}"/>
                            </a:ext>
                          </a:extLst>
                        </wpg:cNvPr>
                        <wpg:cNvFrPr>
                          <a:graphicFrameLocks/>
                        </wpg:cNvFrPr>
                        <wpg:xfrm>
                          <a:off x="0" y="0"/>
                          <a:ext cx="2660263" cy="2570434"/>
                        </wpg:xfrm>
                        <a:graphic>
                          <a:graphicData uri="http://schemas.openxmlformats.org/drawingml/2006/chart">
                            <c:chart xmlns:c="http://schemas.openxmlformats.org/drawingml/2006/chart" xmlns:r="http://schemas.openxmlformats.org/officeDocument/2006/relationships" r:id="rId19"/>
                          </a:graphicData>
                        </a:graphic>
                      </wpg:graphicFrame>
                      <wpg:graphicFrame>
                        <wpg:cNvPr id="3" name="Gráfico 3">
                          <a:extLst>
                            <a:ext uri="{FF2B5EF4-FFF2-40B4-BE49-F238E27FC236}">
                              <a16:creationId xmlns:a16="http://schemas.microsoft.com/office/drawing/2014/main" id="{5D239201-5A63-4D31-90B4-87E521045EB3}"/>
                            </a:ext>
                          </a:extLst>
                        </wpg:cNvPr>
                        <wpg:cNvFrPr>
                          <a:graphicFrameLocks/>
                        </wpg:cNvFrPr>
                        <wpg:xfrm>
                          <a:off x="2620439" y="3292"/>
                          <a:ext cx="2624290" cy="2570433"/>
                        </wpg:xfrm>
                        <a:graphic>
                          <a:graphicData uri="http://schemas.openxmlformats.org/drawingml/2006/chart">
                            <c:chart xmlns:c="http://schemas.openxmlformats.org/drawingml/2006/chart" xmlns:r="http://schemas.openxmlformats.org/officeDocument/2006/relationships" r:id="rId20"/>
                          </a:graphicData>
                        </a:graphic>
                      </wpg:graphicFrame>
                    </wpg:wgp>
                  </a:graphicData>
                </a:graphic>
              </wp:inline>
            </w:drawing>
          </mc:Choice>
          <mc:Fallback>
            <w:pict>
              <v:group w14:anchorId="5A8A6694" id="Agrupar 29" o:spid="_x0000_s1026" style="width:414.25pt;height:170.05pt;mso-position-horizontal-relative:char;mso-position-vertical-relative:line" coordsize="52447,25737"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 o:spid="_x0000_s1027" type="#_x0000_t75" style="position:absolute;width:26617;height:257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">
                  <v:imagedata r:id="rId21" o:title=""/>
                  <o:lock v:ext="edit" aspectratio="f"/>
                </v:shape>
                <v:shape id="Gráfico 3" o:spid="_x0000_s1028" type="#_x0000_t75" style="position:absolute;left:26252;top:799;width:25524;height:246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">
                  <v:imagedata r:id="rId22" o:title=""/>
                  <o:lock v:ext="edit" aspectratio="f"/>
                </v:shape>
                <w10:anchorlock/>
              </v:group>
            </w:pict>
          </mc:Fallback>
        </mc:AlternateContent>
      </w:r>
    </w:p>
    <w:p w14:paraId="2A1FD9C8" w14:textId="2B3BCB22"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495" w:name="_Ref467631251"/>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7</w:t>
      </w:r>
      <w:r w:rsidRPr="002F3F83">
        <w:rPr>
          <w:rFonts w:ascii="Times New Roman" w:eastAsia="SimSun" w:hAnsi="Times New Roman" w:cs="Times New Roman"/>
          <w:bCs/>
          <w:szCs w:val="18"/>
          <w:lang w:eastAsia="zh-CN"/>
        </w:rPr>
        <w:fldChar w:fldCharType="end"/>
      </w:r>
      <w:bookmarkEnd w:id="495"/>
      <w:r w:rsidRPr="002F3F83">
        <w:rPr>
          <w:rFonts w:ascii="Times New Roman" w:eastAsia="SimSun" w:hAnsi="Times New Roman" w:cs="Times New Roman"/>
          <w:bCs/>
          <w:szCs w:val="18"/>
          <w:lang w:val="en-US" w:eastAsia="zh-CN"/>
        </w:rPr>
        <w:t>. Tillering (left) and stalk height (right) simulated and measured for both treatments in Piracicaba experiment.</w:t>
      </w:r>
    </w:p>
    <w:p w14:paraId="22F28E9F" w14:textId="77777777" w:rsidR="00322BA5" w:rsidRPr="002F3F83" w:rsidRDefault="00322BA5" w:rsidP="00322BA5">
      <w:pPr>
        <w:spacing w:after="0" w:line="240" w:lineRule="auto"/>
        <w:jc w:val="both"/>
        <w:rPr>
          <w:rFonts w:ascii="Times New Roman" w:eastAsia="SimSun" w:hAnsi="Times New Roman" w:cs="Times New Roman"/>
          <w:bCs/>
          <w:szCs w:val="18"/>
          <w:lang w:val="en-US" w:eastAsia="zh-CN"/>
        </w:rPr>
      </w:pPr>
    </w:p>
    <w:p w14:paraId="4E562FBF"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5B727EE3" w14:textId="75D358C2" w:rsidR="00322BA5" w:rsidRPr="002F3F83" w:rsidRDefault="00D87B5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Stalk dry mass</w:t>
      </w:r>
      <w:r w:rsidR="00322BA5" w:rsidRPr="002F3F83">
        <w:rPr>
          <w:rFonts w:ascii="Times New Roman" w:eastAsia="Times New Roman" w:hAnsi="Times New Roman" w:cs="Times New Roman"/>
          <w:color w:val="000000" w:themeColor="text1"/>
          <w:sz w:val="24"/>
          <w:szCs w:val="24"/>
          <w:lang w:val="en-US" w:eastAsia="pt-BR"/>
        </w:rPr>
        <w:t xml:space="preserve"> </w:t>
      </w:r>
      <w:r w:rsidR="0057244F">
        <w:rPr>
          <w:rFonts w:ascii="Times New Roman" w:eastAsia="Times New Roman" w:hAnsi="Times New Roman" w:cs="Times New Roman"/>
          <w:color w:val="000000" w:themeColor="text1"/>
          <w:sz w:val="24"/>
          <w:szCs w:val="24"/>
          <w:lang w:val="en-US" w:eastAsia="pt-BR"/>
        </w:rPr>
        <w:t xml:space="preserve">was </w:t>
      </w:r>
      <w:r w:rsidR="00322BA5" w:rsidRPr="002F3F83">
        <w:rPr>
          <w:rFonts w:ascii="Times New Roman" w:eastAsia="Times New Roman" w:hAnsi="Times New Roman" w:cs="Times New Roman"/>
          <w:color w:val="000000" w:themeColor="text1"/>
          <w:sz w:val="24"/>
          <w:szCs w:val="24"/>
          <w:lang w:val="en-US" w:eastAsia="pt-BR"/>
        </w:rPr>
        <w:t xml:space="preserve">simulated by the </w:t>
      </w:r>
      <w:r w:rsidR="00815054">
        <w:rPr>
          <w:rFonts w:ascii="Times New Roman" w:eastAsia="Times New Roman" w:hAnsi="Times New Roman" w:cs="Times New Roman"/>
          <w:color w:val="000000" w:themeColor="text1"/>
          <w:sz w:val="24"/>
          <w:szCs w:val="24"/>
          <w:lang w:val="en-US" w:eastAsia="pt-BR"/>
        </w:rPr>
        <w:t>SWAP-SAMUCA</w:t>
      </w:r>
      <w:r w:rsidR="00322BA5" w:rsidRPr="002F3F83">
        <w:rPr>
          <w:rFonts w:ascii="Times New Roman" w:eastAsia="Times New Roman" w:hAnsi="Times New Roman" w:cs="Times New Roman"/>
          <w:color w:val="000000" w:themeColor="text1"/>
          <w:sz w:val="24"/>
          <w:szCs w:val="24"/>
          <w:lang w:val="en-US" w:eastAsia="pt-BR"/>
        </w:rPr>
        <w:t xml:space="preserve"> </w:t>
      </w:r>
      <w:r w:rsidR="0057244F">
        <w:rPr>
          <w:rFonts w:ascii="Times New Roman" w:eastAsia="Times New Roman" w:hAnsi="Times New Roman" w:cs="Times New Roman"/>
          <w:color w:val="000000" w:themeColor="text1"/>
          <w:sz w:val="24"/>
          <w:szCs w:val="24"/>
          <w:lang w:val="en-US" w:eastAsia="pt-BR"/>
        </w:rPr>
        <w:t xml:space="preserve">with </w:t>
      </w:r>
      <w:r>
        <w:rPr>
          <w:rFonts w:ascii="Times New Roman" w:eastAsia="Times New Roman" w:hAnsi="Times New Roman" w:cs="Times New Roman"/>
          <w:color w:val="000000" w:themeColor="text1"/>
          <w:sz w:val="24"/>
          <w:szCs w:val="24"/>
          <w:lang w:val="en-US" w:eastAsia="pt-BR"/>
        </w:rPr>
        <w:t>a</w:t>
      </w:r>
      <w:r w:rsidR="0057244F">
        <w:rPr>
          <w:rFonts w:ascii="Times New Roman" w:eastAsia="Times New Roman" w:hAnsi="Times New Roman" w:cs="Times New Roman"/>
          <w:color w:val="000000" w:themeColor="text1"/>
          <w:sz w:val="24"/>
          <w:szCs w:val="24"/>
          <w:lang w:val="en-US" w:eastAsia="pt-BR"/>
        </w:rPr>
        <w:t>n</w:t>
      </w:r>
      <w:r w:rsidR="00380819">
        <w:rPr>
          <w:rFonts w:ascii="Times New Roman" w:eastAsia="Times New Roman" w:hAnsi="Times New Roman" w:cs="Times New Roman"/>
          <w:color w:val="000000" w:themeColor="text1"/>
          <w:sz w:val="24"/>
          <w:szCs w:val="24"/>
          <w:lang w:val="en-US" w:eastAsia="pt-BR"/>
        </w:rPr>
        <w:t xml:space="preserve"> RMSE of 5.37</w:t>
      </w:r>
      <w:ins w:id="496" w:author="Quirijn de Jong van Lier" w:date="2017-08-22T15:58:00Z">
        <w:r w:rsidR="00196F0A">
          <w:rPr>
            <w:rFonts w:ascii="Times New Roman" w:eastAsia="Times New Roman" w:hAnsi="Times New Roman" w:cs="Times New Roman"/>
            <w:color w:val="000000" w:themeColor="text1"/>
            <w:sz w:val="24"/>
            <w:szCs w:val="24"/>
            <w:lang w:val="en-US" w:eastAsia="pt-BR"/>
          </w:rPr>
          <w:t> </w:t>
        </w:r>
      </w:ins>
      <w:del w:id="497" w:author="Quirijn de Jong van Lier" w:date="2017-08-22T15:58:00Z">
        <w:r w:rsidR="00380819" w:rsidDel="00196F0A">
          <w:rPr>
            <w:rFonts w:ascii="Times New Roman" w:eastAsia="Times New Roman" w:hAnsi="Times New Roman" w:cs="Times New Roman"/>
            <w:color w:val="000000" w:themeColor="text1"/>
            <w:sz w:val="24"/>
            <w:szCs w:val="24"/>
            <w:lang w:val="en-US" w:eastAsia="pt-BR"/>
          </w:rPr>
          <w:delText xml:space="preserve"> </w:delText>
        </w:r>
      </w:del>
      <w:r w:rsidR="00380819">
        <w:rPr>
          <w:rFonts w:ascii="Times New Roman" w:eastAsia="Times New Roman" w:hAnsi="Times New Roman" w:cs="Times New Roman"/>
          <w:color w:val="000000" w:themeColor="text1"/>
          <w:sz w:val="24"/>
          <w:szCs w:val="24"/>
          <w:lang w:val="en-US" w:eastAsia="pt-BR"/>
        </w:rPr>
        <w:t>t</w:t>
      </w:r>
      <w:del w:id="498" w:author="Quirijn de Jong van Lier" w:date="2017-08-22T15:58:00Z">
        <w:r w:rsidR="00380819" w:rsidDel="00196F0A">
          <w:rPr>
            <w:rFonts w:ascii="Times New Roman" w:eastAsia="Times New Roman" w:hAnsi="Times New Roman" w:cs="Times New Roman"/>
            <w:color w:val="000000" w:themeColor="text1"/>
            <w:sz w:val="24"/>
            <w:szCs w:val="24"/>
            <w:lang w:val="en-US" w:eastAsia="pt-BR"/>
          </w:rPr>
          <w:delText xml:space="preserve"> </w:delText>
        </w:r>
      </w:del>
      <w:ins w:id="499" w:author="Quirijn de Jong van Lier" w:date="2017-08-22T15:58:00Z">
        <w:r w:rsidR="00196F0A">
          <w:rPr>
            <w:rFonts w:ascii="Times New Roman" w:eastAsia="Times New Roman" w:hAnsi="Times New Roman" w:cs="Times New Roman"/>
            <w:color w:val="000000" w:themeColor="text1"/>
            <w:sz w:val="24"/>
            <w:szCs w:val="24"/>
            <w:lang w:val="en-US" w:eastAsia="pt-BR"/>
          </w:rPr>
          <w:t> </w:t>
        </w:r>
      </w:ins>
      <w:r w:rsidR="00380819">
        <w:rPr>
          <w:rFonts w:ascii="Times New Roman" w:eastAsia="Times New Roman" w:hAnsi="Times New Roman" w:cs="Times New Roman"/>
          <w:color w:val="000000" w:themeColor="text1"/>
          <w:sz w:val="24"/>
          <w:szCs w:val="24"/>
          <w:lang w:val="en-US" w:eastAsia="pt-BR"/>
        </w:rPr>
        <w:t>ha</w:t>
      </w:r>
      <w:ins w:id="500" w:author="Quirijn de Jong van Lier" w:date="2017-08-22T15:58:00Z">
        <w:r w:rsidR="00196F0A">
          <w:rPr>
            <w:rFonts w:ascii="Times New Roman" w:eastAsia="Times New Roman" w:hAnsi="Times New Roman" w:cs="Times New Roman"/>
            <w:color w:val="000000" w:themeColor="text1"/>
            <w:sz w:val="24"/>
            <w:szCs w:val="24"/>
            <w:vertAlign w:val="superscript"/>
            <w:lang w:val="en-US" w:eastAsia="pt-BR"/>
          </w:rPr>
          <w:noBreakHyphen/>
        </w:r>
      </w:ins>
      <w:del w:id="501" w:author="Quirijn de Jong van Lier" w:date="2017-08-22T15:58:00Z">
        <w:r w:rsidR="00380819" w:rsidRPr="00380819" w:rsidDel="00196F0A">
          <w:rPr>
            <w:rFonts w:ascii="Times New Roman" w:eastAsia="Times New Roman" w:hAnsi="Times New Roman" w:cs="Times New Roman"/>
            <w:color w:val="000000" w:themeColor="text1"/>
            <w:sz w:val="24"/>
            <w:szCs w:val="24"/>
            <w:vertAlign w:val="superscript"/>
            <w:lang w:val="en-US" w:eastAsia="pt-BR"/>
          </w:rPr>
          <w:delText>-</w:delText>
        </w:r>
      </w:del>
      <w:r w:rsidR="00380819" w:rsidRPr="00380819">
        <w:rPr>
          <w:rFonts w:ascii="Times New Roman" w:eastAsia="Times New Roman" w:hAnsi="Times New Roman" w:cs="Times New Roman"/>
          <w:color w:val="000000" w:themeColor="text1"/>
          <w:sz w:val="24"/>
          <w:szCs w:val="24"/>
          <w:vertAlign w:val="superscript"/>
          <w:lang w:val="en-US" w:eastAsia="pt-BR"/>
        </w:rPr>
        <w:t>1</w:t>
      </w:r>
      <w:r w:rsidR="0057244F">
        <w:rPr>
          <w:rFonts w:ascii="Times New Roman" w:eastAsia="Times New Roman" w:hAnsi="Times New Roman" w:cs="Times New Roman"/>
          <w:color w:val="000000" w:themeColor="text1"/>
          <w:sz w:val="24"/>
          <w:szCs w:val="24"/>
          <w:lang w:val="en-US" w:eastAsia="pt-BR"/>
        </w:rPr>
        <w:t> </w:t>
      </w:r>
      <w:r w:rsidR="0057244F" w:rsidRPr="002F3F83">
        <w:rPr>
          <w:rFonts w:ascii="Times New Roman" w:eastAsia="Times New Roman" w:hAnsi="Times New Roman" w:cs="Times New Roman"/>
          <w:color w:val="000000" w:themeColor="text1"/>
          <w:sz w:val="24"/>
          <w:szCs w:val="24"/>
          <w:lang w:val="en-US" w:eastAsia="pt-BR"/>
        </w:rPr>
        <w:t>(</w:t>
      </w:r>
      <w:r w:rsidR="0057244F" w:rsidRPr="002F3F83">
        <w:rPr>
          <w:rFonts w:ascii="Times New Roman" w:eastAsia="Times New Roman" w:hAnsi="Times New Roman" w:cs="Times New Roman"/>
          <w:color w:val="000000" w:themeColor="text1"/>
          <w:sz w:val="24"/>
          <w:szCs w:val="24"/>
          <w:lang w:val="en-US" w:eastAsia="pt-BR"/>
        </w:rPr>
        <w:fldChar w:fldCharType="begin"/>
      </w:r>
      <w:r w:rsidR="0057244F" w:rsidRPr="002F3F83">
        <w:rPr>
          <w:rFonts w:ascii="Times New Roman" w:eastAsia="Times New Roman" w:hAnsi="Times New Roman" w:cs="Times New Roman"/>
          <w:color w:val="000000" w:themeColor="text1"/>
          <w:sz w:val="24"/>
          <w:szCs w:val="24"/>
          <w:lang w:val="en-US" w:eastAsia="pt-BR"/>
        </w:rPr>
        <w:instrText xml:space="preserve"> REF _Ref467631255 \h </w:instrText>
      </w:r>
      <w:r w:rsidR="0057244F">
        <w:rPr>
          <w:rFonts w:ascii="Times New Roman" w:eastAsia="Times New Roman" w:hAnsi="Times New Roman" w:cs="Times New Roman"/>
          <w:color w:val="000000" w:themeColor="text1"/>
          <w:sz w:val="24"/>
          <w:szCs w:val="24"/>
          <w:lang w:val="en-US" w:eastAsia="pt-BR"/>
        </w:rPr>
        <w:instrText xml:space="preserve"> \* MERGEFORMAT </w:instrText>
      </w:r>
      <w:r w:rsidR="0057244F" w:rsidRPr="002F3F83">
        <w:rPr>
          <w:rFonts w:ascii="Times New Roman" w:eastAsia="Times New Roman" w:hAnsi="Times New Roman" w:cs="Times New Roman"/>
          <w:color w:val="000000" w:themeColor="text1"/>
          <w:sz w:val="24"/>
          <w:szCs w:val="24"/>
          <w:lang w:val="en-US" w:eastAsia="pt-BR"/>
        </w:rPr>
      </w:r>
      <w:r w:rsidR="0057244F" w:rsidRPr="002F3F83">
        <w:rPr>
          <w:rFonts w:ascii="Times New Roman" w:eastAsia="Times New Roman" w:hAnsi="Times New Roman" w:cs="Times New Roman"/>
          <w:color w:val="000000" w:themeColor="text1"/>
          <w:sz w:val="24"/>
          <w:szCs w:val="24"/>
          <w:lang w:val="en-US" w:eastAsia="pt-BR"/>
        </w:rPr>
        <w:fldChar w:fldCharType="separate"/>
      </w:r>
      <w:r w:rsidR="0057244F" w:rsidRPr="003D38E8">
        <w:rPr>
          <w:rFonts w:ascii="Times New Roman" w:eastAsia="Times New Roman" w:hAnsi="Times New Roman" w:cs="Times New Roman"/>
          <w:color w:val="000000" w:themeColor="text1"/>
          <w:sz w:val="24"/>
          <w:szCs w:val="24"/>
          <w:lang w:val="en-US" w:eastAsia="pt-BR"/>
        </w:rPr>
        <w:t>Figure 6</w:t>
      </w:r>
      <w:r w:rsidR="0057244F" w:rsidRPr="002F3F83">
        <w:rPr>
          <w:rFonts w:ascii="Times New Roman" w:eastAsia="Times New Roman" w:hAnsi="Times New Roman" w:cs="Times New Roman"/>
          <w:color w:val="000000" w:themeColor="text1"/>
          <w:sz w:val="24"/>
          <w:szCs w:val="24"/>
          <w:lang w:val="en-US" w:eastAsia="pt-BR"/>
        </w:rPr>
        <w:fldChar w:fldCharType="end"/>
      </w:r>
      <w:r w:rsidR="0057244F" w:rsidRPr="002F3F83">
        <w:rPr>
          <w:rFonts w:ascii="Times New Roman" w:eastAsia="Times New Roman" w:hAnsi="Times New Roman" w:cs="Times New Roman"/>
          <w:color w:val="000000" w:themeColor="text1"/>
          <w:sz w:val="24"/>
          <w:szCs w:val="24"/>
          <w:lang w:val="en-US" w:eastAsia="pt-BR"/>
        </w:rPr>
        <w:t>)</w:t>
      </w:r>
      <w:r w:rsidR="0057244F">
        <w:rPr>
          <w:rFonts w:ascii="Times New Roman" w:eastAsia="Times New Roman" w:hAnsi="Times New Roman" w:cs="Times New Roman"/>
          <w:color w:val="000000" w:themeColor="text1"/>
          <w:sz w:val="24"/>
          <w:szCs w:val="24"/>
          <w:lang w:val="en-US" w:eastAsia="pt-BR"/>
        </w:rPr>
        <w:t>,</w:t>
      </w:r>
      <w:r w:rsidR="00A5011F">
        <w:rPr>
          <w:rFonts w:ascii="Times New Roman" w:eastAsia="Times New Roman" w:hAnsi="Times New Roman" w:cs="Times New Roman"/>
          <w:color w:val="000000" w:themeColor="text1"/>
          <w:sz w:val="24"/>
          <w:szCs w:val="24"/>
          <w:lang w:val="en-US" w:eastAsia="pt-BR"/>
        </w:rPr>
        <w:t xml:space="preserve"> similar to previous </w:t>
      </w:r>
      <w:r>
        <w:rPr>
          <w:rFonts w:ascii="Times New Roman" w:eastAsia="Times New Roman" w:hAnsi="Times New Roman" w:cs="Times New Roman"/>
          <w:color w:val="000000" w:themeColor="text1"/>
          <w:sz w:val="24"/>
          <w:szCs w:val="24"/>
          <w:lang w:val="en-US" w:eastAsia="pt-BR"/>
        </w:rPr>
        <w:t>calibration</w:t>
      </w:r>
      <w:r w:rsidR="00A5011F">
        <w:rPr>
          <w:rFonts w:ascii="Times New Roman" w:eastAsia="Times New Roman" w:hAnsi="Times New Roman" w:cs="Times New Roman"/>
          <w:color w:val="000000" w:themeColor="text1"/>
          <w:sz w:val="24"/>
          <w:szCs w:val="24"/>
          <w:lang w:val="en-US" w:eastAsia="pt-BR"/>
        </w:rPr>
        <w:t xml:space="preserve"> for different Brazilian regions </w:t>
      </w:r>
      <w:r w:rsidR="00A5011F">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sidR="00A5011F">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 R. Marin and Jones 2014)</w:t>
      </w:r>
      <w:r w:rsidR="00A5011F">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 xml:space="preserve">. </w:t>
      </w:r>
      <w:r w:rsidR="0057244F">
        <w:rPr>
          <w:rFonts w:ascii="Times New Roman" w:eastAsia="Times New Roman" w:hAnsi="Times New Roman" w:cs="Times New Roman"/>
          <w:color w:val="000000" w:themeColor="text1"/>
          <w:sz w:val="24"/>
          <w:szCs w:val="24"/>
          <w:lang w:val="en-US" w:eastAsia="pt-BR"/>
        </w:rPr>
        <w:t>Despite</w:t>
      </w:r>
      <w:r w:rsidR="00322BA5" w:rsidRPr="002F3F83">
        <w:rPr>
          <w:rFonts w:ascii="Times New Roman" w:eastAsia="Times New Roman" w:hAnsi="Times New Roman" w:cs="Times New Roman"/>
          <w:color w:val="000000" w:themeColor="text1"/>
          <w:sz w:val="24"/>
          <w:szCs w:val="24"/>
          <w:lang w:val="en-US" w:eastAsia="pt-BR"/>
        </w:rPr>
        <w:t xml:space="preserve"> the high variability o</w:t>
      </w:r>
      <w:r w:rsidR="0057244F">
        <w:rPr>
          <w:rFonts w:ascii="Times New Roman" w:eastAsia="Times New Roman" w:hAnsi="Times New Roman" w:cs="Times New Roman"/>
          <w:color w:val="000000" w:themeColor="text1"/>
          <w:sz w:val="24"/>
          <w:szCs w:val="24"/>
          <w:lang w:val="en-US" w:eastAsia="pt-BR"/>
        </w:rPr>
        <w:t>f</w:t>
      </w:r>
      <w:r w:rsidR="00322BA5" w:rsidRPr="002F3F83">
        <w:rPr>
          <w:rFonts w:ascii="Times New Roman" w:eastAsia="Times New Roman" w:hAnsi="Times New Roman" w:cs="Times New Roman"/>
          <w:color w:val="000000" w:themeColor="text1"/>
          <w:sz w:val="24"/>
          <w:szCs w:val="24"/>
          <w:lang w:val="en-US" w:eastAsia="pt-BR"/>
        </w:rPr>
        <w:t xml:space="preserve"> measured data, simulated stalk dry mass pattern over time was cl</w:t>
      </w:r>
      <w:r w:rsidR="00810285">
        <w:rPr>
          <w:rFonts w:ascii="Times New Roman" w:eastAsia="Times New Roman" w:hAnsi="Times New Roman" w:cs="Times New Roman"/>
          <w:color w:val="000000" w:themeColor="text1"/>
          <w:sz w:val="24"/>
          <w:szCs w:val="24"/>
          <w:lang w:val="en-US" w:eastAsia="pt-BR"/>
        </w:rPr>
        <w:t>ose</w:t>
      </w:r>
      <w:r w:rsidR="00322BA5" w:rsidRPr="002F3F83">
        <w:rPr>
          <w:rFonts w:ascii="Times New Roman" w:eastAsia="Times New Roman" w:hAnsi="Times New Roman" w:cs="Times New Roman"/>
          <w:color w:val="000000" w:themeColor="text1"/>
          <w:sz w:val="24"/>
          <w:szCs w:val="24"/>
          <w:lang w:val="en-US" w:eastAsia="pt-BR"/>
        </w:rPr>
        <w:t xml:space="preserve"> to the average field measurements. This variable is directly affected by partitioning and radiation use efficiency parameters, and indirectly affected by almost all other parameters</w:t>
      </w:r>
      <w:r w:rsidR="00225866">
        <w:rPr>
          <w:rFonts w:ascii="Times New Roman" w:eastAsia="Times New Roman" w:hAnsi="Times New Roman" w:cs="Times New Roman"/>
          <w:color w:val="000000" w:themeColor="text1"/>
          <w:sz w:val="24"/>
          <w:szCs w:val="24"/>
          <w:lang w:val="en-US" w:eastAsia="pt-BR"/>
        </w:rPr>
        <w:t xml:space="preserve"> due to the model dynamics</w:t>
      </w:r>
      <w:r w:rsidR="00322BA5" w:rsidRPr="002F3F83">
        <w:rPr>
          <w:rFonts w:ascii="Times New Roman" w:eastAsia="Times New Roman" w:hAnsi="Times New Roman" w:cs="Times New Roman"/>
          <w:color w:val="000000" w:themeColor="text1"/>
          <w:sz w:val="24"/>
          <w:szCs w:val="24"/>
          <w:lang w:val="en-US" w:eastAsia="pt-BR"/>
        </w:rPr>
        <w:t xml:space="preserve">. </w:t>
      </w:r>
      <w:r w:rsidR="0057244F">
        <w:rPr>
          <w:rFonts w:ascii="Times New Roman" w:eastAsia="Times New Roman" w:hAnsi="Times New Roman" w:cs="Times New Roman"/>
          <w:color w:val="000000" w:themeColor="text1"/>
          <w:sz w:val="24"/>
          <w:szCs w:val="24"/>
          <w:lang w:val="en-US" w:eastAsia="pt-BR"/>
        </w:rPr>
        <w:t>Similar observations were made</w:t>
      </w:r>
      <w:r w:rsidR="00322BA5" w:rsidRPr="002F3F83">
        <w:rPr>
          <w:rFonts w:ascii="Times New Roman" w:eastAsia="Times New Roman" w:hAnsi="Times New Roman" w:cs="Times New Roman"/>
          <w:color w:val="000000" w:themeColor="text1"/>
          <w:sz w:val="24"/>
          <w:szCs w:val="24"/>
          <w:lang w:val="en-US" w:eastAsia="pt-BR"/>
        </w:rPr>
        <w:t xml:space="preserve"> for stalk fresh mass, which was well simulated until </w:t>
      </w:r>
      <w:r w:rsidR="0057244F">
        <w:rPr>
          <w:rFonts w:ascii="Times New Roman" w:eastAsia="Times New Roman" w:hAnsi="Times New Roman" w:cs="Times New Roman"/>
          <w:color w:val="000000" w:themeColor="text1"/>
          <w:sz w:val="24"/>
          <w:szCs w:val="24"/>
          <w:lang w:val="en-US" w:eastAsia="pt-BR"/>
        </w:rPr>
        <w:t xml:space="preserve">the </w:t>
      </w:r>
      <w:r w:rsidR="00322BA5" w:rsidRPr="002F3F83">
        <w:rPr>
          <w:rFonts w:ascii="Times New Roman" w:eastAsia="Times New Roman" w:hAnsi="Times New Roman" w:cs="Times New Roman"/>
          <w:color w:val="000000" w:themeColor="text1"/>
          <w:sz w:val="24"/>
          <w:szCs w:val="24"/>
          <w:lang w:val="en-US" w:eastAsia="pt-BR"/>
        </w:rPr>
        <w:t xml:space="preserve">mid-season (200 </w:t>
      </w:r>
      <w:r w:rsidR="001D450B">
        <w:rPr>
          <w:rFonts w:ascii="Times New Roman" w:eastAsia="Times New Roman" w:hAnsi="Times New Roman" w:cs="Times New Roman"/>
          <w:color w:val="000000" w:themeColor="text1"/>
          <w:sz w:val="24"/>
          <w:szCs w:val="24"/>
          <w:lang w:val="en-US" w:eastAsia="pt-BR"/>
        </w:rPr>
        <w:t>DAR</w:t>
      </w:r>
      <w:r w:rsidR="00322BA5" w:rsidRPr="002F3F83">
        <w:rPr>
          <w:rFonts w:ascii="Times New Roman" w:eastAsia="Times New Roman" w:hAnsi="Times New Roman" w:cs="Times New Roman"/>
          <w:color w:val="000000" w:themeColor="text1"/>
          <w:sz w:val="24"/>
          <w:szCs w:val="24"/>
          <w:lang w:val="en-US" w:eastAsia="pt-BR"/>
        </w:rPr>
        <w:t>). An underestimation wa</w:t>
      </w:r>
      <w:r>
        <w:rPr>
          <w:rFonts w:ascii="Times New Roman" w:eastAsia="Times New Roman" w:hAnsi="Times New Roman" w:cs="Times New Roman"/>
          <w:color w:val="000000" w:themeColor="text1"/>
          <w:sz w:val="24"/>
          <w:szCs w:val="24"/>
          <w:lang w:val="en-US" w:eastAsia="pt-BR"/>
        </w:rPr>
        <w:t>s observed on final season stalk fresh mass</w:t>
      </w:r>
      <w:r w:rsidR="0057244F">
        <w:rPr>
          <w:rFonts w:ascii="Times New Roman" w:eastAsia="Times New Roman" w:hAnsi="Times New Roman" w:cs="Times New Roman"/>
          <w:color w:val="000000" w:themeColor="text1"/>
          <w:sz w:val="24"/>
          <w:szCs w:val="24"/>
          <w:lang w:val="en-US" w:eastAsia="pt-BR"/>
        </w:rPr>
        <w:t>. T</w:t>
      </w:r>
      <w:r>
        <w:rPr>
          <w:rFonts w:ascii="Times New Roman" w:eastAsia="Times New Roman" w:hAnsi="Times New Roman" w:cs="Times New Roman"/>
          <w:color w:val="000000" w:themeColor="text1"/>
          <w:sz w:val="24"/>
          <w:szCs w:val="24"/>
          <w:lang w:val="en-US" w:eastAsia="pt-BR"/>
        </w:rPr>
        <w:t xml:space="preserve">his crop component, </w:t>
      </w:r>
      <w:r w:rsidR="0057244F">
        <w:rPr>
          <w:rFonts w:ascii="Times New Roman" w:eastAsia="Times New Roman" w:hAnsi="Times New Roman" w:cs="Times New Roman"/>
          <w:color w:val="000000" w:themeColor="text1"/>
          <w:sz w:val="24"/>
          <w:szCs w:val="24"/>
          <w:lang w:val="en-US" w:eastAsia="pt-BR"/>
        </w:rPr>
        <w:t>like</w:t>
      </w:r>
      <w:r>
        <w:rPr>
          <w:rFonts w:ascii="Times New Roman" w:eastAsia="Times New Roman" w:hAnsi="Times New Roman" w:cs="Times New Roman"/>
          <w:color w:val="000000" w:themeColor="text1"/>
          <w:sz w:val="24"/>
          <w:szCs w:val="24"/>
          <w:lang w:val="en-US" w:eastAsia="pt-BR"/>
        </w:rPr>
        <w:t xml:space="preserve"> stalk dry mass, is</w:t>
      </w:r>
      <w:r w:rsidR="00322BA5" w:rsidRPr="002F3F83">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 xml:space="preserve">affected </w:t>
      </w:r>
      <w:r w:rsidR="00322BA5" w:rsidRPr="002F3F83">
        <w:rPr>
          <w:rFonts w:ascii="Times New Roman" w:eastAsia="Times New Roman" w:hAnsi="Times New Roman" w:cs="Times New Roman"/>
          <w:color w:val="000000" w:themeColor="text1"/>
          <w:sz w:val="24"/>
          <w:szCs w:val="24"/>
          <w:lang w:val="en-US" w:eastAsia="pt-BR"/>
        </w:rPr>
        <w:t xml:space="preserve">by almost all parameters and </w:t>
      </w:r>
      <w:r w:rsidR="0057244F">
        <w:rPr>
          <w:rFonts w:ascii="Times New Roman" w:eastAsia="Times New Roman" w:hAnsi="Times New Roman" w:cs="Times New Roman"/>
          <w:color w:val="000000" w:themeColor="text1"/>
          <w:sz w:val="24"/>
          <w:szCs w:val="24"/>
          <w:lang w:val="en-US" w:eastAsia="pt-BR"/>
        </w:rPr>
        <w:t xml:space="preserve">a </w:t>
      </w:r>
      <w:r w:rsidR="00322BA5" w:rsidRPr="002F3F83">
        <w:rPr>
          <w:rFonts w:ascii="Times New Roman" w:eastAsia="Times New Roman" w:hAnsi="Times New Roman" w:cs="Times New Roman"/>
          <w:color w:val="000000" w:themeColor="text1"/>
          <w:sz w:val="24"/>
          <w:szCs w:val="24"/>
          <w:lang w:val="en-US" w:eastAsia="pt-BR"/>
        </w:rPr>
        <w:t xml:space="preserve">further sensitivity analysis </w:t>
      </w:r>
      <w:r w:rsidR="00567C9F">
        <w:rPr>
          <w:rFonts w:ascii="Times New Roman" w:eastAsia="Times New Roman" w:hAnsi="Times New Roman" w:cs="Times New Roman"/>
          <w:color w:val="000000" w:themeColor="text1"/>
          <w:sz w:val="24"/>
          <w:szCs w:val="24"/>
          <w:lang w:val="en-US" w:eastAsia="pt-BR"/>
        </w:rPr>
        <w:t xml:space="preserve">could </w:t>
      </w:r>
      <w:r w:rsidR="00322BA5" w:rsidRPr="002F3F83">
        <w:rPr>
          <w:rFonts w:ascii="Times New Roman" w:eastAsia="Times New Roman" w:hAnsi="Times New Roman" w:cs="Times New Roman"/>
          <w:color w:val="000000" w:themeColor="text1"/>
          <w:sz w:val="24"/>
          <w:szCs w:val="24"/>
          <w:lang w:val="en-US" w:eastAsia="pt-BR"/>
        </w:rPr>
        <w:t xml:space="preserve">be </w:t>
      </w:r>
      <w:r w:rsidR="00567C9F">
        <w:rPr>
          <w:rFonts w:ascii="Times New Roman" w:eastAsia="Times New Roman" w:hAnsi="Times New Roman" w:cs="Times New Roman"/>
          <w:color w:val="000000" w:themeColor="text1"/>
          <w:sz w:val="24"/>
          <w:szCs w:val="24"/>
          <w:lang w:val="en-US" w:eastAsia="pt-BR"/>
        </w:rPr>
        <w:t>performed</w:t>
      </w:r>
      <w:r w:rsidR="00322BA5" w:rsidRPr="002F3F83">
        <w:rPr>
          <w:rFonts w:ascii="Times New Roman" w:eastAsia="Times New Roman" w:hAnsi="Times New Roman" w:cs="Times New Roman"/>
          <w:color w:val="000000" w:themeColor="text1"/>
          <w:sz w:val="24"/>
          <w:szCs w:val="24"/>
          <w:lang w:val="en-US" w:eastAsia="pt-BR"/>
        </w:rPr>
        <w:t xml:space="preserve"> for a more detailed assessment. In addition, </w:t>
      </w:r>
      <w:r w:rsidR="00567C9F">
        <w:rPr>
          <w:rFonts w:ascii="Times New Roman" w:eastAsia="Times New Roman" w:hAnsi="Times New Roman" w:cs="Times New Roman"/>
          <w:color w:val="000000" w:themeColor="text1"/>
          <w:sz w:val="24"/>
          <w:szCs w:val="24"/>
          <w:lang w:val="en-US" w:eastAsia="pt-BR"/>
        </w:rPr>
        <w:t xml:space="preserve">the relation between </w:t>
      </w:r>
      <w:r w:rsidR="00322BA5" w:rsidRPr="002F3F83">
        <w:rPr>
          <w:rFonts w:ascii="Times New Roman" w:eastAsia="Times New Roman" w:hAnsi="Times New Roman" w:cs="Times New Roman"/>
          <w:color w:val="000000" w:themeColor="text1"/>
          <w:sz w:val="24"/>
          <w:szCs w:val="24"/>
          <w:lang w:val="en-US" w:eastAsia="pt-BR"/>
        </w:rPr>
        <w:t xml:space="preserve">soil water content and plant fresh mass is </w:t>
      </w:r>
      <w:r w:rsidR="00567C9F">
        <w:rPr>
          <w:rFonts w:ascii="Times New Roman" w:eastAsia="Times New Roman" w:hAnsi="Times New Roman" w:cs="Times New Roman"/>
          <w:color w:val="000000" w:themeColor="text1"/>
          <w:sz w:val="24"/>
          <w:szCs w:val="24"/>
          <w:lang w:val="en-US" w:eastAsia="pt-BR"/>
        </w:rPr>
        <w:t xml:space="preserve">quite undetermined, </w:t>
      </w:r>
      <w:r w:rsidR="00322BA5" w:rsidRPr="002F3F83">
        <w:rPr>
          <w:rFonts w:ascii="Times New Roman" w:eastAsia="Times New Roman" w:hAnsi="Times New Roman" w:cs="Times New Roman"/>
          <w:color w:val="000000" w:themeColor="text1"/>
          <w:sz w:val="24"/>
          <w:szCs w:val="24"/>
          <w:lang w:val="en-US" w:eastAsia="pt-BR"/>
        </w:rPr>
        <w:t>increasing the</w:t>
      </w:r>
      <w:r w:rsidR="00567C9F">
        <w:rPr>
          <w:rFonts w:ascii="Times New Roman" w:eastAsia="Times New Roman" w:hAnsi="Times New Roman" w:cs="Times New Roman"/>
          <w:color w:val="000000" w:themeColor="text1"/>
          <w:sz w:val="24"/>
          <w:szCs w:val="24"/>
          <w:lang w:val="en-US" w:eastAsia="pt-BR"/>
        </w:rPr>
        <w:t>se</w:t>
      </w:r>
      <w:r w:rsidR="00322BA5" w:rsidRPr="002F3F83">
        <w:rPr>
          <w:rFonts w:ascii="Times New Roman" w:eastAsia="Times New Roman" w:hAnsi="Times New Roman" w:cs="Times New Roman"/>
          <w:color w:val="000000" w:themeColor="text1"/>
          <w:sz w:val="24"/>
          <w:szCs w:val="24"/>
          <w:lang w:val="en-US" w:eastAsia="pt-BR"/>
        </w:rPr>
        <w:t xml:space="preserve"> uncertainties</w:t>
      </w:r>
      <w:r w:rsidR="00F46BD9">
        <w:rPr>
          <w:rFonts w:ascii="Times New Roman" w:eastAsia="Times New Roman" w:hAnsi="Times New Roman" w:cs="Times New Roman"/>
          <w:color w:val="000000" w:themeColor="text1"/>
          <w:sz w:val="24"/>
          <w:szCs w:val="24"/>
          <w:lang w:val="en-US" w:eastAsia="pt-BR"/>
        </w:rPr>
        <w:t xml:space="preserve"> </w:t>
      </w:r>
      <w:r w:rsidR="00F46BD9">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"Martine", "given" : "J.F.", "non-dropping-particle" : "", "parse-names" : false, "suffix" : "" }, { "dropping-particle" : "", "family" : "Lebret", "given" : "P.", "non-dropping-particle" : "", "parse-names" : false, "suffix" : "" } ], "id" : "ITEM-1", "issued" : { "date-parts" : [ [ "2001" ] ] }, "page" : "211-214", "title" : "Modelling the water content of the sugarcane stalk", "type" : "paper-conference" }, "uris" : [ "http://www.mendeley.com/documents/?uuid=4d30637c-5c23-40de-96bb-3022fdfa4c36" ] }, { "id" : "ITEM-2",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"ITEM-2",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"(Martine and Lebret 2001; F. R. Marin et al. 2015)", "plainTextFormattedCitation" : "(Martine and Lebret 2001; F. R. Marin et al. 2015)", "previouslyFormattedCitation" : "(Marin &lt;i&gt;et al.&lt;/i&gt;, 2015; Martine e Lebret, 2001)" }, "properties" : { "noteIndex" : 0 }, "schema" : "https://github.com/citation-style-language/schema/raw/master/csl-citation.json" }</w:instrText>
      </w:r>
      <w:r w:rsidR="00F46BD9">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(Martine and Lebret 2001; F. R. Marin et al. 2015)</w:t>
      </w:r>
      <w:r w:rsidR="00F46BD9">
        <w:rPr>
          <w:rFonts w:ascii="Times New Roman" w:eastAsia="Times New Roman" w:hAnsi="Times New Roman" w:cs="Times New Roman"/>
          <w:color w:val="000000" w:themeColor="text1"/>
          <w:sz w:val="24"/>
          <w:szCs w:val="24"/>
          <w:lang w:val="en-US" w:eastAsia="pt-BR"/>
        </w:rPr>
        <w:fldChar w:fldCharType="end"/>
      </w:r>
      <w:r w:rsidR="00815054">
        <w:rPr>
          <w:rFonts w:ascii="Times New Roman" w:eastAsia="Times New Roman" w:hAnsi="Times New Roman" w:cs="Times New Roman"/>
          <w:color w:val="000000" w:themeColor="text1"/>
          <w:sz w:val="24"/>
          <w:szCs w:val="24"/>
          <w:lang w:val="en-US" w:eastAsia="pt-BR"/>
        </w:rPr>
        <w:t>.</w:t>
      </w:r>
    </w:p>
    <w:p w14:paraId="527AB5C3"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489BD7E0" w14:textId="622D9E96" w:rsidR="00322BA5" w:rsidRPr="002F3F83" w:rsidRDefault="00671BD6" w:rsidP="00322BA5">
      <w:pPr>
        <w:keepNext/>
        <w:spacing w:after="0" w:line="240" w:lineRule="auto"/>
        <w:rPr>
          <w:rFonts w:ascii="Times New Roman" w:eastAsia="SimSun" w:hAnsi="Times New Roman" w:cs="Times New Roman"/>
          <w:sz w:val="24"/>
          <w:szCs w:val="24"/>
          <w:lang w:val="en-US" w:eastAsia="zh-CN"/>
        </w:rPr>
      </w:pPr>
      <w:r>
        <w:rPr>
          <w:noProof/>
          <w:lang w:eastAsia="pt-BR"/>
        </w:rPr>
        <w:lastRenderedPageBreak/>
        <mc:AlternateContent>
          <mc:Choice Requires="wpg">
            <w:drawing>
              <wp:inline distT="0" distB="0" distL="0" distR="0" wp14:anchorId="113813BD" wp14:editId="74392A7B">
                <wp:extent cx="5283942" cy="2223294"/>
                <wp:effectExtent l="0" t="0" r="0" b="5715"/>
                <wp:docPr id="7" name="Agrupar 3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83942" cy="2223294"/>
                          <a:chOff x="0" y="0"/>
                          <a:chExt cx="5267614" cy="2628715"/>
                        </a:xfrm>
                      </wpg:grpSpPr>
                      <wpg:graphicFrame>
                        <wpg:cNvPr id="8" name="Gráfico 8">
                          <a:extLst/>
                        </wpg:cNvPr>
                        <wpg:cNvFrPr>
                          <a:graphicFrameLocks/>
                        </wpg:cNvFrPr>
                        <wpg:xfrm>
                          <a:off x="0" y="0"/>
                          <a:ext cx="2668602" cy="2570986"/>
                        </wpg:xfrm>
                        <a:graphic>
                          <a:graphicData uri="http://schemas.openxmlformats.org/drawingml/2006/chart">
                            <c:chart xmlns:c="http://schemas.openxmlformats.org/drawingml/2006/chart" xmlns:r="http://schemas.openxmlformats.org/officeDocument/2006/relationships" r:id="rId23"/>
                          </a:graphicData>
                        </a:graphic>
                      </wpg:graphicFrame>
                      <wpg:graphicFrame>
                        <wpg:cNvPr id="11" name="Gráfico 11">
                          <a:extLst/>
                        </wpg:cNvPr>
                        <wpg:cNvFrPr>
                          <a:graphicFrameLocks/>
                        </wpg:cNvFrPr>
                        <wpg:xfrm>
                          <a:off x="2643668" y="54448"/>
                          <a:ext cx="2623946" cy="2574267"/>
                        </wpg:xfrm>
                        <a:graphic>
                          <a:graphicData uri="http://schemas.openxmlformats.org/drawingml/2006/chart">
                            <c:chart xmlns:c="http://schemas.openxmlformats.org/drawingml/2006/chart" xmlns:r="http://schemas.openxmlformats.org/officeDocument/2006/relationships" r:id="rId24"/>
                          </a:graphicData>
                        </a:graphic>
                      </wpg:graphicFrame>
                    </wpg:wgp>
                  </a:graphicData>
                </a:graphic>
              </wp:inline>
            </w:drawing>
          </mc:Choice>
          <mc:Fallback>
            <w:pict>
              <v:group w14:anchorId="0679138D" id="Agrupar 30" o:spid="_x0000_s1026" style="width:416.05pt;height:175.05pt;mso-position-horizontal-relative:char;mso-position-vertical-relative:line" coordsize="52676,26287"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">
                <v:shape id="Gráfico 8" o:spid="_x0000_s1027" type="#_x0000_t75" style="position:absolute;width:26678;height:257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">
                  <v:imagedata r:id="rId25" o:title=""/>
                  <o:lock v:ext="edit" aspectratio="f"/>
                </v:shape>
                <v:shape id="Gráfico 11" o:spid="_x0000_s1028" type="#_x0000_t75" style="position:absolute;left:26739;top:1297;width:25342;height:246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">
                  <v:imagedata r:id="rId26" o:title=""/>
                  <o:lock v:ext="edit" aspectratio="f"/>
                </v:shape>
                <w10:anchorlock/>
              </v:group>
            </w:pict>
          </mc:Fallback>
        </mc:AlternateContent>
      </w:r>
    </w:p>
    <w:p w14:paraId="1DB584A5" w14:textId="13BA0338" w:rsidR="00322BA5" w:rsidRPr="002F3F83" w:rsidRDefault="00322BA5" w:rsidP="00322BA5">
      <w:pPr>
        <w:spacing w:after="0" w:line="240" w:lineRule="auto"/>
        <w:jc w:val="both"/>
        <w:rPr>
          <w:rFonts w:ascii="Times New Roman" w:eastAsia="SimSun" w:hAnsi="Times New Roman" w:cs="Times New Roman"/>
          <w:sz w:val="24"/>
          <w:szCs w:val="24"/>
          <w:lang w:val="en-US" w:eastAsia="zh-CN"/>
        </w:rPr>
      </w:pPr>
      <w:bookmarkStart w:id="502" w:name="_Ref467631255"/>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8</w:t>
      </w:r>
      <w:r w:rsidRPr="002F3F83">
        <w:rPr>
          <w:rFonts w:ascii="Times New Roman" w:eastAsia="SimSun" w:hAnsi="Times New Roman" w:cs="Times New Roman"/>
          <w:bCs/>
          <w:szCs w:val="18"/>
          <w:lang w:eastAsia="zh-CN"/>
        </w:rPr>
        <w:fldChar w:fldCharType="end"/>
      </w:r>
      <w:bookmarkEnd w:id="502"/>
      <w:r w:rsidRPr="002F3F83">
        <w:rPr>
          <w:rFonts w:ascii="Times New Roman" w:eastAsia="SimSun" w:hAnsi="Times New Roman" w:cs="Times New Roman"/>
          <w:bCs/>
          <w:szCs w:val="18"/>
          <w:lang w:val="en-US" w:eastAsia="zh-CN"/>
        </w:rPr>
        <w:t>. Stalk dry (left) and fresh (right) mass simulated and measured for both treatments in Piracicaba experiment.</w:t>
      </w:r>
    </w:p>
    <w:p w14:paraId="57AE605E"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57B3D95A" w14:textId="38EF158A" w:rsidR="00322BA5" w:rsidRPr="002F3F83"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Final sucrose content on fresh mass basis (POL %) was simulated</w:t>
      </w:r>
      <w:r w:rsidR="00567C9F">
        <w:rPr>
          <w:rFonts w:ascii="Times New Roman" w:eastAsia="Times New Roman" w:hAnsi="Times New Roman" w:cs="Times New Roman"/>
          <w:color w:val="000000" w:themeColor="text1"/>
          <w:sz w:val="24"/>
          <w:szCs w:val="24"/>
          <w:lang w:val="en-US" w:eastAsia="pt-BR"/>
        </w:rPr>
        <w:t xml:space="preserve"> well</w:t>
      </w:r>
      <w:r w:rsidRPr="002F3F83">
        <w:rPr>
          <w:rFonts w:ascii="Times New Roman" w:eastAsia="Times New Roman" w:hAnsi="Times New Roman" w:cs="Times New Roman"/>
          <w:color w:val="000000" w:themeColor="text1"/>
          <w:sz w:val="24"/>
          <w:szCs w:val="24"/>
          <w:lang w:val="en-US" w:eastAsia="pt-BR"/>
        </w:rPr>
        <w:t>, however, the sucrose accumulation pro</w:t>
      </w:r>
      <w:r w:rsidR="00C01A49">
        <w:rPr>
          <w:rFonts w:ascii="Times New Roman" w:eastAsia="Times New Roman" w:hAnsi="Times New Roman" w:cs="Times New Roman"/>
          <w:color w:val="000000" w:themeColor="text1"/>
          <w:sz w:val="24"/>
          <w:szCs w:val="24"/>
          <w:lang w:val="en-US" w:eastAsia="pt-BR"/>
        </w:rPr>
        <w:t xml:space="preserve">cess </w:t>
      </w:r>
      <w:r w:rsidR="00567C9F">
        <w:rPr>
          <w:rFonts w:ascii="Times New Roman" w:eastAsia="Times New Roman" w:hAnsi="Times New Roman" w:cs="Times New Roman"/>
          <w:color w:val="000000" w:themeColor="text1"/>
          <w:sz w:val="24"/>
          <w:szCs w:val="24"/>
          <w:lang w:val="en-US" w:eastAsia="pt-BR"/>
        </w:rPr>
        <w:t>wa</w:t>
      </w:r>
      <w:r w:rsidR="00C01A49">
        <w:rPr>
          <w:rFonts w:ascii="Times New Roman" w:eastAsia="Times New Roman" w:hAnsi="Times New Roman" w:cs="Times New Roman"/>
          <w:color w:val="000000" w:themeColor="text1"/>
          <w:sz w:val="24"/>
          <w:szCs w:val="24"/>
          <w:lang w:val="en-US" w:eastAsia="pt-BR"/>
        </w:rPr>
        <w:t xml:space="preserve">s anticipated </w:t>
      </w:r>
      <w:r w:rsidR="00567C9F">
        <w:rPr>
          <w:rFonts w:ascii="Times New Roman" w:eastAsia="Times New Roman" w:hAnsi="Times New Roman" w:cs="Times New Roman"/>
          <w:color w:val="000000" w:themeColor="text1"/>
          <w:sz w:val="24"/>
          <w:szCs w:val="24"/>
          <w:lang w:val="en-US" w:eastAsia="pt-BR"/>
        </w:rPr>
        <w:t>in</w:t>
      </w:r>
      <w:r w:rsidR="00C01A49">
        <w:rPr>
          <w:rFonts w:ascii="Times New Roman" w:eastAsia="Times New Roman" w:hAnsi="Times New Roman" w:cs="Times New Roman"/>
          <w:color w:val="000000" w:themeColor="text1"/>
          <w:sz w:val="24"/>
          <w:szCs w:val="24"/>
          <w:lang w:val="en-US" w:eastAsia="pt-BR"/>
        </w:rPr>
        <w:t xml:space="preserve"> simulations</w:t>
      </w:r>
      <w:r w:rsidRPr="002F3F83">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fldChar w:fldCharType="begin"/>
      </w:r>
      <w:r w:rsidRPr="002F3F83">
        <w:rPr>
          <w:rFonts w:ascii="Times New Roman" w:eastAsia="Times New Roman" w:hAnsi="Times New Roman" w:cs="Times New Roman"/>
          <w:color w:val="000000" w:themeColor="text1"/>
          <w:sz w:val="24"/>
          <w:szCs w:val="24"/>
          <w:lang w:val="en-US" w:eastAsia="pt-BR"/>
        </w:rPr>
        <w:instrText xml:space="preserve"> REF _Ref467638485 \h </w:instrText>
      </w:r>
      <w:r>
        <w:rPr>
          <w:rFonts w:ascii="Times New Roman" w:eastAsia="Times New Roman" w:hAnsi="Times New Roman" w:cs="Times New Roman"/>
          <w:color w:val="000000" w:themeColor="text1"/>
          <w:sz w:val="24"/>
          <w:szCs w:val="24"/>
          <w:lang w:val="en-US" w:eastAsia="pt-BR"/>
        </w:rPr>
        <w:instrText xml:space="preserve"> \* MERGEFORMAT </w:instrText>
      </w:r>
      <w:r w:rsidRPr="002F3F83">
        <w:rPr>
          <w:rFonts w:ascii="Times New Roman" w:eastAsia="Times New Roman" w:hAnsi="Times New Roman" w:cs="Times New Roman"/>
          <w:color w:val="000000" w:themeColor="text1"/>
          <w:sz w:val="24"/>
          <w:szCs w:val="24"/>
          <w:lang w:val="en-US" w:eastAsia="pt-BR"/>
        </w:rPr>
      </w:r>
      <w:r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7</w:t>
      </w:r>
      <w:r w:rsidRPr="002F3F83">
        <w:rPr>
          <w:rFonts w:ascii="Times New Roman" w:eastAsia="Times New Roman" w:hAnsi="Times New Roman" w:cs="Times New Roman"/>
          <w:color w:val="000000" w:themeColor="text1"/>
          <w:sz w:val="24"/>
          <w:szCs w:val="24"/>
          <w:lang w:val="en-US" w:eastAsia="pt-BR"/>
        </w:rPr>
        <w:fldChar w:fldCharType="end"/>
      </w:r>
      <w:r w:rsidR="003A368B">
        <w:rPr>
          <w:rFonts w:ascii="Times New Roman" w:eastAsia="Times New Roman" w:hAnsi="Times New Roman" w:cs="Times New Roman"/>
          <w:color w:val="000000" w:themeColor="text1"/>
          <w:sz w:val="24"/>
          <w:szCs w:val="24"/>
          <w:lang w:val="en-US" w:eastAsia="pt-BR"/>
        </w:rPr>
        <w:t xml:space="preserve">). </w:t>
      </w:r>
      <w:r w:rsidR="00395E98">
        <w:rPr>
          <w:rFonts w:ascii="Times New Roman" w:eastAsia="Times New Roman" w:hAnsi="Times New Roman" w:cs="Times New Roman"/>
          <w:color w:val="000000" w:themeColor="text1"/>
          <w:sz w:val="24"/>
          <w:szCs w:val="24"/>
          <w:lang w:val="en-US" w:eastAsia="pt-BR"/>
        </w:rPr>
        <w:t xml:space="preserve">The sucrose accumulation within sugarcane stalks is accelerated by low temperature and/or </w:t>
      </w:r>
      <w:r w:rsidR="00567C9F">
        <w:rPr>
          <w:rFonts w:ascii="Times New Roman" w:eastAsia="Times New Roman" w:hAnsi="Times New Roman" w:cs="Times New Roman"/>
          <w:color w:val="000000" w:themeColor="text1"/>
          <w:sz w:val="24"/>
          <w:szCs w:val="24"/>
          <w:lang w:val="en-US" w:eastAsia="pt-BR"/>
        </w:rPr>
        <w:t>drought</w:t>
      </w:r>
      <w:r w:rsidR="00395E98">
        <w:rPr>
          <w:rFonts w:ascii="Times New Roman" w:eastAsia="Times New Roman" w:hAnsi="Times New Roman" w:cs="Times New Roman"/>
          <w:color w:val="000000" w:themeColor="text1"/>
          <w:sz w:val="24"/>
          <w:szCs w:val="24"/>
          <w:lang w:val="en-US" w:eastAsia="pt-BR"/>
        </w:rPr>
        <w:t xml:space="preserve"> stress. In </w:t>
      </w:r>
      <w:r w:rsidR="00567C9F">
        <w:rPr>
          <w:rFonts w:ascii="Times New Roman" w:eastAsia="Times New Roman" w:hAnsi="Times New Roman" w:cs="Times New Roman"/>
          <w:color w:val="000000" w:themeColor="text1"/>
          <w:sz w:val="24"/>
          <w:szCs w:val="24"/>
          <w:lang w:val="en-US" w:eastAsia="pt-BR"/>
        </w:rPr>
        <w:t xml:space="preserve">traditional </w:t>
      </w:r>
      <w:r w:rsidR="00395E98">
        <w:rPr>
          <w:rFonts w:ascii="Times New Roman" w:eastAsia="Times New Roman" w:hAnsi="Times New Roman" w:cs="Times New Roman"/>
          <w:color w:val="000000" w:themeColor="text1"/>
          <w:sz w:val="24"/>
          <w:szCs w:val="24"/>
          <w:lang w:val="en-US" w:eastAsia="pt-BR"/>
        </w:rPr>
        <w:t>sugarcane areas</w:t>
      </w:r>
      <w:r w:rsidR="00567C9F">
        <w:rPr>
          <w:rFonts w:ascii="Times New Roman" w:eastAsia="Times New Roman" w:hAnsi="Times New Roman" w:cs="Times New Roman"/>
          <w:color w:val="000000" w:themeColor="text1"/>
          <w:sz w:val="24"/>
          <w:szCs w:val="24"/>
          <w:lang w:val="en-US" w:eastAsia="pt-BR"/>
        </w:rPr>
        <w:t xml:space="preserve"> in Brazil</w:t>
      </w:r>
      <w:r w:rsidR="00395E98">
        <w:rPr>
          <w:rFonts w:ascii="Times New Roman" w:eastAsia="Times New Roman" w:hAnsi="Times New Roman" w:cs="Times New Roman"/>
          <w:color w:val="000000" w:themeColor="text1"/>
          <w:sz w:val="24"/>
          <w:szCs w:val="24"/>
          <w:lang w:val="en-US" w:eastAsia="pt-BR"/>
        </w:rPr>
        <w:t>, the humid subtropical climate (</w:t>
      </w:r>
      <w:proofErr w:type="spellStart"/>
      <w:r w:rsidR="00567C9F">
        <w:rPr>
          <w:rFonts w:ascii="Times New Roman" w:eastAsia="Times New Roman" w:hAnsi="Times New Roman" w:cs="Times New Roman"/>
          <w:color w:val="000000" w:themeColor="text1"/>
          <w:sz w:val="24"/>
          <w:szCs w:val="24"/>
          <w:lang w:val="en-US" w:eastAsia="pt-BR"/>
        </w:rPr>
        <w:t>C</w:t>
      </w:r>
      <w:r w:rsidR="00395E98">
        <w:rPr>
          <w:rFonts w:ascii="Times New Roman" w:eastAsia="Times New Roman" w:hAnsi="Times New Roman" w:cs="Times New Roman"/>
          <w:color w:val="000000" w:themeColor="text1"/>
          <w:sz w:val="24"/>
          <w:szCs w:val="24"/>
          <w:lang w:val="en-US" w:eastAsia="pt-BR"/>
        </w:rPr>
        <w:t>wa</w:t>
      </w:r>
      <w:proofErr w:type="spellEnd"/>
      <w:r w:rsidR="00395E98">
        <w:rPr>
          <w:rFonts w:ascii="Times New Roman" w:eastAsia="Times New Roman" w:hAnsi="Times New Roman" w:cs="Times New Roman"/>
          <w:color w:val="000000" w:themeColor="text1"/>
          <w:sz w:val="24"/>
          <w:szCs w:val="24"/>
          <w:lang w:val="en-US" w:eastAsia="pt-BR"/>
        </w:rPr>
        <w:t xml:space="preserve">) </w:t>
      </w:r>
      <w:r w:rsidR="00567C9F">
        <w:rPr>
          <w:rFonts w:ascii="Times New Roman" w:eastAsia="Times New Roman" w:hAnsi="Times New Roman" w:cs="Times New Roman"/>
          <w:color w:val="000000" w:themeColor="text1"/>
          <w:sz w:val="24"/>
          <w:szCs w:val="24"/>
          <w:lang w:val="en-US" w:eastAsia="pt-BR"/>
        </w:rPr>
        <w:t xml:space="preserve">with a dry winter from May to August </w:t>
      </w:r>
      <w:r w:rsidR="00395E98">
        <w:rPr>
          <w:rFonts w:ascii="Times New Roman" w:eastAsia="Times New Roman" w:hAnsi="Times New Roman" w:cs="Times New Roman"/>
          <w:color w:val="000000" w:themeColor="text1"/>
          <w:sz w:val="24"/>
          <w:szCs w:val="24"/>
          <w:lang w:val="en-US" w:eastAsia="pt-BR"/>
        </w:rPr>
        <w:t xml:space="preserve">favors sucrose accumulation </w:t>
      </w:r>
      <w:r w:rsidR="00395E98">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"10.1127/0941-2948/2013/0507", "ISBN" : "09412948", "ISSN" : "16101227", "abstract" : "Ko \u00a8ppen\u2019s climate classification remains the most widely used system by geographical and climatological societies across the world, with well recognized simple rules and climate symbol letters. In Brazil, climatology has been studied for more than 140 years, and among the many proposed methods Ko \u00a8ppen0s system remains as the most utilized. Considering Ko \u00a8ppen\u2019s climate classification importance for Brazil (geography, biology, ecology, meteorology, hydrology, agronomy, forestry and environmental sciences), we developed a geographical information system to identify Ko \u00a8ppen\u2019s climate types based on monthly temperature and rainfall data from 2,950 weather stations. Temperature maps were spatially described using multivariate equations that took into account the geographical coordinates and altitude; and the map resolution (100 m) was similar to the digital elevation model derived from Shuttle Radar Topography Mission. Patterns of rainfall were interpolated using kriging, with the same resolution of temperature maps. The final climate map obtained for Brazil (851,487,700 ha) has a high spatial resolution (1 ha) which allows to observe the climatic variations at the landscape level. The results are presented as maps, graphs, diagrams and tables, allowing users to interpret the occurrence of climate types in Brazil. The zones and climate types are referenced to the most important mountains, plateaus and depressions, geographical landmarks, rivers and watersheds and major cities across the country making the information accessible to all levels of users. The climate map not only showed that the A, B and C zones represent approximately 81%, 5% and 14% of the country but also allowed the identification of Ko \u00a8ppen\u2019s climates types never reported before in Brazil.", "author" : [ { "dropping-particle" : "", "family" : "Alvares", "given" : "Clayton Alcarde", "non-dropping-particle" : "", "parse-names" : false, "suffix" : "" }, { "dropping-particle" : "", "family" : "Stape", "given" : "Jos?? Luiz", "non-dropping-particle" : "", "parse-names" : false, "suffix" : "" }, { "dropping-particle" : "", "family" : "Sentelhas", "given" : "Paulo Cesar", "non-dropping-particle" : "", "parse-names" : false, "suffix" : "" }, { "dropping-particle" : "", "family" : "Moraes Gon??alves", "given" : "Jos?? Leonardo", "non-dropping-particle" : "De", "parse-names" : false, "suffix" : "" }, { "dropping-particle" : "", "family" : "Sparovek", "given" : "Gerd", "non-dropping-particle" : "", "parse-names" : false, "suffix" : "" } ], "container-title" : "Meteorologische Zeitschrift", "id" : "ITEM-1", "issue" : "6", "issued" : { "date-parts" : [ [ "2013" ] ] }, "page" : "711-728", "title" : "K??ppen's climate classification map for Brazil", "type" : "article-journal", "volume" : "22" }, "uris" : [ "http://www.mendeley.com/documents/?uuid=8f8cdb7d-dde0-453f-8cac-e40a95f1b0bb" ] } ], "mendeley" : { "formattedCitation" : "(Alvares et al. 2013)", "plainTextFormattedCitation" : "(Alvares et al. 2013)", "previouslyFormattedCitation" : "(Alvares &lt;i&gt;et al.&lt;/i&gt;, 2013)" }, "properties" : { "noteIndex" : 0 }, "schema" : "https://github.com/citation-style-language/schema/raw/master/csl-citation.json" }</w:instrText>
      </w:r>
      <w:r w:rsidR="00395E98">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(Alvares et al. 2013)</w:t>
      </w:r>
      <w:r w:rsidR="00395E98">
        <w:rPr>
          <w:rFonts w:ascii="Times New Roman" w:eastAsia="Times New Roman" w:hAnsi="Times New Roman" w:cs="Times New Roman"/>
          <w:color w:val="000000" w:themeColor="text1"/>
          <w:sz w:val="24"/>
          <w:szCs w:val="24"/>
          <w:lang w:val="en-US" w:eastAsia="pt-BR"/>
        </w:rPr>
        <w:fldChar w:fldCharType="end"/>
      </w:r>
      <w:r w:rsidR="00567C9F">
        <w:rPr>
          <w:rFonts w:ascii="Times New Roman" w:eastAsia="Times New Roman" w:hAnsi="Times New Roman" w:cs="Times New Roman"/>
          <w:color w:val="000000" w:themeColor="text1"/>
          <w:sz w:val="24"/>
          <w:szCs w:val="24"/>
          <w:lang w:val="en-US" w:eastAsia="pt-BR"/>
        </w:rPr>
        <w:t>. I</w:t>
      </w:r>
      <w:r w:rsidR="00395E98">
        <w:rPr>
          <w:rFonts w:ascii="Times New Roman" w:eastAsia="Times New Roman" w:hAnsi="Times New Roman" w:cs="Times New Roman"/>
          <w:color w:val="000000" w:themeColor="text1"/>
          <w:sz w:val="24"/>
          <w:szCs w:val="24"/>
          <w:lang w:val="en-US" w:eastAsia="pt-BR"/>
        </w:rPr>
        <w:t xml:space="preserve">n irrigated </w:t>
      </w:r>
      <w:r w:rsidR="00567C9F">
        <w:rPr>
          <w:rFonts w:ascii="Times New Roman" w:eastAsia="Times New Roman" w:hAnsi="Times New Roman" w:cs="Times New Roman"/>
          <w:color w:val="000000" w:themeColor="text1"/>
          <w:sz w:val="24"/>
          <w:szCs w:val="24"/>
          <w:lang w:val="en-US" w:eastAsia="pt-BR"/>
        </w:rPr>
        <w:t>fields</w:t>
      </w:r>
      <w:r w:rsidR="00395E98">
        <w:rPr>
          <w:rFonts w:ascii="Times New Roman" w:eastAsia="Times New Roman" w:hAnsi="Times New Roman" w:cs="Times New Roman"/>
          <w:color w:val="000000" w:themeColor="text1"/>
          <w:sz w:val="24"/>
          <w:szCs w:val="24"/>
          <w:lang w:val="en-US" w:eastAsia="pt-BR"/>
        </w:rPr>
        <w:t xml:space="preserve"> where no dry winter occurs the “drying off” </w:t>
      </w:r>
      <w:r w:rsidR="009B1983">
        <w:rPr>
          <w:rFonts w:ascii="Times New Roman" w:eastAsia="Times New Roman" w:hAnsi="Times New Roman" w:cs="Times New Roman"/>
          <w:color w:val="000000" w:themeColor="text1"/>
          <w:sz w:val="24"/>
          <w:szCs w:val="24"/>
          <w:lang w:val="en-US" w:eastAsia="pt-BR"/>
        </w:rPr>
        <w:t>strategy</w:t>
      </w:r>
      <w:r w:rsidR="00395E98">
        <w:rPr>
          <w:rFonts w:ascii="Times New Roman" w:eastAsia="Times New Roman" w:hAnsi="Times New Roman" w:cs="Times New Roman"/>
          <w:color w:val="000000" w:themeColor="text1"/>
          <w:sz w:val="24"/>
          <w:szCs w:val="24"/>
          <w:lang w:val="en-US" w:eastAsia="pt-BR"/>
        </w:rPr>
        <w:t xml:space="preserve"> (irrigation suppression) takes place </w:t>
      </w:r>
      <w:r w:rsidR="009B1983">
        <w:rPr>
          <w:rFonts w:ascii="Times New Roman" w:eastAsia="Times New Roman" w:hAnsi="Times New Roman" w:cs="Times New Roman"/>
          <w:color w:val="000000" w:themeColor="text1"/>
          <w:sz w:val="24"/>
          <w:szCs w:val="24"/>
          <w:lang w:val="en-US" w:eastAsia="pt-BR"/>
        </w:rPr>
        <w:t xml:space="preserve">at </w:t>
      </w:r>
      <w:r w:rsidR="00567C9F">
        <w:rPr>
          <w:rFonts w:ascii="Times New Roman" w:eastAsia="Times New Roman" w:hAnsi="Times New Roman" w:cs="Times New Roman"/>
          <w:color w:val="000000" w:themeColor="text1"/>
          <w:sz w:val="24"/>
          <w:szCs w:val="24"/>
          <w:lang w:val="en-US" w:eastAsia="pt-BR"/>
        </w:rPr>
        <w:t xml:space="preserve">the </w:t>
      </w:r>
      <w:r w:rsidR="009B1983">
        <w:rPr>
          <w:rFonts w:ascii="Times New Roman" w:eastAsia="Times New Roman" w:hAnsi="Times New Roman" w:cs="Times New Roman"/>
          <w:color w:val="000000" w:themeColor="text1"/>
          <w:sz w:val="24"/>
          <w:szCs w:val="24"/>
          <w:lang w:val="en-US" w:eastAsia="pt-BR"/>
        </w:rPr>
        <w:t xml:space="preserve">final season to accelerate sucrose accumulation, in addition to saving water and energy </w:t>
      </w:r>
      <w:r w:rsidR="009B19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"10.1016/j.fcr.2004.01.018", "ISSN" : "03784290", "abstract" : "In Australia about 60% of sugar produced from sugarcane depends to some extent on irrigation. Regional water supplies are often limited and the pressure on irrigators to defend or improve their farming practices can be quite severe. Compared to other crops, little is known about how far water can be stretched in sugarcane without affecting sugar yield. In particular, there is little information on the response of important yield forming processes to soil water deficits. Two experiments were designed to follow the effect of increasing soil water deficit (SWD) on processes such as leaf appearance, leaf and stalk extension, leaf area development, biomass and sucrose accumulation and dry matter partitioning. The first experiment was designed to coincide with a period of high evaporative demand and the second experiment with a period of low evaporative demand. As SWD increased in the first experiment reductions occurred first in leaf and stalk extension rate, then in green leaves per stalk, then in biomass accumulation and finally in sucrose accumulation. The data indicated that irrigation can be used more sparingly since biomass accumulation (hence net photosynthesis) can tolerate greater deficits than previously recognized. Water stress resulted in marked changes in dry matter partitioning. In the second experiment sucrose yield was increased at one point to more than 3 t/ha over the yield of the control treatment. Dry matter was diverted from tops (green leaves and immature stem) and from stalk fibre to make up the additional sucrose yield. Simple crop measurements (leaf or stalk extension, green leaf number) are suggested as indicators of when to irrigate to avoid reductions in biomass accumulation or when to harvest in order to benefit most from changes in dry matter partitioning due to water stress. Suggestions are also made for improving process level growth models of sugarcane. ?? 2004 Elsevier B.V. All rights reserved.", "author" : [ { "dropping-particle" : "", "family" : "Inman-Bamber", "given" : "N. G.", "non-dropping-particle" : "", "parse-names" : false, "suffix" : "" } ], "container-title" : "Field Crops Research", "id" : "ITEM-1", "issue" : "1", "issued" : { "date-parts" : [ [ "2004" ] ] }, "page" : "107-122", "title" : "Sugarcane water stress criteria for irrigation and drying off", "type" : "article-journal", "volume" : "89" }, "uris" : [ "http://www.mendeley.com/documents/?uuid=bb80072e-822f-4f0d-99fb-f3f0fd2a3745" ] } ], "mendeley" : { "formattedCitation" : "(Inman-Bamber 2004)", "plainTextFormattedCitation" : "(Inman-Bamber 2004)", "previouslyFormattedCitation" : "(Inman-Bamber, 2004)" }, "properties" : { "noteIndex" : 0 }, "schema" : "https://github.com/citation-style-language/schema/raw/master/csl-citation.json" }</w:instrText>
      </w:r>
      <w:r w:rsidR="009B19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(Inman-Bamber 2004)</w:t>
      </w:r>
      <w:r w:rsidR="009B1983">
        <w:rPr>
          <w:rFonts w:ascii="Times New Roman" w:eastAsia="Times New Roman" w:hAnsi="Times New Roman" w:cs="Times New Roman"/>
          <w:color w:val="000000" w:themeColor="text1"/>
          <w:sz w:val="24"/>
          <w:szCs w:val="24"/>
          <w:lang w:val="en-US" w:eastAsia="pt-BR"/>
        </w:rPr>
        <w:fldChar w:fldCharType="end"/>
      </w:r>
      <w:r w:rsidR="009B1983">
        <w:rPr>
          <w:rFonts w:ascii="Times New Roman" w:eastAsia="Times New Roman" w:hAnsi="Times New Roman" w:cs="Times New Roman"/>
          <w:color w:val="000000" w:themeColor="text1"/>
          <w:sz w:val="24"/>
          <w:szCs w:val="24"/>
          <w:lang w:val="en-US" w:eastAsia="pt-BR"/>
        </w:rPr>
        <w:t>. To simulate th</w:t>
      </w:r>
      <w:r w:rsidR="00567C9F">
        <w:rPr>
          <w:rFonts w:ascii="Times New Roman" w:eastAsia="Times New Roman" w:hAnsi="Times New Roman" w:cs="Times New Roman"/>
          <w:color w:val="000000" w:themeColor="text1"/>
          <w:sz w:val="24"/>
          <w:szCs w:val="24"/>
          <w:lang w:val="en-US" w:eastAsia="pt-BR"/>
        </w:rPr>
        <w:t>is effect,</w:t>
      </w:r>
      <w:r w:rsidR="009B1983">
        <w:rPr>
          <w:rFonts w:ascii="Times New Roman" w:eastAsia="Times New Roman" w:hAnsi="Times New Roman" w:cs="Times New Roman"/>
          <w:color w:val="000000" w:themeColor="text1"/>
          <w:sz w:val="24"/>
          <w:szCs w:val="24"/>
          <w:lang w:val="en-US" w:eastAsia="pt-BR"/>
        </w:rPr>
        <w:t xml:space="preserve"> the model uses two stress parameters to regulate plant expansion and growth. </w:t>
      </w:r>
      <w:r w:rsidR="00567C9F">
        <w:rPr>
          <w:rFonts w:ascii="Times New Roman" w:eastAsia="Times New Roman" w:hAnsi="Times New Roman" w:cs="Times New Roman"/>
          <w:color w:val="000000" w:themeColor="text1"/>
          <w:sz w:val="24"/>
          <w:szCs w:val="24"/>
          <w:lang w:val="en-US" w:eastAsia="pt-BR"/>
        </w:rPr>
        <w:t>T</w:t>
      </w:r>
      <w:r w:rsidR="009B1983">
        <w:rPr>
          <w:rFonts w:ascii="Times New Roman" w:eastAsia="Times New Roman" w:hAnsi="Times New Roman" w:cs="Times New Roman"/>
          <w:color w:val="000000" w:themeColor="text1"/>
          <w:sz w:val="24"/>
          <w:szCs w:val="24"/>
          <w:lang w:val="en-US" w:eastAsia="pt-BR"/>
        </w:rPr>
        <w:t>he expansi</w:t>
      </w:r>
      <w:r w:rsidR="00567C9F">
        <w:rPr>
          <w:rFonts w:ascii="Times New Roman" w:eastAsia="Times New Roman" w:hAnsi="Times New Roman" w:cs="Times New Roman"/>
          <w:color w:val="000000" w:themeColor="text1"/>
          <w:sz w:val="24"/>
          <w:szCs w:val="24"/>
          <w:lang w:val="en-US" w:eastAsia="pt-BR"/>
        </w:rPr>
        <w:t>on</w:t>
      </w:r>
      <w:r w:rsidR="009B1983">
        <w:rPr>
          <w:rFonts w:ascii="Times New Roman" w:eastAsia="Times New Roman" w:hAnsi="Times New Roman" w:cs="Times New Roman"/>
          <w:color w:val="000000" w:themeColor="text1"/>
          <w:sz w:val="24"/>
          <w:szCs w:val="24"/>
          <w:lang w:val="en-US" w:eastAsia="pt-BR"/>
        </w:rPr>
        <w:t xml:space="preserve"> parameter is more sensitive mimicking</w:t>
      </w:r>
      <w:r w:rsidRPr="002F3F83">
        <w:rPr>
          <w:rFonts w:ascii="Times New Roman" w:eastAsia="Times New Roman" w:hAnsi="Times New Roman" w:cs="Times New Roman"/>
          <w:color w:val="000000" w:themeColor="text1"/>
          <w:sz w:val="24"/>
          <w:szCs w:val="24"/>
          <w:lang w:val="en-US" w:eastAsia="pt-BR"/>
        </w:rPr>
        <w:t xml:space="preserve"> the sucrose </w:t>
      </w:r>
      <w:r w:rsidR="003A368B">
        <w:rPr>
          <w:rFonts w:ascii="Times New Roman" w:eastAsia="Times New Roman" w:hAnsi="Times New Roman" w:cs="Times New Roman"/>
          <w:color w:val="000000" w:themeColor="text1"/>
          <w:sz w:val="24"/>
          <w:szCs w:val="24"/>
          <w:lang w:val="en-US" w:eastAsia="pt-BR"/>
        </w:rPr>
        <w:t xml:space="preserve">accumulation </w:t>
      </w:r>
      <w:r w:rsidRPr="002F3F83">
        <w:rPr>
          <w:rFonts w:ascii="Times New Roman" w:eastAsia="Times New Roman" w:hAnsi="Times New Roman" w:cs="Times New Roman"/>
          <w:color w:val="000000" w:themeColor="text1"/>
          <w:sz w:val="24"/>
          <w:szCs w:val="24"/>
          <w:lang w:val="en-US" w:eastAsia="pt-BR"/>
        </w:rPr>
        <w:t xml:space="preserve">as </w:t>
      </w:r>
      <w:r w:rsidR="00C01A49">
        <w:rPr>
          <w:rFonts w:ascii="Times New Roman" w:eastAsia="Times New Roman" w:hAnsi="Times New Roman" w:cs="Times New Roman"/>
          <w:color w:val="000000" w:themeColor="text1"/>
          <w:sz w:val="24"/>
          <w:szCs w:val="24"/>
          <w:lang w:val="en-US" w:eastAsia="pt-BR"/>
        </w:rPr>
        <w:t xml:space="preserve">a </w:t>
      </w:r>
      <w:r w:rsidRPr="002F3F83">
        <w:rPr>
          <w:rFonts w:ascii="Times New Roman" w:eastAsia="Times New Roman" w:hAnsi="Times New Roman" w:cs="Times New Roman"/>
          <w:color w:val="000000" w:themeColor="text1"/>
          <w:sz w:val="24"/>
          <w:szCs w:val="24"/>
          <w:lang w:val="en-US" w:eastAsia="pt-BR"/>
        </w:rPr>
        <w:t>passive storage of energy (“sugar leftovers</w:t>
      </w:r>
      <w:r w:rsidR="009B1983">
        <w:rPr>
          <w:rFonts w:ascii="Times New Roman" w:eastAsia="Times New Roman" w:hAnsi="Times New Roman" w:cs="Times New Roman"/>
          <w:color w:val="000000" w:themeColor="text1"/>
          <w:sz w:val="24"/>
          <w:szCs w:val="24"/>
          <w:lang w:val="en-US" w:eastAsia="pt-BR"/>
        </w:rPr>
        <w:t>”) by a source-sink approach. N</w:t>
      </w:r>
      <w:r w:rsidR="00D87B55">
        <w:rPr>
          <w:rFonts w:ascii="Times New Roman" w:eastAsia="Times New Roman" w:hAnsi="Times New Roman" w:cs="Times New Roman"/>
          <w:color w:val="000000" w:themeColor="text1"/>
          <w:sz w:val="24"/>
          <w:szCs w:val="24"/>
          <w:lang w:val="en-US" w:eastAsia="pt-BR"/>
        </w:rPr>
        <w:t>evertheless,</w:t>
      </w:r>
      <w:r w:rsidRPr="002F3F83">
        <w:rPr>
          <w:rFonts w:ascii="Times New Roman" w:eastAsia="Times New Roman" w:hAnsi="Times New Roman" w:cs="Times New Roman"/>
          <w:color w:val="000000" w:themeColor="text1"/>
          <w:sz w:val="24"/>
          <w:szCs w:val="24"/>
          <w:lang w:val="en-US" w:eastAsia="pt-BR"/>
        </w:rPr>
        <w:t xml:space="preserve"> </w:t>
      </w:r>
      <w:r w:rsidR="00567C9F">
        <w:rPr>
          <w:rFonts w:ascii="Times New Roman" w:eastAsia="Times New Roman" w:hAnsi="Times New Roman" w:cs="Times New Roman"/>
          <w:color w:val="000000" w:themeColor="text1"/>
          <w:sz w:val="24"/>
          <w:szCs w:val="24"/>
          <w:lang w:val="en-US" w:eastAsia="pt-BR"/>
        </w:rPr>
        <w:t xml:space="preserve">knowledge about the </w:t>
      </w:r>
      <w:r w:rsidRPr="002F3F83">
        <w:rPr>
          <w:rFonts w:ascii="Times New Roman" w:eastAsia="Times New Roman" w:hAnsi="Times New Roman" w:cs="Times New Roman"/>
          <w:color w:val="000000" w:themeColor="text1"/>
          <w:sz w:val="24"/>
          <w:szCs w:val="24"/>
          <w:lang w:val="en-US" w:eastAsia="pt-BR"/>
        </w:rPr>
        <w:t xml:space="preserve">process is still </w:t>
      </w:r>
      <w:r w:rsidR="00567C9F">
        <w:rPr>
          <w:rFonts w:ascii="Times New Roman" w:eastAsia="Times New Roman" w:hAnsi="Times New Roman" w:cs="Times New Roman"/>
          <w:color w:val="000000" w:themeColor="text1"/>
          <w:sz w:val="24"/>
          <w:szCs w:val="24"/>
          <w:lang w:val="en-US" w:eastAsia="pt-BR"/>
        </w:rPr>
        <w:t xml:space="preserve">incomplete, </w:t>
      </w:r>
      <w:r w:rsidRPr="002F3F83">
        <w:rPr>
          <w:rFonts w:ascii="Times New Roman" w:eastAsia="Times New Roman" w:hAnsi="Times New Roman" w:cs="Times New Roman"/>
          <w:color w:val="000000" w:themeColor="text1"/>
          <w:sz w:val="24"/>
          <w:szCs w:val="24"/>
          <w:lang w:val="en-US" w:eastAsia="pt-BR"/>
        </w:rPr>
        <w:t xml:space="preserve">mainly </w:t>
      </w:r>
      <w:r w:rsidR="00567C9F">
        <w:rPr>
          <w:rFonts w:ascii="Times New Roman" w:eastAsia="Times New Roman" w:hAnsi="Times New Roman" w:cs="Times New Roman"/>
          <w:color w:val="000000" w:themeColor="text1"/>
          <w:sz w:val="24"/>
          <w:szCs w:val="24"/>
          <w:lang w:val="en-US" w:eastAsia="pt-BR"/>
        </w:rPr>
        <w:t xml:space="preserve">because of </w:t>
      </w:r>
      <w:r w:rsidRPr="002F3F83">
        <w:rPr>
          <w:rFonts w:ascii="Times New Roman" w:eastAsia="Times New Roman" w:hAnsi="Times New Roman" w:cs="Times New Roman"/>
          <w:color w:val="000000" w:themeColor="text1"/>
          <w:sz w:val="24"/>
          <w:szCs w:val="24"/>
          <w:lang w:val="en-US" w:eastAsia="pt-BR"/>
        </w:rPr>
        <w:t xml:space="preserve">uncertainties </w:t>
      </w:r>
      <w:r w:rsidR="00567C9F">
        <w:rPr>
          <w:rFonts w:ascii="Times New Roman" w:eastAsia="Times New Roman" w:hAnsi="Times New Roman" w:cs="Times New Roman"/>
          <w:color w:val="000000" w:themeColor="text1"/>
          <w:sz w:val="24"/>
          <w:szCs w:val="24"/>
          <w:lang w:val="en-US" w:eastAsia="pt-BR"/>
        </w:rPr>
        <w:t>about the</w:t>
      </w:r>
      <w:r w:rsidRPr="002F3F83">
        <w:rPr>
          <w:rFonts w:ascii="Times New Roman" w:eastAsia="Times New Roman" w:hAnsi="Times New Roman" w:cs="Times New Roman"/>
          <w:color w:val="000000" w:themeColor="text1"/>
          <w:sz w:val="24"/>
          <w:szCs w:val="24"/>
          <w:lang w:val="en-US" w:eastAsia="pt-BR"/>
        </w:rPr>
        <w:t xml:space="preserve"> partitioning of substrates (sugars) among organs and </w:t>
      </w:r>
      <w:r w:rsidR="00567C9F">
        <w:rPr>
          <w:rFonts w:ascii="Times New Roman" w:eastAsia="Times New Roman" w:hAnsi="Times New Roman" w:cs="Times New Roman"/>
          <w:color w:val="000000" w:themeColor="text1"/>
          <w:sz w:val="24"/>
          <w:szCs w:val="24"/>
          <w:lang w:val="en-US" w:eastAsia="pt-BR"/>
        </w:rPr>
        <w:t>the</w:t>
      </w:r>
      <w:r w:rsidRPr="002F3F83">
        <w:rPr>
          <w:rFonts w:ascii="Times New Roman" w:eastAsia="Times New Roman" w:hAnsi="Times New Roman" w:cs="Times New Roman"/>
          <w:color w:val="000000" w:themeColor="text1"/>
          <w:sz w:val="24"/>
          <w:szCs w:val="24"/>
          <w:lang w:val="en-US" w:eastAsia="pt-BR"/>
        </w:rPr>
        <w:t xml:space="preserve"> key-role of </w:t>
      </w:r>
      <w:r w:rsidR="00567C9F">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 xml:space="preserve">sucrose </w:t>
      </w:r>
      <w:r w:rsidR="00567C9F">
        <w:rPr>
          <w:rFonts w:ascii="Times New Roman" w:eastAsia="Times New Roman" w:hAnsi="Times New Roman" w:cs="Times New Roman"/>
          <w:color w:val="000000" w:themeColor="text1"/>
          <w:sz w:val="24"/>
          <w:szCs w:val="24"/>
          <w:lang w:val="en-US" w:eastAsia="pt-BR"/>
        </w:rPr>
        <w:t xml:space="preserve">fraction </w:t>
      </w:r>
      <w:r w:rsidRPr="002F3F83">
        <w:rPr>
          <w:rFonts w:ascii="Times New Roman" w:eastAsia="Times New Roman" w:hAnsi="Times New Roman" w:cs="Times New Roman"/>
          <w:color w:val="000000" w:themeColor="text1"/>
          <w:sz w:val="24"/>
          <w:szCs w:val="24"/>
          <w:lang w:val="en-US" w:eastAsia="pt-BR"/>
        </w:rPr>
        <w:t>stored in</w:t>
      </w:r>
      <w:r w:rsidR="00567C9F">
        <w:rPr>
          <w:rFonts w:ascii="Times New Roman" w:eastAsia="Times New Roman" w:hAnsi="Times New Roman" w:cs="Times New Roman"/>
          <w:color w:val="000000" w:themeColor="text1"/>
          <w:sz w:val="24"/>
          <w:szCs w:val="24"/>
          <w:lang w:val="en-US" w:eastAsia="pt-BR"/>
        </w:rPr>
        <w:t xml:space="preserve"> the</w:t>
      </w:r>
      <w:r w:rsidRPr="002F3F83">
        <w:rPr>
          <w:rFonts w:ascii="Times New Roman" w:eastAsia="Times New Roman" w:hAnsi="Times New Roman" w:cs="Times New Roman"/>
          <w:color w:val="000000" w:themeColor="text1"/>
          <w:sz w:val="24"/>
          <w:szCs w:val="24"/>
          <w:lang w:val="en-US" w:eastAsia="pt-BR"/>
        </w:rPr>
        <w:t xml:space="preserve"> </w:t>
      </w:r>
      <w:proofErr w:type="spellStart"/>
      <w:r w:rsidRPr="002F3F83">
        <w:rPr>
          <w:rFonts w:ascii="Times New Roman" w:eastAsia="Times New Roman" w:hAnsi="Times New Roman" w:cs="Times New Roman"/>
          <w:color w:val="000000" w:themeColor="text1"/>
          <w:sz w:val="24"/>
          <w:szCs w:val="24"/>
          <w:lang w:val="en-US" w:eastAsia="pt-BR"/>
        </w:rPr>
        <w:t>apoplastic</w:t>
      </w:r>
      <w:proofErr w:type="spellEnd"/>
      <w:r w:rsidRPr="002F3F83">
        <w:rPr>
          <w:rFonts w:ascii="Times New Roman" w:eastAsia="Times New Roman" w:hAnsi="Times New Roman" w:cs="Times New Roman"/>
          <w:color w:val="000000" w:themeColor="text1"/>
          <w:sz w:val="24"/>
          <w:szCs w:val="24"/>
          <w:lang w:val="en-US" w:eastAsia="pt-BR"/>
        </w:rPr>
        <w:t xml:space="preserve"> tissue</w:t>
      </w:r>
      <w:del w:id="503" w:author="Fabio Marin" w:date="2017-08-22T22:44:00Z">
        <w:r w:rsidRPr="002F3F83" w:rsidDel="00DA16A4">
          <w:rPr>
            <w:rFonts w:ascii="Times New Roman" w:eastAsia="Times New Roman" w:hAnsi="Times New Roman" w:cs="Times New Roman"/>
            <w:color w:val="000000" w:themeColor="text1"/>
            <w:sz w:val="24"/>
            <w:szCs w:val="24"/>
            <w:lang w:val="en-US" w:eastAsia="pt-BR"/>
          </w:rPr>
          <w:delText xml:space="preserve"> </w:delText>
        </w:r>
      </w:del>
      <w:r w:rsidRPr="002F3F83">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"10.3389/fpls.2013.00201", "author" : [ { "dropping-particle" : "", "family" : "Wang", "given" : "Jianping", "non-dropping-particle" : "", "parse-names" : false, "suffix" : "" }, { "dropping-particle" : "", "family" : "Nayak", "given" : "Spurthi", "non-dropping-particle" : "", "parse-names" : false, "suffix" : "" }, { "dropping-particle" : "", "family" : "Koch", "given" : "Karen", "non-dropping-particle" : "", "parse-names" : false, "suffix" : "" }, { "dropping-particle" : "", "family" : "Ming", "given" : "Ray", "non-dropping-particle" : "", "parse-names" : false, "suffix" : "" } ], "container-title" : "Frontiers in Plant Science", "id" : "ITEM-1", "issue" : "June", "issued" : { "date-parts" : [ [ "2013" ] ] }, "page" : "2005-2010", "title" : "Carbon partitioning in sugarcane ( Saccharum species )", "type" : "article-journal", "volume" : "4" }, "uris" : [ "http://www.mendeley.com/documents/?uuid=88c9ef75-4184-4ea9-b506-4d33c9f31902" ] }, { "id" : "ITEM-2", "itemData" : { "ISBN" : "9780813821214", "author" : [ { "dropping-particle" : "", "family" : "Moore", "given" : "Paul H", "non-dropping-particle" : "", "parse-names" : false, "suffix" : "" }, { "dropping-particle" : "", "family" : "Botha", "given" : "Frederik C", "non-dropping-particle" : "", "parse-names" : false, "suffix" : "" } ], "editor" : [ { "dropping-particle" : "", "family" : "Moore", "given" : "Paul H", "non-dropping-particle" : "", "parse-names" : false, "suffix" : "" }, { "dropping-particle" : "", "family" : "Botha", "given" : "Frederik C", "non-dropping-particle" : "", "parse-names" : false, "suffix" : "" } ], "id" : "ITEM-2", "issued" : { "date-parts" : [ [ "2014" ] ] }, "number-of-pages" : "750", "publisher" : "WILEY Blackwell", "title" : "Sugarcane: Physiology, Biochemistry, and Functional Biology", "type" : "book" }, "uris" : [ "http://www.mendeley.com/documents/?uuid=57446040-b6c9-4395-9a65-6b89e094dd19" ] } ], "mendeley" : { "formattedCitation" : "(Wang et al. 2013; Moore and Botha 2014)", "plainTextFormattedCitation" : "(Wang et al. 2013; Moore and Botha 2014)", "previouslyFormattedCitation" : "(Moore e Botha, 2014; Wang &lt;i&gt;et al.&lt;/i&gt;, 2013)"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(Wang et al. 2013; Moore and Botha 2014)</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w:t>
      </w:r>
      <w:r w:rsidR="00C01A49">
        <w:rPr>
          <w:rFonts w:ascii="Times New Roman" w:eastAsia="Times New Roman" w:hAnsi="Times New Roman" w:cs="Times New Roman"/>
          <w:color w:val="000000" w:themeColor="text1"/>
          <w:sz w:val="24"/>
          <w:szCs w:val="24"/>
          <w:lang w:val="en-US" w:eastAsia="pt-BR"/>
        </w:rPr>
        <w:t xml:space="preserve"> </w:t>
      </w:r>
    </w:p>
    <w:p w14:paraId="29A63E6B"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69B557D9" w14:textId="5CC7EBDC" w:rsidR="00322BA5" w:rsidRPr="002F3F83" w:rsidRDefault="00671BD6" w:rsidP="00322BA5">
      <w:pPr>
        <w:keepNext/>
        <w:spacing w:after="0" w:line="240" w:lineRule="auto"/>
        <w:rPr>
          <w:rFonts w:ascii="Times New Roman" w:eastAsia="SimSun" w:hAnsi="Times New Roman" w:cs="Times New Roman"/>
          <w:sz w:val="24"/>
          <w:szCs w:val="24"/>
          <w:lang w:eastAsia="zh-CN"/>
        </w:rPr>
      </w:pPr>
      <w:r>
        <w:rPr>
          <w:noProof/>
          <w:lang w:eastAsia="pt-BR"/>
        </w:rPr>
        <w:lastRenderedPageBreak/>
        <mc:AlternateContent>
          <mc:Choice Requires="wpg">
            <w:drawing>
              <wp:inline distT="0" distB="0" distL="0" distR="0" wp14:anchorId="3881536A" wp14:editId="6BE5B9CB">
                <wp:extent cx="5332185" cy="2260602"/>
                <wp:effectExtent l="0" t="0" r="0" b="6350"/>
                <wp:docPr id="12" name="Agrupar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32185" cy="2260602"/>
                          <a:chOff x="0" y="0"/>
                          <a:chExt cx="9166226" cy="2663372"/>
                        </a:xfrm>
                      </wpg:grpSpPr>
                      <wpg:graphicFrame>
                        <wpg:cNvPr id="13" name="Gráfico 13">
                          <a:extLst/>
                        </wpg:cNvPr>
                        <wpg:cNvFrPr>
                          <a:graphicFrameLocks/>
                        </wpg:cNvFrPr>
                        <wpg:xfrm>
                          <a:off x="0" y="0"/>
                          <a:ext cx="4689475" cy="2647950"/>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14" name="Gráfico 14">
                          <a:extLst/>
                        </wpg:cNvPr>
                        <wpg:cNvFrPr>
                          <a:graphicFrameLocks/>
                        </wpg:cNvFrPr>
                        <wpg:xfrm>
                          <a:off x="4476751" y="15422"/>
                          <a:ext cx="4689475" cy="2647950"/>
                        </wpg:xfrm>
                        <a:graphic>
                          <a:graphicData uri="http://schemas.openxmlformats.org/drawingml/2006/chart">
                            <c:chart xmlns:c="http://schemas.openxmlformats.org/drawingml/2006/chart" xmlns:r="http://schemas.openxmlformats.org/officeDocument/2006/relationships" r:id="rId28"/>
                          </a:graphicData>
                        </a:graphic>
                      </wpg:graphicFrame>
                    </wpg:wgp>
                  </a:graphicData>
                </a:graphic>
              </wp:inline>
            </w:drawing>
          </mc:Choice>
          <mc:Fallback>
            <w:pict>
              <v:group w14:anchorId="7FE29A71" id="Agrupar 33" o:spid="_x0000_s1026" style="width:419.85pt;height:178pt;mso-position-horizontal-relative:char;mso-position-vertical-relative:line" coordsize="91662,26633"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">
                <v:shape id="Gráfico 13" o:spid="_x0000_s1027" type="#_x0000_t75" style="position:absolute;width:46842;height:26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">
                  <v:imagedata r:id="rId29" o:title=""/>
                  <o:lock v:ext="edit" aspectratio="f"/>
                </v:shape>
                <v:shape id="Gráfico 14" o:spid="_x0000_s1028" type="#_x0000_t75" style="position:absolute;left:45270;top:933;width:45375;height:254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">
                  <v:imagedata r:id="rId30" o:title=""/>
                  <o:lock v:ext="edit" aspectratio="f"/>
                </v:shape>
                <w10:anchorlock/>
              </v:group>
            </w:pict>
          </mc:Fallback>
        </mc:AlternateContent>
      </w:r>
    </w:p>
    <w:p w14:paraId="6CF81CE3" w14:textId="329D6B97"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504" w:name="_Ref467638485"/>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9</w:t>
      </w:r>
      <w:r w:rsidRPr="002F3F83">
        <w:rPr>
          <w:rFonts w:ascii="Times New Roman" w:eastAsia="SimSun" w:hAnsi="Times New Roman" w:cs="Times New Roman"/>
          <w:bCs/>
          <w:szCs w:val="18"/>
          <w:lang w:eastAsia="zh-CN"/>
        </w:rPr>
        <w:fldChar w:fldCharType="end"/>
      </w:r>
      <w:bookmarkEnd w:id="504"/>
      <w:r w:rsidRPr="002F3F83">
        <w:rPr>
          <w:rFonts w:ascii="Times New Roman" w:eastAsia="SimSun" w:hAnsi="Times New Roman" w:cs="Times New Roman"/>
          <w:bCs/>
          <w:szCs w:val="18"/>
          <w:lang w:val="en-US" w:eastAsia="zh-CN"/>
        </w:rPr>
        <w:t xml:space="preserve">. Sucrose content </w:t>
      </w:r>
      <w:del w:id="505" w:author="Fabio Marin" w:date="2017-08-22T22:45:00Z">
        <w:r w:rsidRPr="002F3F83" w:rsidDel="00DA16A4">
          <w:rPr>
            <w:rFonts w:ascii="Times New Roman" w:eastAsia="SimSun" w:hAnsi="Times New Roman" w:cs="Times New Roman"/>
            <w:bCs/>
            <w:szCs w:val="18"/>
            <w:lang w:val="en-US" w:eastAsia="zh-CN"/>
          </w:rPr>
          <w:delText xml:space="preserve">over </w:delText>
        </w:r>
      </w:del>
      <w:ins w:id="506" w:author="Fabio Marin" w:date="2017-08-22T22:45:00Z">
        <w:r w:rsidR="00DA16A4">
          <w:rPr>
            <w:rFonts w:ascii="Times New Roman" w:eastAsia="SimSun" w:hAnsi="Times New Roman" w:cs="Times New Roman"/>
            <w:bCs/>
            <w:szCs w:val="18"/>
            <w:lang w:val="en-US" w:eastAsia="zh-CN"/>
          </w:rPr>
          <w:t xml:space="preserve">in </w:t>
        </w:r>
      </w:ins>
      <w:r w:rsidRPr="002F3F83">
        <w:rPr>
          <w:rFonts w:ascii="Times New Roman" w:eastAsia="SimSun" w:hAnsi="Times New Roman" w:cs="Times New Roman"/>
          <w:bCs/>
          <w:szCs w:val="18"/>
          <w:lang w:val="en-US" w:eastAsia="zh-CN"/>
        </w:rPr>
        <w:t xml:space="preserve">fresh stalks </w:t>
      </w:r>
      <w:ins w:id="507" w:author="Fabio Marin" w:date="2017-08-22T22:45:00Z">
        <w:r w:rsidR="00DA16A4">
          <w:rPr>
            <w:rFonts w:ascii="Times New Roman" w:eastAsia="SimSun" w:hAnsi="Times New Roman" w:cs="Times New Roman"/>
            <w:bCs/>
            <w:szCs w:val="18"/>
            <w:lang w:val="en-US" w:eastAsia="zh-CN"/>
          </w:rPr>
          <w:t xml:space="preserve">(POL%) </w:t>
        </w:r>
      </w:ins>
      <w:r w:rsidRPr="002F3F83">
        <w:rPr>
          <w:rFonts w:ascii="Times New Roman" w:eastAsia="SimSun" w:hAnsi="Times New Roman" w:cs="Times New Roman"/>
          <w:bCs/>
          <w:szCs w:val="18"/>
          <w:lang w:val="en-US" w:eastAsia="zh-CN"/>
        </w:rPr>
        <w:t>(left) and sucrose mass (</w:t>
      </w:r>
      <w:ins w:id="508" w:author="Fabio Marin" w:date="2017-08-22T22:45:00Z">
        <w:r w:rsidR="00DA16A4">
          <w:rPr>
            <w:rFonts w:ascii="Times New Roman" w:eastAsia="SimSun" w:hAnsi="Times New Roman" w:cs="Times New Roman"/>
            <w:bCs/>
            <w:szCs w:val="18"/>
            <w:lang w:val="en-US" w:eastAsia="zh-CN"/>
          </w:rPr>
          <w:t>right</w:t>
        </w:r>
      </w:ins>
      <w:del w:id="509" w:author="Fabio Marin" w:date="2017-08-22T22:45:00Z">
        <w:r w:rsidRPr="002F3F83" w:rsidDel="00DA16A4">
          <w:rPr>
            <w:rFonts w:ascii="Times New Roman" w:eastAsia="SimSun" w:hAnsi="Times New Roman" w:cs="Times New Roman"/>
            <w:bCs/>
            <w:szCs w:val="18"/>
            <w:lang w:val="en-US" w:eastAsia="zh-CN"/>
          </w:rPr>
          <w:delText>left</w:delText>
        </w:r>
      </w:del>
      <w:r w:rsidRPr="002F3F83">
        <w:rPr>
          <w:rFonts w:ascii="Times New Roman" w:eastAsia="SimSun" w:hAnsi="Times New Roman" w:cs="Times New Roman"/>
          <w:bCs/>
          <w:szCs w:val="18"/>
          <w:lang w:val="en-US" w:eastAsia="zh-CN"/>
        </w:rPr>
        <w:t>) simulated and measured for both treatments in Piracicaba experiment.</w:t>
      </w:r>
    </w:p>
    <w:p w14:paraId="05791061"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1075F989" w14:textId="50341E05" w:rsidR="00322BA5" w:rsidRPr="00243A97" w:rsidRDefault="00567C9F"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O</w:t>
      </w:r>
      <w:r w:rsidR="00243A97">
        <w:rPr>
          <w:rFonts w:ascii="Times New Roman" w:eastAsia="Times New Roman" w:hAnsi="Times New Roman" w:cs="Times New Roman"/>
          <w:color w:val="000000" w:themeColor="text1"/>
          <w:sz w:val="24"/>
          <w:szCs w:val="24"/>
          <w:lang w:val="en-US" w:eastAsia="pt-BR"/>
        </w:rPr>
        <w:t>n general, the</w:t>
      </w:r>
      <w:r w:rsidR="00A36595">
        <w:rPr>
          <w:rFonts w:ascii="Times New Roman" w:eastAsia="Times New Roman" w:hAnsi="Times New Roman" w:cs="Times New Roman"/>
          <w:color w:val="000000" w:themeColor="text1"/>
          <w:sz w:val="24"/>
          <w:szCs w:val="24"/>
          <w:lang w:val="en-US" w:eastAsia="pt-BR"/>
        </w:rPr>
        <w:t xml:space="preserve"> </w:t>
      </w:r>
      <w:r w:rsidR="003A368B">
        <w:rPr>
          <w:rFonts w:ascii="Times New Roman" w:eastAsia="Times New Roman" w:hAnsi="Times New Roman" w:cs="Times New Roman"/>
          <w:color w:val="000000" w:themeColor="text1"/>
          <w:sz w:val="24"/>
          <w:szCs w:val="24"/>
          <w:lang w:val="en-US" w:eastAsia="pt-BR"/>
        </w:rPr>
        <w:t xml:space="preserve">coupled model </w:t>
      </w:r>
      <w:r>
        <w:rPr>
          <w:rFonts w:ascii="Times New Roman" w:eastAsia="Times New Roman" w:hAnsi="Times New Roman" w:cs="Times New Roman"/>
          <w:color w:val="000000" w:themeColor="text1"/>
          <w:sz w:val="24"/>
          <w:szCs w:val="24"/>
          <w:lang w:val="en-US" w:eastAsia="pt-BR"/>
        </w:rPr>
        <w:t>resulted</w:t>
      </w:r>
      <w:r w:rsidR="00A36595">
        <w:rPr>
          <w:rFonts w:ascii="Times New Roman" w:eastAsia="Times New Roman" w:hAnsi="Times New Roman" w:cs="Times New Roman"/>
          <w:color w:val="000000" w:themeColor="text1"/>
          <w:sz w:val="24"/>
          <w:szCs w:val="24"/>
          <w:lang w:val="en-US" w:eastAsia="pt-BR"/>
        </w:rPr>
        <w:t xml:space="preserve"> </w:t>
      </w:r>
      <w:ins w:id="510" w:author="Quirijn de Jong van Lier" w:date="2017-08-22T16:00:00Z">
        <w:r w:rsidR="00196F0A">
          <w:rPr>
            <w:rFonts w:ascii="Times New Roman" w:eastAsia="Times New Roman" w:hAnsi="Times New Roman" w:cs="Times New Roman"/>
            <w:color w:val="000000" w:themeColor="text1"/>
            <w:sz w:val="24"/>
            <w:szCs w:val="24"/>
            <w:lang w:val="en-US" w:eastAsia="pt-BR"/>
          </w:rPr>
          <w:t xml:space="preserve">in </w:t>
        </w:r>
      </w:ins>
      <w:r w:rsidR="00A36595">
        <w:rPr>
          <w:rFonts w:ascii="Times New Roman" w:eastAsia="Times New Roman" w:hAnsi="Times New Roman" w:cs="Times New Roman"/>
          <w:color w:val="000000" w:themeColor="text1"/>
          <w:sz w:val="24"/>
          <w:szCs w:val="24"/>
          <w:lang w:val="en-US" w:eastAsia="pt-BR"/>
        </w:rPr>
        <w:t>better</w:t>
      </w:r>
      <w:r w:rsidR="00322BA5" w:rsidRPr="002F3F83">
        <w:rPr>
          <w:rFonts w:ascii="Times New Roman" w:eastAsia="Times New Roman" w:hAnsi="Times New Roman" w:cs="Times New Roman"/>
          <w:color w:val="000000" w:themeColor="text1"/>
          <w:sz w:val="24"/>
          <w:szCs w:val="24"/>
          <w:lang w:val="en-US" w:eastAsia="pt-BR"/>
        </w:rPr>
        <w:t xml:space="preserve"> statistical indexes </w:t>
      </w:r>
      <w:r w:rsidR="00CE1D2A">
        <w:rPr>
          <w:rFonts w:ascii="Times New Roman" w:eastAsia="Times New Roman" w:hAnsi="Times New Roman" w:cs="Times New Roman"/>
          <w:color w:val="000000" w:themeColor="text1"/>
          <w:sz w:val="24"/>
          <w:szCs w:val="24"/>
          <w:lang w:val="en-US" w:eastAsia="pt-BR"/>
        </w:rPr>
        <w:t xml:space="preserve">for crop components </w:t>
      </w:r>
      <w:r>
        <w:rPr>
          <w:rFonts w:ascii="Times New Roman" w:eastAsia="Times New Roman" w:hAnsi="Times New Roman" w:cs="Times New Roman"/>
          <w:color w:val="000000" w:themeColor="text1"/>
          <w:sz w:val="24"/>
          <w:szCs w:val="24"/>
          <w:lang w:val="en-US" w:eastAsia="pt-BR"/>
        </w:rPr>
        <w:t>than the</w:t>
      </w:r>
      <w:r w:rsidR="00322BA5" w:rsidRPr="002F3F83">
        <w:rPr>
          <w:rFonts w:ascii="Times New Roman" w:eastAsia="Times New Roman" w:hAnsi="Times New Roman" w:cs="Times New Roman"/>
          <w:color w:val="000000" w:themeColor="text1"/>
          <w:sz w:val="24"/>
          <w:szCs w:val="24"/>
          <w:lang w:val="en-US" w:eastAsia="pt-BR"/>
        </w:rPr>
        <w:t xml:space="preserve"> stand</w:t>
      </w:r>
      <w:r w:rsidR="00CE1D2A">
        <w:rPr>
          <w:rFonts w:ascii="Times New Roman" w:eastAsia="Times New Roman" w:hAnsi="Times New Roman" w:cs="Times New Roman"/>
          <w:color w:val="000000" w:themeColor="text1"/>
          <w:sz w:val="24"/>
          <w:szCs w:val="24"/>
          <w:lang w:val="en-US" w:eastAsia="pt-BR"/>
        </w:rPr>
        <w:t xml:space="preserve">alone version of </w:t>
      </w:r>
      <w:commentRangeStart w:id="511"/>
      <w:r w:rsidR="00CE1D2A">
        <w:rPr>
          <w:rFonts w:ascii="Times New Roman" w:eastAsia="Times New Roman" w:hAnsi="Times New Roman" w:cs="Times New Roman"/>
          <w:color w:val="000000" w:themeColor="text1"/>
          <w:sz w:val="24"/>
          <w:szCs w:val="24"/>
          <w:lang w:val="en-US" w:eastAsia="pt-BR"/>
        </w:rPr>
        <w:t>SAMUCA</w:t>
      </w:r>
      <w:r w:rsidR="00A36595">
        <w:rPr>
          <w:rFonts w:ascii="Times New Roman" w:eastAsia="Times New Roman" w:hAnsi="Times New Roman" w:cs="Times New Roman"/>
          <w:color w:val="000000" w:themeColor="text1"/>
          <w:sz w:val="24"/>
          <w:szCs w:val="24"/>
          <w:lang w:val="en-US" w:eastAsia="pt-BR"/>
        </w:rPr>
        <w:t xml:space="preserve"> </w:t>
      </w:r>
      <w:r w:rsidR="00322BA5" w:rsidRPr="002F3F83">
        <w:rPr>
          <w:rFonts w:ascii="Times New Roman" w:eastAsia="Times New Roman" w:hAnsi="Times New Roman" w:cs="Times New Roman"/>
          <w:color w:val="000000" w:themeColor="text1"/>
          <w:sz w:val="24"/>
          <w:szCs w:val="24"/>
          <w:lang w:val="en-US" w:eastAsia="pt-BR"/>
        </w:rPr>
        <w:t>(</w:t>
      </w:r>
      <w:commentRangeEnd w:id="511"/>
      <w:r w:rsidR="00DA16A4">
        <w:rPr>
          <w:rStyle w:val="Refdecomentrio"/>
        </w:rPr>
        <w:commentReference w:id="511"/>
      </w:r>
      <w:r w:rsidR="00322BA5">
        <w:rPr>
          <w:rFonts w:ascii="Times New Roman" w:eastAsia="Times New Roman" w:hAnsi="Times New Roman" w:cs="Times New Roman"/>
          <w:color w:val="000000" w:themeColor="text1"/>
          <w:sz w:val="24"/>
          <w:szCs w:val="24"/>
          <w:lang w:val="en-US" w:eastAsia="pt-BR"/>
        </w:rPr>
        <w:fldChar w:fldCharType="begin"/>
      </w:r>
      <w:r w:rsidR="00322BA5">
        <w:rPr>
          <w:rFonts w:ascii="Times New Roman" w:eastAsia="Times New Roman" w:hAnsi="Times New Roman" w:cs="Times New Roman"/>
          <w:color w:val="000000" w:themeColor="text1"/>
          <w:sz w:val="24"/>
          <w:szCs w:val="24"/>
          <w:lang w:val="en-US" w:eastAsia="pt-BR"/>
        </w:rPr>
        <w:instrText xml:space="preserve"> REF _Ref481073650 \h  \* MERGEFORMAT </w:instrText>
      </w:r>
      <w:r w:rsidR="00322BA5">
        <w:rPr>
          <w:rFonts w:ascii="Times New Roman" w:eastAsia="Times New Roman" w:hAnsi="Times New Roman" w:cs="Times New Roman"/>
          <w:color w:val="000000" w:themeColor="text1"/>
          <w:sz w:val="24"/>
          <w:szCs w:val="24"/>
          <w:lang w:val="en-US" w:eastAsia="pt-BR"/>
        </w:rPr>
      </w:r>
      <w:r w:rsidR="00322BA5">
        <w:rPr>
          <w:rFonts w:ascii="Times New Roman" w:eastAsia="Times New Roman" w:hAnsi="Times New Roman" w:cs="Times New Roman"/>
          <w:color w:val="000000" w:themeColor="text1"/>
          <w:sz w:val="24"/>
          <w:szCs w:val="24"/>
          <w:lang w:val="en-US" w:eastAsia="pt-BR"/>
        </w:rPr>
        <w:fldChar w:fldCharType="separate"/>
      </w:r>
      <w:r w:rsidRPr="00607AA4">
        <w:rPr>
          <w:rFonts w:ascii="Times New Roman" w:eastAsia="Times New Roman" w:hAnsi="Times New Roman" w:cs="Times New Roman"/>
          <w:color w:val="000000" w:themeColor="text1"/>
          <w:sz w:val="24"/>
          <w:szCs w:val="24"/>
          <w:lang w:val="en-US" w:eastAsia="pt-BR"/>
        </w:rPr>
        <w:t>Table 6</w:t>
      </w:r>
      <w:r w:rsidR="00322BA5">
        <w:rPr>
          <w:rFonts w:ascii="Times New Roman" w:eastAsia="Times New Roman" w:hAnsi="Times New Roman" w:cs="Times New Roman"/>
          <w:color w:val="000000" w:themeColor="text1"/>
          <w:sz w:val="24"/>
          <w:szCs w:val="24"/>
          <w:lang w:val="en-US" w:eastAsia="pt-BR"/>
        </w:rPr>
        <w:fldChar w:fldCharType="end"/>
      </w:r>
      <w:r w:rsidR="005950D0">
        <w:rPr>
          <w:rFonts w:ascii="Times New Roman" w:eastAsia="Times New Roman" w:hAnsi="Times New Roman" w:cs="Times New Roman"/>
          <w:color w:val="000000" w:themeColor="text1"/>
          <w:sz w:val="24"/>
          <w:szCs w:val="24"/>
          <w:lang w:val="en-US" w:eastAsia="pt-BR"/>
        </w:rPr>
        <w:t>). Green leaf number</w:t>
      </w:r>
      <w:r w:rsidR="00322BA5" w:rsidRPr="002F3F83">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 xml:space="preserve">and </w:t>
      </w:r>
      <w:r w:rsidR="00322BA5" w:rsidRPr="002F3F83">
        <w:rPr>
          <w:rFonts w:ascii="Times New Roman" w:eastAsia="Times New Roman" w:hAnsi="Times New Roman" w:cs="Times New Roman"/>
          <w:color w:val="000000" w:themeColor="text1"/>
          <w:sz w:val="24"/>
          <w:szCs w:val="24"/>
          <w:lang w:val="en-US" w:eastAsia="pt-BR"/>
        </w:rPr>
        <w:t>stalk dry and fresh mass simulations pe</w:t>
      </w:r>
      <w:r w:rsidR="00A36595">
        <w:rPr>
          <w:rFonts w:ascii="Times New Roman" w:eastAsia="Times New Roman" w:hAnsi="Times New Roman" w:cs="Times New Roman"/>
          <w:color w:val="000000" w:themeColor="text1"/>
          <w:sz w:val="24"/>
          <w:szCs w:val="24"/>
          <w:lang w:val="en-US" w:eastAsia="pt-BR"/>
        </w:rPr>
        <w:t>rformance were not much affected</w:t>
      </w:r>
      <w:r w:rsidR="00322BA5" w:rsidRPr="002F3F83">
        <w:rPr>
          <w:rFonts w:ascii="Times New Roman" w:eastAsia="Times New Roman" w:hAnsi="Times New Roman" w:cs="Times New Roman"/>
          <w:color w:val="000000" w:themeColor="text1"/>
          <w:sz w:val="24"/>
          <w:szCs w:val="24"/>
          <w:lang w:val="en-US" w:eastAsia="pt-BR"/>
        </w:rPr>
        <w:t xml:space="preserve"> by the SWAP coupling. </w:t>
      </w:r>
      <w:r w:rsidR="00D87B55">
        <w:rPr>
          <w:rFonts w:ascii="Times New Roman" w:eastAsia="Times New Roman" w:hAnsi="Times New Roman" w:cs="Times New Roman"/>
          <w:color w:val="000000" w:themeColor="text1"/>
          <w:sz w:val="24"/>
          <w:szCs w:val="24"/>
          <w:lang w:val="en-US" w:eastAsia="pt-BR"/>
        </w:rPr>
        <w:t>On the other hand</w:t>
      </w:r>
      <w:r w:rsidR="00322BA5" w:rsidRPr="002F3F83">
        <w:rPr>
          <w:rFonts w:ascii="Times New Roman" w:eastAsia="Times New Roman" w:hAnsi="Times New Roman" w:cs="Times New Roman"/>
          <w:color w:val="000000" w:themeColor="text1"/>
          <w:sz w:val="24"/>
          <w:szCs w:val="24"/>
          <w:lang w:val="en-US" w:eastAsia="pt-BR"/>
        </w:rPr>
        <w:t>, tillering and LAI were the most improved simulations variables 7 and 27% of RMSE decreasing respectively</w:t>
      </w:r>
      <w:r w:rsidR="005950D0">
        <w:rPr>
          <w:rFonts w:ascii="Times New Roman" w:eastAsia="Times New Roman" w:hAnsi="Times New Roman" w:cs="Times New Roman"/>
          <w:color w:val="000000" w:themeColor="text1"/>
          <w:sz w:val="24"/>
          <w:szCs w:val="24"/>
          <w:lang w:val="en-US" w:eastAsia="pt-BR"/>
        </w:rPr>
        <w:t xml:space="preserve"> and </w:t>
      </w:r>
      <w:r w:rsidR="005950D0" w:rsidRPr="002F3F83">
        <w:rPr>
          <w:rFonts w:ascii="Times New Roman" w:eastAsia="Times New Roman" w:hAnsi="Times New Roman" w:cs="Times New Roman"/>
          <w:color w:val="000000" w:themeColor="text1"/>
          <w:sz w:val="24"/>
          <w:szCs w:val="24"/>
          <w:lang w:val="en-US" w:eastAsia="pt-BR"/>
        </w:rPr>
        <w:t>stalk height</w:t>
      </w:r>
      <w:r w:rsidR="005950D0">
        <w:rPr>
          <w:rFonts w:ascii="Times New Roman" w:eastAsia="Times New Roman" w:hAnsi="Times New Roman" w:cs="Times New Roman"/>
          <w:color w:val="000000" w:themeColor="text1"/>
          <w:sz w:val="24"/>
          <w:szCs w:val="24"/>
          <w:lang w:val="en-US" w:eastAsia="pt-BR"/>
        </w:rPr>
        <w:t xml:space="preserve"> showed an increased RMSE compared to the standalone version</w:t>
      </w:r>
      <w:r w:rsidR="00322BA5" w:rsidRPr="002F3F83">
        <w:rPr>
          <w:rFonts w:ascii="Times New Roman" w:eastAsia="Times New Roman" w:hAnsi="Times New Roman" w:cs="Times New Roman"/>
          <w:color w:val="000000" w:themeColor="text1"/>
          <w:sz w:val="24"/>
          <w:szCs w:val="24"/>
          <w:lang w:val="en-US" w:eastAsia="pt-BR"/>
        </w:rPr>
        <w:t>.</w:t>
      </w:r>
      <w:r w:rsidR="005950D0">
        <w:rPr>
          <w:rFonts w:ascii="Times New Roman" w:eastAsia="Times New Roman" w:hAnsi="Times New Roman" w:cs="Times New Roman"/>
          <w:color w:val="000000" w:themeColor="text1"/>
          <w:sz w:val="24"/>
          <w:szCs w:val="24"/>
          <w:lang w:val="en-US" w:eastAsia="pt-BR"/>
        </w:rPr>
        <w:t xml:space="preserve"> </w:t>
      </w:r>
    </w:p>
    <w:p w14:paraId="18F2BB43"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3306BF8C" w14:textId="57422500" w:rsidR="00322BA5" w:rsidRPr="002F3F83" w:rsidRDefault="00322BA5" w:rsidP="00322BA5">
      <w:pPr>
        <w:keepNext/>
        <w:spacing w:after="0" w:line="240" w:lineRule="auto"/>
        <w:jc w:val="both"/>
        <w:rPr>
          <w:rFonts w:ascii="Times New Roman" w:eastAsia="SimSun" w:hAnsi="Times New Roman" w:cs="Times New Roman"/>
          <w:bCs/>
          <w:szCs w:val="18"/>
          <w:lang w:val="en-US" w:eastAsia="zh-CN"/>
        </w:rPr>
      </w:pPr>
      <w:bookmarkStart w:id="512" w:name="_Ref481073650"/>
      <w:r w:rsidRPr="002F3F83">
        <w:rPr>
          <w:rFonts w:ascii="Times New Roman" w:eastAsia="SimSun" w:hAnsi="Times New Roman" w:cs="Times New Roman"/>
          <w:bCs/>
          <w:szCs w:val="18"/>
          <w:lang w:val="en-US" w:eastAsia="zh-CN"/>
        </w:rPr>
        <w:t xml:space="preserve">Table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Table \* ARABIC </w:instrText>
      </w:r>
      <w:r w:rsidRPr="002F3F83">
        <w:rPr>
          <w:rFonts w:ascii="Times New Roman" w:eastAsia="SimSun" w:hAnsi="Times New Roman" w:cs="Times New Roman"/>
          <w:bCs/>
          <w:szCs w:val="18"/>
          <w:lang w:eastAsia="zh-CN"/>
        </w:rPr>
        <w:fldChar w:fldCharType="separate"/>
      </w:r>
      <w:r w:rsidR="00EE49A4">
        <w:rPr>
          <w:rFonts w:ascii="Times New Roman" w:eastAsia="SimSun" w:hAnsi="Times New Roman" w:cs="Times New Roman"/>
          <w:bCs/>
          <w:noProof/>
          <w:szCs w:val="18"/>
          <w:lang w:val="en-US" w:eastAsia="zh-CN"/>
        </w:rPr>
        <w:t>6</w:t>
      </w:r>
      <w:r w:rsidRPr="002F3F83">
        <w:rPr>
          <w:rFonts w:ascii="Times New Roman" w:eastAsia="SimSun" w:hAnsi="Times New Roman" w:cs="Times New Roman"/>
          <w:bCs/>
          <w:noProof/>
          <w:szCs w:val="18"/>
          <w:lang w:eastAsia="zh-CN"/>
        </w:rPr>
        <w:fldChar w:fldCharType="end"/>
      </w:r>
      <w:bookmarkEnd w:id="512"/>
      <w:r w:rsidRPr="002F3F83">
        <w:rPr>
          <w:rFonts w:ascii="Times New Roman" w:eastAsia="SimSun" w:hAnsi="Times New Roman" w:cs="Times New Roman"/>
          <w:bCs/>
          <w:noProof/>
          <w:szCs w:val="18"/>
          <w:lang w:val="en-US" w:eastAsia="zh-CN"/>
        </w:rPr>
        <w:t>. Statistical</w:t>
      </w:r>
      <w:r w:rsidR="00567C9F">
        <w:rPr>
          <w:rFonts w:ascii="Times New Roman" w:eastAsia="SimSun" w:hAnsi="Times New Roman" w:cs="Times New Roman"/>
          <w:bCs/>
          <w:noProof/>
          <w:szCs w:val="18"/>
          <w:lang w:val="en-US" w:eastAsia="zh-CN"/>
        </w:rPr>
        <w:t xml:space="preserve"> performance</w:t>
      </w:r>
      <w:r w:rsidRPr="002F3F83">
        <w:rPr>
          <w:rFonts w:ascii="Times New Roman" w:eastAsia="SimSun" w:hAnsi="Times New Roman" w:cs="Times New Roman"/>
          <w:bCs/>
          <w:noProof/>
          <w:szCs w:val="18"/>
          <w:lang w:val="en-US" w:eastAsia="zh-CN"/>
        </w:rPr>
        <w:t xml:space="preserve"> indexes for SWAP</w:t>
      </w:r>
      <w:r w:rsidR="0059528A">
        <w:rPr>
          <w:rFonts w:ascii="Times New Roman" w:eastAsia="SimSun" w:hAnsi="Times New Roman" w:cs="Times New Roman"/>
          <w:bCs/>
          <w:noProof/>
          <w:szCs w:val="18"/>
          <w:lang w:val="en-US" w:eastAsia="zh-CN"/>
        </w:rPr>
        <w:t>-SAMUCA</w:t>
      </w:r>
      <w:r w:rsidRPr="002F3F83">
        <w:rPr>
          <w:rFonts w:ascii="Times New Roman" w:eastAsia="SimSun" w:hAnsi="Times New Roman" w:cs="Times New Roman"/>
          <w:bCs/>
          <w:noProof/>
          <w:szCs w:val="18"/>
          <w:lang w:val="en-US" w:eastAsia="zh-CN"/>
        </w:rPr>
        <w:t xml:space="preserve"> and Sugarcane standalone versions</w:t>
      </w:r>
      <w:r w:rsidR="009C0E7C">
        <w:rPr>
          <w:rFonts w:ascii="Times New Roman" w:eastAsia="SimSun" w:hAnsi="Times New Roman" w:cs="Times New Roman"/>
          <w:bCs/>
          <w:noProof/>
          <w:szCs w:val="18"/>
          <w:lang w:val="en-US" w:eastAsia="zh-CN"/>
        </w:rPr>
        <w:t xml:space="preserve"> </w:t>
      </w:r>
      <w:r w:rsidR="00567C9F">
        <w:rPr>
          <w:rFonts w:ascii="Times New Roman" w:eastAsia="SimSun" w:hAnsi="Times New Roman" w:cs="Times New Roman"/>
          <w:bCs/>
          <w:noProof/>
          <w:szCs w:val="18"/>
          <w:lang w:val="en-US" w:eastAsia="zh-CN"/>
        </w:rPr>
        <w:t>compared to the</w:t>
      </w:r>
      <w:r w:rsidR="009C0E7C">
        <w:rPr>
          <w:rFonts w:ascii="Times New Roman" w:eastAsia="SimSun" w:hAnsi="Times New Roman" w:cs="Times New Roman"/>
          <w:bCs/>
          <w:noProof/>
          <w:szCs w:val="18"/>
          <w:lang w:val="en-US" w:eastAsia="zh-CN"/>
        </w:rPr>
        <w:t xml:space="preserve"> Piracicaba field experiment (averag</w:t>
      </w:r>
      <w:r w:rsidR="00567C9F">
        <w:rPr>
          <w:rFonts w:ascii="Times New Roman" w:eastAsia="SimSun" w:hAnsi="Times New Roman" w:cs="Times New Roman"/>
          <w:bCs/>
          <w:noProof/>
          <w:szCs w:val="18"/>
          <w:lang w:val="en-US" w:eastAsia="zh-CN"/>
        </w:rPr>
        <w:t xml:space="preserve">ing </w:t>
      </w:r>
      <w:r w:rsidR="009C0E7C">
        <w:rPr>
          <w:rFonts w:ascii="Times New Roman" w:eastAsia="SimSun" w:hAnsi="Times New Roman" w:cs="Times New Roman"/>
          <w:bCs/>
          <w:noProof/>
          <w:szCs w:val="18"/>
          <w:lang w:val="en-US" w:eastAsia="zh-CN"/>
        </w:rPr>
        <w:t>with and without trash treatment)</w:t>
      </w:r>
      <w:r w:rsidRPr="002F3F83">
        <w:rPr>
          <w:rFonts w:ascii="Times New Roman" w:eastAsia="SimSun" w:hAnsi="Times New Roman" w:cs="Times New Roman"/>
          <w:bCs/>
          <w:noProof/>
          <w:szCs w:val="18"/>
          <w:lang w:val="en-US" w:eastAsia="zh-CN"/>
        </w:rPr>
        <w:t>.</w:t>
      </w:r>
    </w:p>
    <w:tbl>
      <w:tblPr>
        <w:tblW w:w="8043" w:type="dxa"/>
        <w:tblCellMar>
          <w:top w:w="15" w:type="dxa"/>
          <w:bottom w:w="15" w:type="dxa"/>
        </w:tblCellMar>
        <w:tblLook w:val="04A0" w:firstRow="1" w:lastRow="0" w:firstColumn="1" w:lastColumn="0" w:noHBand="0" w:noVBand="1"/>
      </w:tblPr>
      <w:tblGrid>
        <w:gridCol w:w="2440"/>
        <w:gridCol w:w="833"/>
        <w:gridCol w:w="794"/>
        <w:gridCol w:w="568"/>
        <w:gridCol w:w="640"/>
        <w:gridCol w:w="733"/>
        <w:gridCol w:w="822"/>
        <w:gridCol w:w="566"/>
        <w:gridCol w:w="6"/>
        <w:gridCol w:w="634"/>
        <w:gridCol w:w="7"/>
      </w:tblGrid>
      <w:tr w:rsidR="005950D0" w:rsidRPr="007C4E36" w14:paraId="4F36FE8F" w14:textId="77777777" w:rsidTr="00567C9F">
        <w:trPr>
          <w:trHeight w:val="285"/>
        </w:trPr>
        <w:tc>
          <w:tcPr>
            <w:tcW w:w="2440" w:type="dxa"/>
            <w:vMerge w:val="restart"/>
            <w:tcBorders>
              <w:top w:val="single" w:sz="4" w:space="0" w:color="auto"/>
            </w:tcBorders>
            <w:shd w:val="clear" w:color="000000" w:fill="FFFFFF"/>
            <w:noWrap/>
            <w:vAlign w:val="center"/>
            <w:hideMark/>
          </w:tcPr>
          <w:p w14:paraId="33D21268" w14:textId="77777777" w:rsidR="005950D0" w:rsidRPr="007C4E36" w:rsidRDefault="005950D0" w:rsidP="007C4E36">
            <w:pPr>
              <w:spacing w:after="0" w:line="240" w:lineRule="auto"/>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Variable</w:t>
            </w:r>
          </w:p>
        </w:tc>
        <w:tc>
          <w:tcPr>
            <w:tcW w:w="2195" w:type="dxa"/>
            <w:gridSpan w:val="3"/>
            <w:tcBorders>
              <w:top w:val="single" w:sz="4" w:space="0" w:color="auto"/>
            </w:tcBorders>
            <w:shd w:val="clear" w:color="000000" w:fill="FFFFFF"/>
            <w:noWrap/>
            <w:vAlign w:val="bottom"/>
            <w:hideMark/>
          </w:tcPr>
          <w:p w14:paraId="1D1900BE" w14:textId="77777777" w:rsidR="005950D0" w:rsidRPr="007C4E36" w:rsidRDefault="005950D0" w:rsidP="007C4E36">
            <w:pPr>
              <w:spacing w:after="0" w:line="240" w:lineRule="auto"/>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SWAP - Sugarcane</w:t>
            </w:r>
          </w:p>
        </w:tc>
        <w:tc>
          <w:tcPr>
            <w:tcW w:w="640" w:type="dxa"/>
            <w:tcBorders>
              <w:top w:val="single" w:sz="4" w:space="0" w:color="auto"/>
            </w:tcBorders>
            <w:shd w:val="clear" w:color="000000" w:fill="FFFFFF"/>
            <w:noWrap/>
            <w:vAlign w:val="bottom"/>
            <w:hideMark/>
          </w:tcPr>
          <w:p w14:paraId="633E2E25" w14:textId="77777777" w:rsidR="005950D0" w:rsidRPr="007C4E36" w:rsidRDefault="005950D0" w:rsidP="007C4E36">
            <w:pPr>
              <w:spacing w:after="0" w:line="240" w:lineRule="auto"/>
              <w:rPr>
                <w:rFonts w:ascii="Times New Roman" w:eastAsia="Times New Roman" w:hAnsi="Times New Roman" w:cs="Times New Roman"/>
                <w:b/>
                <w:bCs/>
                <w:color w:val="000000"/>
                <w:sz w:val="20"/>
                <w:szCs w:val="20"/>
                <w:lang w:val="en-US"/>
              </w:rPr>
            </w:pPr>
          </w:p>
        </w:tc>
        <w:tc>
          <w:tcPr>
            <w:tcW w:w="2127" w:type="dxa"/>
            <w:gridSpan w:val="4"/>
            <w:tcBorders>
              <w:top w:val="single" w:sz="4" w:space="0" w:color="auto"/>
            </w:tcBorders>
            <w:noWrap/>
            <w:vAlign w:val="bottom"/>
            <w:hideMark/>
          </w:tcPr>
          <w:p w14:paraId="637D3953" w14:textId="77777777" w:rsidR="005950D0" w:rsidRPr="007C4E36" w:rsidRDefault="005950D0" w:rsidP="007C4E36">
            <w:pPr>
              <w:spacing w:after="0" w:line="240" w:lineRule="auto"/>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Sugarcane - PBM</w:t>
            </w:r>
          </w:p>
        </w:tc>
        <w:tc>
          <w:tcPr>
            <w:tcW w:w="641" w:type="dxa"/>
            <w:gridSpan w:val="2"/>
            <w:tcBorders>
              <w:top w:val="single" w:sz="4" w:space="0" w:color="auto"/>
            </w:tcBorders>
            <w:noWrap/>
            <w:vAlign w:val="bottom"/>
            <w:hideMark/>
          </w:tcPr>
          <w:p w14:paraId="560D16F8" w14:textId="77777777" w:rsidR="005950D0" w:rsidRPr="007C4E36" w:rsidRDefault="005950D0" w:rsidP="007C4E36">
            <w:pPr>
              <w:spacing w:after="0" w:line="240" w:lineRule="auto"/>
              <w:rPr>
                <w:rFonts w:ascii="Times New Roman" w:eastAsia="Times New Roman" w:hAnsi="Times New Roman" w:cs="Times New Roman"/>
                <w:b/>
                <w:bCs/>
                <w:color w:val="000000"/>
                <w:sz w:val="20"/>
                <w:szCs w:val="20"/>
                <w:lang w:val="en-US"/>
              </w:rPr>
            </w:pPr>
          </w:p>
        </w:tc>
      </w:tr>
      <w:tr w:rsidR="005950D0" w:rsidRPr="007C4E36" w14:paraId="1A30B7A1" w14:textId="77777777" w:rsidTr="00567C9F">
        <w:trPr>
          <w:gridAfter w:val="1"/>
          <w:wAfter w:w="7" w:type="dxa"/>
          <w:trHeight w:val="285"/>
        </w:trPr>
        <w:tc>
          <w:tcPr>
            <w:tcW w:w="2440" w:type="dxa"/>
            <w:vMerge/>
            <w:tcBorders>
              <w:bottom w:val="single" w:sz="4" w:space="0" w:color="auto"/>
            </w:tcBorders>
            <w:shd w:val="clear" w:color="000000" w:fill="FFFFFF"/>
            <w:noWrap/>
            <w:vAlign w:val="center"/>
            <w:hideMark/>
          </w:tcPr>
          <w:p w14:paraId="0BD0A552" w14:textId="77777777" w:rsidR="005950D0" w:rsidRPr="007C4E36" w:rsidRDefault="005950D0" w:rsidP="007C4E36">
            <w:pPr>
              <w:spacing w:after="0" w:line="240" w:lineRule="auto"/>
              <w:rPr>
                <w:rFonts w:ascii="Times New Roman" w:eastAsia="Times New Roman" w:hAnsi="Times New Roman" w:cs="Times New Roman"/>
                <w:sz w:val="20"/>
                <w:szCs w:val="20"/>
                <w:lang w:val="en-US"/>
              </w:rPr>
            </w:pPr>
          </w:p>
        </w:tc>
        <w:tc>
          <w:tcPr>
            <w:tcW w:w="833" w:type="dxa"/>
            <w:tcBorders>
              <w:bottom w:val="single" w:sz="4" w:space="0" w:color="auto"/>
            </w:tcBorders>
            <w:shd w:val="clear" w:color="000000" w:fill="FFFFFF"/>
            <w:noWrap/>
            <w:vAlign w:val="bottom"/>
            <w:hideMark/>
          </w:tcPr>
          <w:p w14:paraId="5E62E772"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Bias</w:t>
            </w:r>
          </w:p>
        </w:tc>
        <w:tc>
          <w:tcPr>
            <w:tcW w:w="794" w:type="dxa"/>
            <w:tcBorders>
              <w:bottom w:val="single" w:sz="4" w:space="0" w:color="auto"/>
            </w:tcBorders>
            <w:shd w:val="clear" w:color="000000" w:fill="FFFFFF"/>
            <w:noWrap/>
            <w:vAlign w:val="bottom"/>
            <w:hideMark/>
          </w:tcPr>
          <w:p w14:paraId="1355E426"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RMSE</w:t>
            </w:r>
          </w:p>
        </w:tc>
        <w:tc>
          <w:tcPr>
            <w:tcW w:w="568" w:type="dxa"/>
            <w:tcBorders>
              <w:bottom w:val="single" w:sz="4" w:space="0" w:color="auto"/>
            </w:tcBorders>
            <w:noWrap/>
            <w:vAlign w:val="bottom"/>
            <w:hideMark/>
          </w:tcPr>
          <w:p w14:paraId="611E3036"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 xml:space="preserve">r² </w:t>
            </w:r>
          </w:p>
        </w:tc>
        <w:tc>
          <w:tcPr>
            <w:tcW w:w="640" w:type="dxa"/>
            <w:tcBorders>
              <w:bottom w:val="single" w:sz="4" w:space="0" w:color="auto"/>
            </w:tcBorders>
            <w:noWrap/>
            <w:vAlign w:val="bottom"/>
            <w:hideMark/>
          </w:tcPr>
          <w:p w14:paraId="5E2C807A"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d</w:t>
            </w:r>
          </w:p>
        </w:tc>
        <w:tc>
          <w:tcPr>
            <w:tcW w:w="733" w:type="dxa"/>
            <w:tcBorders>
              <w:bottom w:val="single" w:sz="4" w:space="0" w:color="auto"/>
            </w:tcBorders>
            <w:shd w:val="clear" w:color="000000" w:fill="FFFFFF"/>
            <w:noWrap/>
            <w:vAlign w:val="bottom"/>
            <w:hideMark/>
          </w:tcPr>
          <w:p w14:paraId="6C49A1A2"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Bias</w:t>
            </w:r>
          </w:p>
        </w:tc>
        <w:tc>
          <w:tcPr>
            <w:tcW w:w="822" w:type="dxa"/>
            <w:tcBorders>
              <w:bottom w:val="single" w:sz="4" w:space="0" w:color="auto"/>
            </w:tcBorders>
            <w:shd w:val="clear" w:color="000000" w:fill="FFFFFF"/>
            <w:noWrap/>
            <w:vAlign w:val="bottom"/>
            <w:hideMark/>
          </w:tcPr>
          <w:p w14:paraId="5FCAB178"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RMSE</w:t>
            </w:r>
          </w:p>
        </w:tc>
        <w:tc>
          <w:tcPr>
            <w:tcW w:w="566" w:type="dxa"/>
            <w:tcBorders>
              <w:bottom w:val="single" w:sz="4" w:space="0" w:color="auto"/>
            </w:tcBorders>
            <w:noWrap/>
            <w:vAlign w:val="bottom"/>
            <w:hideMark/>
          </w:tcPr>
          <w:p w14:paraId="7E073EE7"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 xml:space="preserve">r² </w:t>
            </w:r>
          </w:p>
        </w:tc>
        <w:tc>
          <w:tcPr>
            <w:tcW w:w="640" w:type="dxa"/>
            <w:gridSpan w:val="2"/>
            <w:tcBorders>
              <w:bottom w:val="single" w:sz="4" w:space="0" w:color="auto"/>
            </w:tcBorders>
            <w:noWrap/>
            <w:vAlign w:val="bottom"/>
            <w:hideMark/>
          </w:tcPr>
          <w:p w14:paraId="77051CD9" w14:textId="77777777" w:rsidR="005950D0" w:rsidRPr="007C4E36" w:rsidRDefault="005950D0" w:rsidP="007C4E36">
            <w:pPr>
              <w:spacing w:after="0" w:line="240" w:lineRule="auto"/>
              <w:jc w:val="center"/>
              <w:rPr>
                <w:rFonts w:ascii="Times New Roman" w:eastAsia="Times New Roman" w:hAnsi="Times New Roman" w:cs="Times New Roman"/>
                <w:b/>
                <w:bCs/>
                <w:color w:val="000000"/>
                <w:sz w:val="20"/>
                <w:szCs w:val="20"/>
                <w:lang w:val="en-US"/>
              </w:rPr>
            </w:pPr>
            <w:r w:rsidRPr="007C4E36">
              <w:rPr>
                <w:rFonts w:ascii="Times New Roman" w:eastAsia="Times New Roman" w:hAnsi="Times New Roman" w:cs="Times New Roman"/>
                <w:b/>
                <w:bCs/>
                <w:color w:val="000000"/>
                <w:sz w:val="20"/>
                <w:szCs w:val="20"/>
                <w:lang w:val="en-US"/>
              </w:rPr>
              <w:t>d</w:t>
            </w:r>
          </w:p>
        </w:tc>
      </w:tr>
      <w:tr w:rsidR="007C4E36" w:rsidRPr="007C4E36" w14:paraId="7C81D78A" w14:textId="77777777" w:rsidTr="00567C9F">
        <w:trPr>
          <w:gridAfter w:val="1"/>
          <w:wAfter w:w="7" w:type="dxa"/>
          <w:trHeight w:val="285"/>
        </w:trPr>
        <w:tc>
          <w:tcPr>
            <w:tcW w:w="2440" w:type="dxa"/>
            <w:tcBorders>
              <w:top w:val="single" w:sz="4" w:space="0" w:color="auto"/>
            </w:tcBorders>
            <w:shd w:val="clear" w:color="000000" w:fill="FFFFFF"/>
            <w:noWrap/>
            <w:vAlign w:val="bottom"/>
            <w:hideMark/>
          </w:tcPr>
          <w:p w14:paraId="5A016CA2"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Green Leaf Number tiller</w:t>
            </w:r>
            <w:r w:rsidRPr="00C23ED6">
              <w:rPr>
                <w:rFonts w:ascii="Times New Roman" w:eastAsia="Times New Roman" w:hAnsi="Times New Roman" w:cs="Times New Roman"/>
                <w:color w:val="000000"/>
                <w:sz w:val="20"/>
                <w:szCs w:val="20"/>
                <w:vertAlign w:val="superscript"/>
                <w:lang w:val="en-US"/>
              </w:rPr>
              <w:t>-1</w:t>
            </w:r>
          </w:p>
        </w:tc>
        <w:tc>
          <w:tcPr>
            <w:tcW w:w="833" w:type="dxa"/>
            <w:tcBorders>
              <w:top w:val="single" w:sz="4" w:space="0" w:color="auto"/>
            </w:tcBorders>
            <w:shd w:val="clear" w:color="000000" w:fill="FFFFFF"/>
            <w:noWrap/>
            <w:vAlign w:val="bottom"/>
            <w:hideMark/>
          </w:tcPr>
          <w:p w14:paraId="03B17831"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0.09</w:t>
            </w:r>
          </w:p>
        </w:tc>
        <w:tc>
          <w:tcPr>
            <w:tcW w:w="794" w:type="dxa"/>
            <w:tcBorders>
              <w:top w:val="single" w:sz="4" w:space="0" w:color="auto"/>
            </w:tcBorders>
            <w:shd w:val="clear" w:color="000000" w:fill="FFFFFF"/>
            <w:noWrap/>
            <w:vAlign w:val="bottom"/>
            <w:hideMark/>
          </w:tcPr>
          <w:p w14:paraId="4A5CB48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0.58</w:t>
            </w:r>
          </w:p>
        </w:tc>
        <w:tc>
          <w:tcPr>
            <w:tcW w:w="568" w:type="dxa"/>
            <w:tcBorders>
              <w:top w:val="single" w:sz="4" w:space="0" w:color="auto"/>
            </w:tcBorders>
            <w:noWrap/>
            <w:vAlign w:val="bottom"/>
            <w:hideMark/>
          </w:tcPr>
          <w:p w14:paraId="6185CEB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0.83</w:t>
            </w:r>
          </w:p>
        </w:tc>
        <w:tc>
          <w:tcPr>
            <w:tcW w:w="640" w:type="dxa"/>
            <w:tcBorders>
              <w:top w:val="single" w:sz="4" w:space="0" w:color="auto"/>
            </w:tcBorders>
            <w:noWrap/>
            <w:vAlign w:val="bottom"/>
            <w:hideMark/>
          </w:tcPr>
          <w:p w14:paraId="65584D7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0.95</w:t>
            </w:r>
          </w:p>
        </w:tc>
        <w:tc>
          <w:tcPr>
            <w:tcW w:w="733" w:type="dxa"/>
            <w:tcBorders>
              <w:top w:val="single" w:sz="4" w:space="0" w:color="auto"/>
            </w:tcBorders>
            <w:noWrap/>
            <w:vAlign w:val="bottom"/>
            <w:hideMark/>
          </w:tcPr>
          <w:p w14:paraId="07A0F2A0"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0.08</w:t>
            </w:r>
          </w:p>
        </w:tc>
        <w:tc>
          <w:tcPr>
            <w:tcW w:w="822" w:type="dxa"/>
            <w:tcBorders>
              <w:top w:val="single" w:sz="4" w:space="0" w:color="auto"/>
            </w:tcBorders>
            <w:noWrap/>
            <w:vAlign w:val="bottom"/>
            <w:hideMark/>
          </w:tcPr>
          <w:p w14:paraId="4488AB8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0.59</w:t>
            </w:r>
          </w:p>
        </w:tc>
        <w:tc>
          <w:tcPr>
            <w:tcW w:w="566" w:type="dxa"/>
            <w:tcBorders>
              <w:top w:val="single" w:sz="4" w:space="0" w:color="auto"/>
            </w:tcBorders>
            <w:noWrap/>
            <w:vAlign w:val="bottom"/>
            <w:hideMark/>
          </w:tcPr>
          <w:p w14:paraId="4A295E37"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0.84</w:t>
            </w:r>
          </w:p>
        </w:tc>
        <w:tc>
          <w:tcPr>
            <w:tcW w:w="640" w:type="dxa"/>
            <w:gridSpan w:val="2"/>
            <w:tcBorders>
              <w:top w:val="single" w:sz="4" w:space="0" w:color="auto"/>
            </w:tcBorders>
            <w:noWrap/>
            <w:vAlign w:val="bottom"/>
            <w:hideMark/>
          </w:tcPr>
          <w:p w14:paraId="30104DB5"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0.96</w:t>
            </w:r>
          </w:p>
        </w:tc>
      </w:tr>
      <w:tr w:rsidR="007C4E36" w:rsidRPr="007C4E36" w14:paraId="4DB6C5F7" w14:textId="77777777" w:rsidTr="00567C9F">
        <w:trPr>
          <w:gridAfter w:val="1"/>
          <w:wAfter w:w="7" w:type="dxa"/>
          <w:trHeight w:val="285"/>
        </w:trPr>
        <w:tc>
          <w:tcPr>
            <w:tcW w:w="2440" w:type="dxa"/>
            <w:shd w:val="clear" w:color="000000" w:fill="FFFFFF"/>
            <w:noWrap/>
            <w:vAlign w:val="bottom"/>
            <w:hideMark/>
          </w:tcPr>
          <w:p w14:paraId="1C36D194"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Tillers m</w:t>
            </w:r>
            <w:r w:rsidRPr="00C23ED6">
              <w:rPr>
                <w:rFonts w:ascii="Times New Roman" w:eastAsia="Times New Roman" w:hAnsi="Times New Roman" w:cs="Times New Roman"/>
                <w:color w:val="000000"/>
                <w:sz w:val="20"/>
                <w:szCs w:val="20"/>
                <w:vertAlign w:val="superscript"/>
                <w:lang w:val="en-US"/>
              </w:rPr>
              <w:t>-2</w:t>
            </w:r>
          </w:p>
        </w:tc>
        <w:tc>
          <w:tcPr>
            <w:tcW w:w="833" w:type="dxa"/>
            <w:shd w:val="clear" w:color="000000" w:fill="FFFFFF"/>
            <w:noWrap/>
            <w:vAlign w:val="bottom"/>
            <w:hideMark/>
          </w:tcPr>
          <w:p w14:paraId="7E12EBC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-0.86</w:t>
            </w:r>
          </w:p>
        </w:tc>
        <w:tc>
          <w:tcPr>
            <w:tcW w:w="794" w:type="dxa"/>
            <w:shd w:val="clear" w:color="000000" w:fill="FFFFFF"/>
            <w:noWrap/>
            <w:vAlign w:val="bottom"/>
            <w:hideMark/>
          </w:tcPr>
          <w:p w14:paraId="36EB7F3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3.34</w:t>
            </w:r>
          </w:p>
        </w:tc>
        <w:tc>
          <w:tcPr>
            <w:tcW w:w="568" w:type="dxa"/>
            <w:noWrap/>
            <w:vAlign w:val="bottom"/>
            <w:hideMark/>
          </w:tcPr>
          <w:p w14:paraId="037D3A7B"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0.67</w:t>
            </w:r>
          </w:p>
        </w:tc>
        <w:tc>
          <w:tcPr>
            <w:tcW w:w="640" w:type="dxa"/>
            <w:noWrap/>
            <w:vAlign w:val="bottom"/>
            <w:hideMark/>
          </w:tcPr>
          <w:p w14:paraId="763922B3"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0.90</w:t>
            </w:r>
          </w:p>
        </w:tc>
        <w:tc>
          <w:tcPr>
            <w:tcW w:w="733" w:type="dxa"/>
            <w:noWrap/>
            <w:vAlign w:val="bottom"/>
            <w:hideMark/>
          </w:tcPr>
          <w:p w14:paraId="08F518B4"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-0.09</w:t>
            </w:r>
          </w:p>
        </w:tc>
        <w:tc>
          <w:tcPr>
            <w:tcW w:w="822" w:type="dxa"/>
            <w:noWrap/>
            <w:vAlign w:val="bottom"/>
            <w:hideMark/>
          </w:tcPr>
          <w:p w14:paraId="3DC1659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3.21</w:t>
            </w:r>
          </w:p>
        </w:tc>
        <w:tc>
          <w:tcPr>
            <w:tcW w:w="566" w:type="dxa"/>
            <w:noWrap/>
            <w:vAlign w:val="bottom"/>
            <w:hideMark/>
          </w:tcPr>
          <w:p w14:paraId="3F642907"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0.73</w:t>
            </w:r>
          </w:p>
        </w:tc>
        <w:tc>
          <w:tcPr>
            <w:tcW w:w="640" w:type="dxa"/>
            <w:gridSpan w:val="2"/>
            <w:noWrap/>
            <w:vAlign w:val="bottom"/>
            <w:hideMark/>
          </w:tcPr>
          <w:p w14:paraId="0086C817"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0.89</w:t>
            </w:r>
          </w:p>
        </w:tc>
      </w:tr>
      <w:tr w:rsidR="007C4E36" w:rsidRPr="007C4E36" w14:paraId="652A13B2" w14:textId="77777777" w:rsidTr="00567C9F">
        <w:trPr>
          <w:gridAfter w:val="1"/>
          <w:wAfter w:w="7" w:type="dxa"/>
          <w:trHeight w:val="285"/>
        </w:trPr>
        <w:tc>
          <w:tcPr>
            <w:tcW w:w="2440" w:type="dxa"/>
            <w:shd w:val="clear" w:color="000000" w:fill="FFFFFF"/>
            <w:noWrap/>
            <w:vAlign w:val="bottom"/>
            <w:hideMark/>
          </w:tcPr>
          <w:p w14:paraId="77D563A1"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LAI</w:t>
            </w:r>
          </w:p>
        </w:tc>
        <w:tc>
          <w:tcPr>
            <w:tcW w:w="833" w:type="dxa"/>
            <w:shd w:val="clear" w:color="000000" w:fill="FFFFFF"/>
            <w:noWrap/>
            <w:vAlign w:val="bottom"/>
            <w:hideMark/>
          </w:tcPr>
          <w:p w14:paraId="505C070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-0.15</w:t>
            </w:r>
          </w:p>
        </w:tc>
        <w:tc>
          <w:tcPr>
            <w:tcW w:w="794" w:type="dxa"/>
            <w:shd w:val="clear" w:color="000000" w:fill="FFFFFF"/>
            <w:noWrap/>
            <w:vAlign w:val="bottom"/>
            <w:hideMark/>
          </w:tcPr>
          <w:p w14:paraId="75878FC1"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0.83</w:t>
            </w:r>
          </w:p>
        </w:tc>
        <w:tc>
          <w:tcPr>
            <w:tcW w:w="568" w:type="dxa"/>
            <w:noWrap/>
            <w:vAlign w:val="bottom"/>
            <w:hideMark/>
          </w:tcPr>
          <w:p w14:paraId="6CA2DFFD"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0.46</w:t>
            </w:r>
          </w:p>
        </w:tc>
        <w:tc>
          <w:tcPr>
            <w:tcW w:w="640" w:type="dxa"/>
            <w:noWrap/>
            <w:vAlign w:val="bottom"/>
            <w:hideMark/>
          </w:tcPr>
          <w:p w14:paraId="3F77D6EF"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0.79</w:t>
            </w:r>
          </w:p>
        </w:tc>
        <w:tc>
          <w:tcPr>
            <w:tcW w:w="733" w:type="dxa"/>
            <w:noWrap/>
            <w:vAlign w:val="bottom"/>
            <w:hideMark/>
          </w:tcPr>
          <w:p w14:paraId="737D698F"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0.15</w:t>
            </w:r>
          </w:p>
        </w:tc>
        <w:tc>
          <w:tcPr>
            <w:tcW w:w="822" w:type="dxa"/>
            <w:noWrap/>
            <w:vAlign w:val="bottom"/>
            <w:hideMark/>
          </w:tcPr>
          <w:p w14:paraId="2D4791E1"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1.16</w:t>
            </w:r>
          </w:p>
        </w:tc>
        <w:tc>
          <w:tcPr>
            <w:tcW w:w="566" w:type="dxa"/>
            <w:noWrap/>
            <w:vAlign w:val="bottom"/>
            <w:hideMark/>
          </w:tcPr>
          <w:p w14:paraId="2DB43331"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0.14</w:t>
            </w:r>
          </w:p>
        </w:tc>
        <w:tc>
          <w:tcPr>
            <w:tcW w:w="640" w:type="dxa"/>
            <w:gridSpan w:val="2"/>
            <w:noWrap/>
            <w:vAlign w:val="bottom"/>
            <w:hideMark/>
          </w:tcPr>
          <w:p w14:paraId="751C991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0.65</w:t>
            </w:r>
          </w:p>
        </w:tc>
      </w:tr>
      <w:tr w:rsidR="007C4E36" w:rsidRPr="007C4E36" w14:paraId="3AF17D3D" w14:textId="77777777" w:rsidTr="00567C9F">
        <w:trPr>
          <w:gridAfter w:val="1"/>
          <w:wAfter w:w="7" w:type="dxa"/>
          <w:trHeight w:val="285"/>
        </w:trPr>
        <w:tc>
          <w:tcPr>
            <w:tcW w:w="2440" w:type="dxa"/>
            <w:shd w:val="clear" w:color="000000" w:fill="FFFFFF"/>
            <w:noWrap/>
            <w:vAlign w:val="bottom"/>
            <w:hideMark/>
          </w:tcPr>
          <w:p w14:paraId="1A4275BF"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Stalk Height (m)</w:t>
            </w:r>
          </w:p>
        </w:tc>
        <w:tc>
          <w:tcPr>
            <w:tcW w:w="833" w:type="dxa"/>
            <w:shd w:val="clear" w:color="000000" w:fill="FFFFFF"/>
            <w:noWrap/>
            <w:vAlign w:val="bottom"/>
            <w:hideMark/>
          </w:tcPr>
          <w:p w14:paraId="02ABF150"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-0.26</w:t>
            </w:r>
          </w:p>
        </w:tc>
        <w:tc>
          <w:tcPr>
            <w:tcW w:w="794" w:type="dxa"/>
            <w:shd w:val="clear" w:color="000000" w:fill="FFFFFF"/>
            <w:noWrap/>
            <w:vAlign w:val="bottom"/>
            <w:hideMark/>
          </w:tcPr>
          <w:p w14:paraId="1955442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0.37</w:t>
            </w:r>
          </w:p>
        </w:tc>
        <w:tc>
          <w:tcPr>
            <w:tcW w:w="568" w:type="dxa"/>
            <w:noWrap/>
            <w:vAlign w:val="bottom"/>
            <w:hideMark/>
          </w:tcPr>
          <w:p w14:paraId="77239D6C"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0.96</w:t>
            </w:r>
          </w:p>
        </w:tc>
        <w:tc>
          <w:tcPr>
            <w:tcW w:w="640" w:type="dxa"/>
            <w:noWrap/>
            <w:vAlign w:val="bottom"/>
            <w:hideMark/>
          </w:tcPr>
          <w:p w14:paraId="2C5B3D9C"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0.92</w:t>
            </w:r>
          </w:p>
        </w:tc>
        <w:tc>
          <w:tcPr>
            <w:tcW w:w="733" w:type="dxa"/>
            <w:noWrap/>
            <w:vAlign w:val="bottom"/>
            <w:hideMark/>
          </w:tcPr>
          <w:p w14:paraId="43574970"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-0.07</w:t>
            </w:r>
          </w:p>
        </w:tc>
        <w:tc>
          <w:tcPr>
            <w:tcW w:w="822" w:type="dxa"/>
            <w:noWrap/>
            <w:vAlign w:val="bottom"/>
            <w:hideMark/>
          </w:tcPr>
          <w:p w14:paraId="06A91745"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0.18</w:t>
            </w:r>
          </w:p>
        </w:tc>
        <w:tc>
          <w:tcPr>
            <w:tcW w:w="566" w:type="dxa"/>
            <w:noWrap/>
            <w:vAlign w:val="bottom"/>
            <w:hideMark/>
          </w:tcPr>
          <w:p w14:paraId="1FEE73C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0.98</w:t>
            </w:r>
          </w:p>
        </w:tc>
        <w:tc>
          <w:tcPr>
            <w:tcW w:w="640" w:type="dxa"/>
            <w:gridSpan w:val="2"/>
            <w:noWrap/>
            <w:vAlign w:val="bottom"/>
            <w:hideMark/>
          </w:tcPr>
          <w:p w14:paraId="19DC7E99"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0.98</w:t>
            </w:r>
          </w:p>
        </w:tc>
      </w:tr>
      <w:tr w:rsidR="007C4E36" w:rsidRPr="007C4E36" w14:paraId="6BC0B6F4" w14:textId="77777777" w:rsidTr="00567C9F">
        <w:trPr>
          <w:gridAfter w:val="1"/>
          <w:wAfter w:w="7" w:type="dxa"/>
          <w:trHeight w:val="285"/>
        </w:trPr>
        <w:tc>
          <w:tcPr>
            <w:tcW w:w="2440" w:type="dxa"/>
            <w:shd w:val="clear" w:color="000000" w:fill="FFFFFF"/>
            <w:noWrap/>
            <w:vAlign w:val="bottom"/>
            <w:hideMark/>
          </w:tcPr>
          <w:p w14:paraId="5D5E55D7"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Stalk dry mass (t ha</w:t>
            </w:r>
            <w:r w:rsidRPr="00C23ED6">
              <w:rPr>
                <w:rFonts w:ascii="Times New Roman" w:eastAsia="Times New Roman" w:hAnsi="Times New Roman" w:cs="Times New Roman"/>
                <w:color w:val="000000"/>
                <w:sz w:val="20"/>
                <w:szCs w:val="20"/>
                <w:vertAlign w:val="superscript"/>
                <w:lang w:val="en-US"/>
              </w:rPr>
              <w:t>-1</w:t>
            </w:r>
            <w:r w:rsidRPr="007C4E36">
              <w:rPr>
                <w:rFonts w:ascii="Times New Roman" w:eastAsia="Times New Roman" w:hAnsi="Times New Roman" w:cs="Times New Roman"/>
                <w:color w:val="000000"/>
                <w:sz w:val="20"/>
                <w:szCs w:val="20"/>
                <w:lang w:val="en-US"/>
              </w:rPr>
              <w:t>)</w:t>
            </w:r>
          </w:p>
        </w:tc>
        <w:tc>
          <w:tcPr>
            <w:tcW w:w="833" w:type="dxa"/>
            <w:shd w:val="clear" w:color="000000" w:fill="FFFFFF"/>
            <w:noWrap/>
            <w:vAlign w:val="bottom"/>
            <w:hideMark/>
          </w:tcPr>
          <w:p w14:paraId="070FFA4B"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0.23</w:t>
            </w:r>
          </w:p>
        </w:tc>
        <w:tc>
          <w:tcPr>
            <w:tcW w:w="794" w:type="dxa"/>
            <w:shd w:val="clear" w:color="000000" w:fill="FFFFFF"/>
            <w:noWrap/>
            <w:vAlign w:val="bottom"/>
            <w:hideMark/>
          </w:tcPr>
          <w:p w14:paraId="0B01B2EA"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5.37</w:t>
            </w:r>
          </w:p>
        </w:tc>
        <w:tc>
          <w:tcPr>
            <w:tcW w:w="568" w:type="dxa"/>
            <w:noWrap/>
            <w:vAlign w:val="bottom"/>
            <w:hideMark/>
          </w:tcPr>
          <w:p w14:paraId="5B39802A"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0.87</w:t>
            </w:r>
          </w:p>
        </w:tc>
        <w:tc>
          <w:tcPr>
            <w:tcW w:w="640" w:type="dxa"/>
            <w:noWrap/>
            <w:vAlign w:val="bottom"/>
            <w:hideMark/>
          </w:tcPr>
          <w:p w14:paraId="47F6BE33"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0.93</w:t>
            </w:r>
          </w:p>
        </w:tc>
        <w:tc>
          <w:tcPr>
            <w:tcW w:w="733" w:type="dxa"/>
            <w:noWrap/>
            <w:vAlign w:val="bottom"/>
            <w:hideMark/>
          </w:tcPr>
          <w:p w14:paraId="5FEB766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3.15</w:t>
            </w:r>
          </w:p>
        </w:tc>
        <w:tc>
          <w:tcPr>
            <w:tcW w:w="822" w:type="dxa"/>
            <w:noWrap/>
            <w:vAlign w:val="bottom"/>
            <w:hideMark/>
          </w:tcPr>
          <w:p w14:paraId="672B33DF"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5.98</w:t>
            </w:r>
          </w:p>
        </w:tc>
        <w:tc>
          <w:tcPr>
            <w:tcW w:w="566" w:type="dxa"/>
            <w:noWrap/>
            <w:vAlign w:val="bottom"/>
            <w:hideMark/>
          </w:tcPr>
          <w:p w14:paraId="7F71F103"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0.82</w:t>
            </w:r>
          </w:p>
        </w:tc>
        <w:tc>
          <w:tcPr>
            <w:tcW w:w="640" w:type="dxa"/>
            <w:gridSpan w:val="2"/>
            <w:noWrap/>
            <w:vAlign w:val="bottom"/>
            <w:hideMark/>
          </w:tcPr>
          <w:p w14:paraId="5137FBB9"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0.90</w:t>
            </w:r>
          </w:p>
        </w:tc>
      </w:tr>
      <w:tr w:rsidR="007C4E36" w:rsidRPr="007C4E36" w14:paraId="2BB0D8B9" w14:textId="77777777" w:rsidTr="00567C9F">
        <w:trPr>
          <w:gridAfter w:val="1"/>
          <w:wAfter w:w="7" w:type="dxa"/>
          <w:trHeight w:val="285"/>
        </w:trPr>
        <w:tc>
          <w:tcPr>
            <w:tcW w:w="2440" w:type="dxa"/>
            <w:shd w:val="clear" w:color="000000" w:fill="FFFFFF"/>
            <w:noWrap/>
            <w:vAlign w:val="bottom"/>
            <w:hideMark/>
          </w:tcPr>
          <w:p w14:paraId="5B37AB2C"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Stalk fresh mass (t ha</w:t>
            </w:r>
            <w:r w:rsidRPr="00C23ED6">
              <w:rPr>
                <w:rFonts w:ascii="Times New Roman" w:eastAsia="Times New Roman" w:hAnsi="Times New Roman" w:cs="Times New Roman"/>
                <w:color w:val="000000"/>
                <w:sz w:val="20"/>
                <w:szCs w:val="20"/>
                <w:vertAlign w:val="superscript"/>
                <w:lang w:val="en-US"/>
              </w:rPr>
              <w:t>-1</w:t>
            </w:r>
            <w:r w:rsidRPr="007C4E36">
              <w:rPr>
                <w:rFonts w:ascii="Times New Roman" w:eastAsia="Times New Roman" w:hAnsi="Times New Roman" w:cs="Times New Roman"/>
                <w:color w:val="000000"/>
                <w:sz w:val="20"/>
                <w:szCs w:val="20"/>
                <w:lang w:val="en-US"/>
              </w:rPr>
              <w:t>)</w:t>
            </w:r>
          </w:p>
        </w:tc>
        <w:tc>
          <w:tcPr>
            <w:tcW w:w="833" w:type="dxa"/>
            <w:shd w:val="clear" w:color="000000" w:fill="FFFFFF"/>
            <w:noWrap/>
            <w:vAlign w:val="bottom"/>
            <w:hideMark/>
          </w:tcPr>
          <w:p w14:paraId="01AE8CA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-15.72</w:t>
            </w:r>
          </w:p>
        </w:tc>
        <w:tc>
          <w:tcPr>
            <w:tcW w:w="794" w:type="dxa"/>
            <w:shd w:val="clear" w:color="000000" w:fill="FFFFFF"/>
            <w:noWrap/>
            <w:vAlign w:val="bottom"/>
            <w:hideMark/>
          </w:tcPr>
          <w:p w14:paraId="2055C79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27.33</w:t>
            </w:r>
          </w:p>
        </w:tc>
        <w:tc>
          <w:tcPr>
            <w:tcW w:w="568" w:type="dxa"/>
            <w:noWrap/>
            <w:vAlign w:val="bottom"/>
            <w:hideMark/>
          </w:tcPr>
          <w:p w14:paraId="15D5DFAB"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0.93</w:t>
            </w:r>
          </w:p>
        </w:tc>
        <w:tc>
          <w:tcPr>
            <w:tcW w:w="640" w:type="dxa"/>
            <w:noWrap/>
            <w:vAlign w:val="bottom"/>
            <w:hideMark/>
          </w:tcPr>
          <w:p w14:paraId="48F2735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0.92</w:t>
            </w:r>
          </w:p>
        </w:tc>
        <w:tc>
          <w:tcPr>
            <w:tcW w:w="733" w:type="dxa"/>
            <w:noWrap/>
            <w:vAlign w:val="bottom"/>
            <w:hideMark/>
          </w:tcPr>
          <w:p w14:paraId="1840CB98"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-5.34</w:t>
            </w:r>
          </w:p>
        </w:tc>
        <w:tc>
          <w:tcPr>
            <w:tcW w:w="822" w:type="dxa"/>
            <w:noWrap/>
            <w:vAlign w:val="bottom"/>
            <w:hideMark/>
          </w:tcPr>
          <w:p w14:paraId="08CF5605"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28.30</w:t>
            </w:r>
          </w:p>
        </w:tc>
        <w:tc>
          <w:tcPr>
            <w:tcW w:w="566" w:type="dxa"/>
            <w:noWrap/>
            <w:vAlign w:val="bottom"/>
            <w:hideMark/>
          </w:tcPr>
          <w:p w14:paraId="1523C274"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0.87</w:t>
            </w:r>
          </w:p>
        </w:tc>
        <w:tc>
          <w:tcPr>
            <w:tcW w:w="640" w:type="dxa"/>
            <w:gridSpan w:val="2"/>
            <w:noWrap/>
            <w:vAlign w:val="bottom"/>
            <w:hideMark/>
          </w:tcPr>
          <w:p w14:paraId="17E79E4E"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0.91</w:t>
            </w:r>
          </w:p>
        </w:tc>
      </w:tr>
      <w:tr w:rsidR="007C4E36" w:rsidRPr="007C4E36" w14:paraId="24ED3730" w14:textId="77777777" w:rsidTr="00567C9F">
        <w:trPr>
          <w:gridAfter w:val="1"/>
          <w:wAfter w:w="7" w:type="dxa"/>
          <w:trHeight w:val="285"/>
        </w:trPr>
        <w:tc>
          <w:tcPr>
            <w:tcW w:w="2440" w:type="dxa"/>
            <w:tcBorders>
              <w:bottom w:val="single" w:sz="4" w:space="0" w:color="auto"/>
            </w:tcBorders>
            <w:shd w:val="clear" w:color="000000" w:fill="FFFFFF"/>
            <w:noWrap/>
            <w:vAlign w:val="bottom"/>
            <w:hideMark/>
          </w:tcPr>
          <w:p w14:paraId="3A770880" w14:textId="77777777" w:rsidR="007C4E36" w:rsidRPr="007C4E36" w:rsidRDefault="007C4E36" w:rsidP="007C4E36">
            <w:pPr>
              <w:spacing w:after="0" w:line="240" w:lineRule="auto"/>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POL (%)</w:t>
            </w:r>
          </w:p>
        </w:tc>
        <w:tc>
          <w:tcPr>
            <w:tcW w:w="833" w:type="dxa"/>
            <w:tcBorders>
              <w:bottom w:val="single" w:sz="4" w:space="0" w:color="auto"/>
            </w:tcBorders>
            <w:shd w:val="clear" w:color="000000" w:fill="FFFFFF"/>
            <w:noWrap/>
            <w:vAlign w:val="bottom"/>
            <w:hideMark/>
          </w:tcPr>
          <w:p w14:paraId="038DE16F"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7.87</w:t>
            </w:r>
          </w:p>
        </w:tc>
        <w:tc>
          <w:tcPr>
            <w:tcW w:w="794" w:type="dxa"/>
            <w:tcBorders>
              <w:bottom w:val="single" w:sz="4" w:space="0" w:color="auto"/>
            </w:tcBorders>
            <w:shd w:val="clear" w:color="000000" w:fill="FFFFFF"/>
            <w:noWrap/>
            <w:vAlign w:val="bottom"/>
            <w:hideMark/>
          </w:tcPr>
          <w:p w14:paraId="750E0503"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2.81</w:t>
            </w:r>
          </w:p>
        </w:tc>
        <w:tc>
          <w:tcPr>
            <w:tcW w:w="568" w:type="dxa"/>
            <w:tcBorders>
              <w:bottom w:val="single" w:sz="4" w:space="0" w:color="auto"/>
            </w:tcBorders>
            <w:noWrap/>
            <w:vAlign w:val="bottom"/>
            <w:hideMark/>
          </w:tcPr>
          <w:p w14:paraId="35E32BF1"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0.97</w:t>
            </w:r>
          </w:p>
        </w:tc>
        <w:tc>
          <w:tcPr>
            <w:tcW w:w="640" w:type="dxa"/>
            <w:tcBorders>
              <w:bottom w:val="single" w:sz="4" w:space="0" w:color="auto"/>
            </w:tcBorders>
            <w:noWrap/>
            <w:vAlign w:val="bottom"/>
            <w:hideMark/>
          </w:tcPr>
          <w:p w14:paraId="67198D19"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0.67</w:t>
            </w:r>
          </w:p>
        </w:tc>
        <w:tc>
          <w:tcPr>
            <w:tcW w:w="733" w:type="dxa"/>
            <w:tcBorders>
              <w:bottom w:val="single" w:sz="4" w:space="0" w:color="auto"/>
            </w:tcBorders>
            <w:noWrap/>
            <w:vAlign w:val="bottom"/>
            <w:hideMark/>
          </w:tcPr>
          <w:p w14:paraId="5A46DC09"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9.33</w:t>
            </w:r>
          </w:p>
        </w:tc>
        <w:tc>
          <w:tcPr>
            <w:tcW w:w="822" w:type="dxa"/>
            <w:tcBorders>
              <w:bottom w:val="single" w:sz="4" w:space="0" w:color="auto"/>
            </w:tcBorders>
            <w:noWrap/>
            <w:vAlign w:val="bottom"/>
            <w:hideMark/>
          </w:tcPr>
          <w:p w14:paraId="6B742AF2"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3.05</w:t>
            </w:r>
          </w:p>
        </w:tc>
        <w:tc>
          <w:tcPr>
            <w:tcW w:w="566" w:type="dxa"/>
            <w:tcBorders>
              <w:bottom w:val="single" w:sz="4" w:space="0" w:color="auto"/>
            </w:tcBorders>
            <w:noWrap/>
            <w:vAlign w:val="bottom"/>
            <w:hideMark/>
          </w:tcPr>
          <w:p w14:paraId="62A07269"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0.95</w:t>
            </w:r>
          </w:p>
        </w:tc>
        <w:tc>
          <w:tcPr>
            <w:tcW w:w="640" w:type="dxa"/>
            <w:gridSpan w:val="2"/>
            <w:tcBorders>
              <w:bottom w:val="single" w:sz="4" w:space="0" w:color="auto"/>
            </w:tcBorders>
            <w:noWrap/>
            <w:vAlign w:val="bottom"/>
            <w:hideMark/>
          </w:tcPr>
          <w:p w14:paraId="40520095" w14:textId="77777777" w:rsidR="007C4E36" w:rsidRPr="007C4E36" w:rsidRDefault="007C4E36" w:rsidP="007C4E36">
            <w:pPr>
              <w:spacing w:after="0" w:line="240" w:lineRule="auto"/>
              <w:jc w:val="center"/>
              <w:rPr>
                <w:rFonts w:ascii="Times New Roman" w:eastAsia="Times New Roman" w:hAnsi="Times New Roman" w:cs="Times New Roman"/>
                <w:color w:val="000000"/>
                <w:sz w:val="20"/>
                <w:szCs w:val="20"/>
                <w:lang w:val="en-US"/>
              </w:rPr>
            </w:pPr>
            <w:r w:rsidRPr="007C4E36">
              <w:rPr>
                <w:rFonts w:ascii="Times New Roman" w:eastAsia="Times New Roman" w:hAnsi="Times New Roman" w:cs="Times New Roman"/>
                <w:color w:val="000000"/>
                <w:sz w:val="20"/>
                <w:szCs w:val="20"/>
                <w:lang w:val="en-US"/>
              </w:rPr>
              <w:t>0.69</w:t>
            </w:r>
          </w:p>
        </w:tc>
      </w:tr>
    </w:tbl>
    <w:p w14:paraId="6CBF24FF" w14:textId="3D1EEC20" w:rsidR="00322BA5" w:rsidRDefault="00322BA5" w:rsidP="00322BA5">
      <w:pPr>
        <w:spacing w:after="0" w:line="240" w:lineRule="auto"/>
        <w:rPr>
          <w:rFonts w:ascii="Times New Roman" w:eastAsia="SimSun" w:hAnsi="Times New Roman" w:cs="Times New Roman"/>
          <w:sz w:val="24"/>
          <w:szCs w:val="24"/>
          <w:lang w:val="en-US" w:eastAsia="zh-CN"/>
        </w:rPr>
      </w:pPr>
    </w:p>
    <w:p w14:paraId="7B54CBB8" w14:textId="51E07088" w:rsidR="00FC59CA" w:rsidRPr="00FC59CA" w:rsidRDefault="00D4645D" w:rsidP="00A051FF">
      <w:pPr>
        <w:spacing w:after="0" w:line="480" w:lineRule="auto"/>
        <w:ind w:firstLine="720"/>
        <w:jc w:val="both"/>
        <w:rPr>
          <w:rFonts w:ascii="Times New Roman" w:eastAsia="SimSun" w:hAnsi="Times New Roman" w:cs="Times New Roman"/>
          <w:sz w:val="24"/>
          <w:szCs w:val="24"/>
          <w:lang w:val="en-US" w:eastAsia="zh-CN"/>
        </w:rPr>
      </w:pPr>
      <w:r>
        <w:rPr>
          <w:rFonts w:ascii="Times New Roman" w:eastAsia="Times New Roman" w:hAnsi="Times New Roman" w:cs="Times New Roman"/>
          <w:color w:val="000000" w:themeColor="text1"/>
          <w:sz w:val="24"/>
          <w:szCs w:val="24"/>
          <w:lang w:val="en-US" w:eastAsia="pt-BR"/>
        </w:rPr>
        <w:t>The s</w:t>
      </w:r>
      <w:r w:rsidR="00D202E6" w:rsidRPr="002F3F83">
        <w:rPr>
          <w:rFonts w:ascii="Times New Roman" w:eastAsia="Times New Roman" w:hAnsi="Times New Roman" w:cs="Times New Roman"/>
          <w:color w:val="000000" w:themeColor="text1"/>
          <w:sz w:val="24"/>
          <w:szCs w:val="24"/>
          <w:lang w:val="en-US" w:eastAsia="pt-BR"/>
        </w:rPr>
        <w:t xml:space="preserve">oil water content </w:t>
      </w:r>
      <w:r w:rsidR="00D202E6">
        <w:rPr>
          <w:rFonts w:ascii="Times New Roman" w:eastAsia="Times New Roman" w:hAnsi="Times New Roman" w:cs="Times New Roman"/>
          <w:color w:val="000000" w:themeColor="text1"/>
          <w:sz w:val="24"/>
          <w:szCs w:val="24"/>
          <w:lang w:val="en-US" w:eastAsia="pt-BR"/>
        </w:rPr>
        <w:t>in layers down</w:t>
      </w:r>
      <w:r w:rsidR="00D202E6" w:rsidRPr="002F3F83">
        <w:rPr>
          <w:rFonts w:ascii="Times New Roman" w:eastAsia="Times New Roman" w:hAnsi="Times New Roman" w:cs="Times New Roman"/>
          <w:color w:val="000000" w:themeColor="text1"/>
          <w:sz w:val="24"/>
          <w:szCs w:val="24"/>
          <w:lang w:val="en-US" w:eastAsia="pt-BR"/>
        </w:rPr>
        <w:t xml:space="preserve"> to 60 cm</w:t>
      </w:r>
      <w:r w:rsidR="00D202E6">
        <w:rPr>
          <w:rFonts w:ascii="Times New Roman" w:eastAsia="Times New Roman" w:hAnsi="Times New Roman" w:cs="Times New Roman"/>
          <w:color w:val="000000" w:themeColor="text1"/>
          <w:sz w:val="24"/>
          <w:szCs w:val="24"/>
          <w:lang w:val="en-US" w:eastAsia="pt-BR"/>
        </w:rPr>
        <w:t xml:space="preserve"> was well simulated by </w:t>
      </w:r>
      <w:r w:rsidR="00F40591">
        <w:rPr>
          <w:rFonts w:ascii="Times New Roman" w:eastAsia="Times New Roman" w:hAnsi="Times New Roman" w:cs="Times New Roman"/>
          <w:color w:val="000000" w:themeColor="text1"/>
          <w:sz w:val="24"/>
          <w:szCs w:val="24"/>
          <w:lang w:val="en-US" w:eastAsia="pt-BR"/>
        </w:rPr>
        <w:t>SWAP</w:t>
      </w:r>
      <w:r w:rsidR="00FE536F">
        <w:rPr>
          <w:rFonts w:ascii="Times New Roman" w:eastAsia="Times New Roman" w:hAnsi="Times New Roman" w:cs="Times New Roman"/>
          <w:color w:val="000000" w:themeColor="text1"/>
          <w:sz w:val="24"/>
          <w:szCs w:val="24"/>
          <w:lang w:val="en-US" w:eastAsia="pt-BR"/>
        </w:rPr>
        <w:t>-SAMUCA</w:t>
      </w:r>
      <w:r w:rsidR="00F40591">
        <w:rPr>
          <w:rFonts w:ascii="Times New Roman" w:eastAsia="Times New Roman" w:hAnsi="Times New Roman" w:cs="Times New Roman"/>
          <w:color w:val="000000" w:themeColor="text1"/>
          <w:sz w:val="24"/>
          <w:szCs w:val="24"/>
          <w:lang w:val="en-US" w:eastAsia="pt-BR"/>
        </w:rPr>
        <w:t xml:space="preserve"> </w:t>
      </w:r>
      <w:r w:rsidR="00322BA5" w:rsidRPr="002F3F83">
        <w:rPr>
          <w:rFonts w:ascii="Times New Roman" w:eastAsia="Times New Roman" w:hAnsi="Times New Roman" w:cs="Times New Roman"/>
          <w:color w:val="000000" w:themeColor="text1"/>
          <w:sz w:val="24"/>
          <w:szCs w:val="24"/>
          <w:lang w:val="en-US" w:eastAsia="pt-BR"/>
        </w:rPr>
        <w:t>throughout the cro</w:t>
      </w:r>
      <w:r w:rsidR="00CD4DC3">
        <w:rPr>
          <w:rFonts w:ascii="Times New Roman" w:eastAsia="Times New Roman" w:hAnsi="Times New Roman" w:cs="Times New Roman"/>
          <w:color w:val="000000" w:themeColor="text1"/>
          <w:sz w:val="24"/>
          <w:szCs w:val="24"/>
          <w:lang w:val="en-US" w:eastAsia="pt-BR"/>
        </w:rPr>
        <w:t>p’s season</w:t>
      </w:r>
      <w:r w:rsidR="00F40591">
        <w:rPr>
          <w:rFonts w:ascii="Times New Roman" w:eastAsia="Times New Roman" w:hAnsi="Times New Roman" w:cs="Times New Roman"/>
          <w:color w:val="000000" w:themeColor="text1"/>
          <w:sz w:val="24"/>
          <w:szCs w:val="24"/>
          <w:lang w:val="en-US" w:eastAsia="pt-BR"/>
        </w:rPr>
        <w:t xml:space="preserve"> (</w:t>
      </w:r>
      <w:r w:rsidR="00F40591" w:rsidRPr="002F3F83">
        <w:rPr>
          <w:rFonts w:ascii="Times New Roman" w:eastAsia="Times New Roman" w:hAnsi="Times New Roman" w:cs="Times New Roman"/>
          <w:color w:val="000000" w:themeColor="text1"/>
          <w:sz w:val="24"/>
          <w:szCs w:val="24"/>
          <w:lang w:val="en-US" w:eastAsia="pt-BR"/>
        </w:rPr>
        <w:fldChar w:fldCharType="begin"/>
      </w:r>
      <w:r w:rsidR="00F40591" w:rsidRPr="002F3F83">
        <w:rPr>
          <w:rFonts w:ascii="Times New Roman" w:eastAsia="Times New Roman" w:hAnsi="Times New Roman" w:cs="Times New Roman"/>
          <w:color w:val="000000" w:themeColor="text1"/>
          <w:sz w:val="24"/>
          <w:szCs w:val="24"/>
          <w:lang w:val="en-US" w:eastAsia="pt-BR"/>
        </w:rPr>
        <w:instrText xml:space="preserve"> REF _Ref467662264 \h </w:instrText>
      </w:r>
      <w:r w:rsidR="00F40591">
        <w:rPr>
          <w:rFonts w:ascii="Times New Roman" w:eastAsia="Times New Roman" w:hAnsi="Times New Roman" w:cs="Times New Roman"/>
          <w:color w:val="000000" w:themeColor="text1"/>
          <w:sz w:val="24"/>
          <w:szCs w:val="24"/>
          <w:lang w:val="en-US" w:eastAsia="pt-BR"/>
        </w:rPr>
        <w:instrText xml:space="preserve"> \* MERGEFORMAT </w:instrText>
      </w:r>
      <w:r w:rsidR="00F40591" w:rsidRPr="002F3F83">
        <w:rPr>
          <w:rFonts w:ascii="Times New Roman" w:eastAsia="Times New Roman" w:hAnsi="Times New Roman" w:cs="Times New Roman"/>
          <w:color w:val="000000" w:themeColor="text1"/>
          <w:sz w:val="24"/>
          <w:szCs w:val="24"/>
          <w:lang w:val="en-US" w:eastAsia="pt-BR"/>
        </w:rPr>
      </w:r>
      <w:r w:rsidR="00F40591"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9</w:t>
      </w:r>
      <w:r w:rsidR="00F40591" w:rsidRPr="002F3F83">
        <w:rPr>
          <w:rFonts w:ascii="Times New Roman" w:eastAsia="Times New Roman" w:hAnsi="Times New Roman" w:cs="Times New Roman"/>
          <w:color w:val="000000" w:themeColor="text1"/>
          <w:sz w:val="24"/>
          <w:szCs w:val="24"/>
          <w:lang w:val="en-US" w:eastAsia="pt-BR"/>
        </w:rPr>
        <w:fldChar w:fldCharType="end"/>
      </w:r>
      <w:r w:rsidR="00F40591" w:rsidRPr="002F3F83">
        <w:rPr>
          <w:rFonts w:ascii="Times New Roman" w:eastAsia="Times New Roman" w:hAnsi="Times New Roman" w:cs="Times New Roman"/>
          <w:color w:val="000000" w:themeColor="text1"/>
          <w:sz w:val="24"/>
          <w:szCs w:val="24"/>
          <w:lang w:val="en-US" w:eastAsia="pt-BR"/>
        </w:rPr>
        <w:t>)</w:t>
      </w:r>
      <w:r w:rsidR="00D202E6">
        <w:rPr>
          <w:rFonts w:ascii="Times New Roman" w:eastAsia="Times New Roman" w:hAnsi="Times New Roman" w:cs="Times New Roman"/>
          <w:color w:val="000000" w:themeColor="text1"/>
          <w:sz w:val="24"/>
          <w:szCs w:val="24"/>
          <w:lang w:val="en-US" w:eastAsia="pt-BR"/>
        </w:rPr>
        <w:t>, except</w:t>
      </w:r>
      <w:r w:rsidR="00F40591">
        <w:rPr>
          <w:rFonts w:ascii="Times New Roman" w:eastAsia="Times New Roman" w:hAnsi="Times New Roman" w:cs="Times New Roman"/>
          <w:color w:val="000000" w:themeColor="text1"/>
          <w:sz w:val="24"/>
          <w:szCs w:val="24"/>
          <w:lang w:val="en-US" w:eastAsia="pt-BR"/>
        </w:rPr>
        <w:t xml:space="preserve"> </w:t>
      </w:r>
      <w:r w:rsidR="00FE536F">
        <w:rPr>
          <w:rFonts w:ascii="Times New Roman" w:eastAsia="Times New Roman" w:hAnsi="Times New Roman" w:cs="Times New Roman"/>
          <w:color w:val="000000" w:themeColor="text1"/>
          <w:sz w:val="24"/>
          <w:szCs w:val="24"/>
          <w:lang w:val="en-US" w:eastAsia="pt-BR"/>
        </w:rPr>
        <w:t xml:space="preserve">for the </w:t>
      </w:r>
      <w:r w:rsidR="00F40591">
        <w:rPr>
          <w:rFonts w:ascii="Times New Roman" w:eastAsia="Times New Roman" w:hAnsi="Times New Roman" w:cs="Times New Roman"/>
          <w:color w:val="000000" w:themeColor="text1"/>
          <w:sz w:val="24"/>
          <w:szCs w:val="24"/>
          <w:lang w:val="en-US" w:eastAsia="pt-BR"/>
        </w:rPr>
        <w:t xml:space="preserve">period after </w:t>
      </w:r>
      <w:r w:rsidR="00CD4DC3">
        <w:rPr>
          <w:rFonts w:ascii="Times New Roman" w:eastAsia="Times New Roman" w:hAnsi="Times New Roman" w:cs="Times New Roman"/>
          <w:color w:val="000000" w:themeColor="text1"/>
          <w:sz w:val="24"/>
          <w:szCs w:val="24"/>
          <w:lang w:val="en-US" w:eastAsia="pt-BR"/>
        </w:rPr>
        <w:t xml:space="preserve">242 </w:t>
      </w:r>
      <w:r w:rsidR="001D450B">
        <w:rPr>
          <w:rFonts w:ascii="Times New Roman" w:eastAsia="Times New Roman" w:hAnsi="Times New Roman" w:cs="Times New Roman"/>
          <w:color w:val="000000" w:themeColor="text1"/>
          <w:sz w:val="24"/>
          <w:szCs w:val="24"/>
          <w:lang w:val="en-US" w:eastAsia="pt-BR"/>
        </w:rPr>
        <w:t>DAR</w:t>
      </w:r>
      <w:r w:rsidR="00322BA5" w:rsidRPr="002F3F83">
        <w:rPr>
          <w:rFonts w:ascii="Times New Roman" w:eastAsia="Times New Roman" w:hAnsi="Times New Roman" w:cs="Times New Roman"/>
          <w:color w:val="000000" w:themeColor="text1"/>
          <w:sz w:val="24"/>
          <w:szCs w:val="24"/>
          <w:lang w:val="en-US" w:eastAsia="pt-BR"/>
        </w:rPr>
        <w:t xml:space="preserve"> when a lodging event occurred </w:t>
      </w:r>
      <w:r w:rsidR="00D202E6">
        <w:rPr>
          <w:rFonts w:ascii="Times New Roman" w:eastAsia="Times New Roman" w:hAnsi="Times New Roman" w:cs="Times New Roman"/>
          <w:color w:val="000000" w:themeColor="text1"/>
          <w:sz w:val="24"/>
          <w:szCs w:val="24"/>
          <w:lang w:val="en-US" w:eastAsia="pt-BR"/>
        </w:rPr>
        <w:t>in the</w:t>
      </w:r>
      <w:r w:rsidR="00322BA5" w:rsidRPr="002F3F83">
        <w:rPr>
          <w:rFonts w:ascii="Times New Roman" w:eastAsia="Times New Roman" w:hAnsi="Times New Roman" w:cs="Times New Roman"/>
          <w:color w:val="000000" w:themeColor="text1"/>
          <w:sz w:val="24"/>
          <w:szCs w:val="24"/>
          <w:lang w:val="en-US" w:eastAsia="pt-BR"/>
        </w:rPr>
        <w:t xml:space="preserve"> experiment</w:t>
      </w:r>
      <w:r w:rsidR="00D202E6">
        <w:rPr>
          <w:rFonts w:ascii="Times New Roman" w:eastAsia="Times New Roman" w:hAnsi="Times New Roman" w:cs="Times New Roman"/>
          <w:color w:val="000000" w:themeColor="text1"/>
          <w:sz w:val="24"/>
          <w:szCs w:val="24"/>
          <w:lang w:val="en-US" w:eastAsia="pt-BR"/>
        </w:rPr>
        <w:t>al area</w:t>
      </w:r>
      <w:r w:rsidR="00322BA5" w:rsidRPr="002F3F83">
        <w:rPr>
          <w:rFonts w:ascii="Times New Roman" w:eastAsia="Times New Roman" w:hAnsi="Times New Roman" w:cs="Times New Roman"/>
          <w:color w:val="000000" w:themeColor="text1"/>
          <w:sz w:val="24"/>
          <w:szCs w:val="24"/>
          <w:lang w:val="en-US" w:eastAsia="pt-BR"/>
        </w:rPr>
        <w:t xml:space="preserve"> (</w:t>
      </w:r>
      <w:r w:rsidR="004672DF">
        <w:rPr>
          <w:rFonts w:ascii="Times New Roman" w:eastAsia="Times New Roman" w:hAnsi="Times New Roman" w:cs="Times New Roman"/>
          <w:color w:val="000000" w:themeColor="text1"/>
          <w:sz w:val="24"/>
          <w:szCs w:val="24"/>
          <w:lang w:val="en-US" w:eastAsia="pt-BR"/>
        </w:rPr>
        <w:fldChar w:fldCharType="begin"/>
      </w:r>
      <w:r w:rsidR="004672DF">
        <w:rPr>
          <w:rFonts w:ascii="Times New Roman" w:eastAsia="Times New Roman" w:hAnsi="Times New Roman" w:cs="Times New Roman"/>
          <w:color w:val="000000" w:themeColor="text1"/>
          <w:sz w:val="24"/>
          <w:szCs w:val="24"/>
          <w:lang w:val="en-US" w:eastAsia="pt-BR"/>
        </w:rPr>
        <w:instrText xml:space="preserve"> REF _Ref467663032 \h </w:instrText>
      </w:r>
      <w:r w:rsidR="004672DF">
        <w:rPr>
          <w:rFonts w:ascii="Times New Roman" w:eastAsia="Times New Roman" w:hAnsi="Times New Roman" w:cs="Times New Roman"/>
          <w:color w:val="000000" w:themeColor="text1"/>
          <w:sz w:val="24"/>
          <w:szCs w:val="24"/>
          <w:lang w:val="en-US" w:eastAsia="pt-BR"/>
        </w:rPr>
      </w:r>
      <w:r w:rsidR="004672DF">
        <w:rPr>
          <w:rFonts w:ascii="Times New Roman" w:eastAsia="Times New Roman" w:hAnsi="Times New Roman" w:cs="Times New Roman"/>
          <w:color w:val="000000" w:themeColor="text1"/>
          <w:sz w:val="24"/>
          <w:szCs w:val="24"/>
          <w:lang w:val="en-US" w:eastAsia="pt-BR"/>
        </w:rPr>
        <w:fldChar w:fldCharType="separate"/>
      </w:r>
      <w:r w:rsidR="003D38E8" w:rsidRPr="00FC59CA">
        <w:rPr>
          <w:rFonts w:ascii="Times New Roman" w:eastAsia="SimSun" w:hAnsi="Times New Roman" w:cs="Times New Roman"/>
          <w:bCs/>
          <w:szCs w:val="18"/>
          <w:lang w:val="en-AU" w:eastAsia="zh-CN"/>
        </w:rPr>
        <w:t xml:space="preserve">Figure </w:t>
      </w:r>
      <w:r w:rsidR="003D38E8">
        <w:rPr>
          <w:rFonts w:ascii="Times New Roman" w:eastAsia="SimSun" w:hAnsi="Times New Roman" w:cs="Times New Roman"/>
          <w:bCs/>
          <w:noProof/>
          <w:szCs w:val="18"/>
          <w:lang w:val="en-AU" w:eastAsia="zh-CN"/>
        </w:rPr>
        <w:t>8</w:t>
      </w:r>
      <w:r w:rsidR="004672DF">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w:t>
      </w:r>
      <w:r w:rsidR="00D202E6">
        <w:rPr>
          <w:rFonts w:ascii="Times New Roman" w:eastAsia="Times New Roman" w:hAnsi="Times New Roman" w:cs="Times New Roman"/>
          <w:color w:val="000000" w:themeColor="text1"/>
          <w:sz w:val="24"/>
          <w:szCs w:val="24"/>
          <w:lang w:val="en-US" w:eastAsia="pt-BR"/>
        </w:rPr>
        <w:t xml:space="preserve">. This kind of field perturbation is not included in </w:t>
      </w:r>
      <w:r w:rsidR="00322BA5" w:rsidRPr="002F3F83">
        <w:rPr>
          <w:rFonts w:ascii="Times New Roman" w:eastAsia="Times New Roman" w:hAnsi="Times New Roman" w:cs="Times New Roman"/>
          <w:color w:val="000000" w:themeColor="text1"/>
          <w:sz w:val="24"/>
          <w:szCs w:val="24"/>
          <w:lang w:val="en-US" w:eastAsia="pt-BR"/>
        </w:rPr>
        <w:t xml:space="preserve">model </w:t>
      </w:r>
      <w:r w:rsidR="00D202E6">
        <w:rPr>
          <w:rFonts w:ascii="Times New Roman" w:eastAsia="Times New Roman" w:hAnsi="Times New Roman" w:cs="Times New Roman"/>
          <w:color w:val="000000" w:themeColor="text1"/>
          <w:sz w:val="24"/>
          <w:szCs w:val="24"/>
          <w:lang w:val="en-US" w:eastAsia="pt-BR"/>
        </w:rPr>
        <w:t>predictions leading to a prediction mismatch</w:t>
      </w:r>
      <w:r w:rsidR="00322BA5" w:rsidRPr="002F3F83">
        <w:rPr>
          <w:rFonts w:ascii="Times New Roman" w:eastAsia="Times New Roman" w:hAnsi="Times New Roman" w:cs="Times New Roman"/>
          <w:color w:val="000000" w:themeColor="text1"/>
          <w:sz w:val="24"/>
          <w:szCs w:val="24"/>
          <w:lang w:val="en-US" w:eastAsia="pt-BR"/>
        </w:rPr>
        <w:t xml:space="preserve">. </w:t>
      </w:r>
      <w:r w:rsidR="00D202E6">
        <w:rPr>
          <w:rFonts w:ascii="Times New Roman" w:eastAsia="Times New Roman" w:hAnsi="Times New Roman" w:cs="Times New Roman"/>
          <w:color w:val="000000" w:themeColor="text1"/>
          <w:sz w:val="24"/>
          <w:szCs w:val="24"/>
          <w:lang w:val="en-US" w:eastAsia="pt-BR"/>
        </w:rPr>
        <w:lastRenderedPageBreak/>
        <w:t xml:space="preserve">Lodging </w:t>
      </w:r>
      <w:r w:rsidR="006436B2" w:rsidRPr="006436B2">
        <w:rPr>
          <w:rFonts w:ascii="Times New Roman" w:eastAsia="Times New Roman" w:hAnsi="Times New Roman" w:cs="Times New Roman"/>
          <w:bCs/>
          <w:color w:val="000000" w:themeColor="text1"/>
          <w:sz w:val="24"/>
          <w:szCs w:val="24"/>
          <w:lang w:val="en-US" w:eastAsia="pt-BR"/>
        </w:rPr>
        <w:t xml:space="preserve">is </w:t>
      </w:r>
      <w:r w:rsidR="00D202E6">
        <w:rPr>
          <w:rFonts w:ascii="Times New Roman" w:eastAsia="Times New Roman" w:hAnsi="Times New Roman" w:cs="Times New Roman"/>
          <w:bCs/>
          <w:color w:val="000000" w:themeColor="text1"/>
          <w:sz w:val="24"/>
          <w:szCs w:val="24"/>
          <w:lang w:val="en-US" w:eastAsia="pt-BR"/>
        </w:rPr>
        <w:t xml:space="preserve">frequent in </w:t>
      </w:r>
      <w:r w:rsidR="006436B2" w:rsidRPr="006436B2">
        <w:rPr>
          <w:rFonts w:ascii="Times New Roman" w:eastAsia="Times New Roman" w:hAnsi="Times New Roman" w:cs="Times New Roman"/>
          <w:bCs/>
          <w:color w:val="000000" w:themeColor="text1"/>
          <w:sz w:val="24"/>
          <w:szCs w:val="24"/>
          <w:lang w:val="en-US" w:eastAsia="pt-BR"/>
        </w:rPr>
        <w:t>“</w:t>
      </w:r>
      <w:proofErr w:type="spellStart"/>
      <w:r w:rsidR="00D202E6">
        <w:rPr>
          <w:rFonts w:ascii="Times New Roman" w:eastAsia="Times New Roman" w:hAnsi="Times New Roman" w:cs="Times New Roman"/>
          <w:bCs/>
          <w:color w:val="000000" w:themeColor="text1"/>
          <w:sz w:val="24"/>
          <w:szCs w:val="24"/>
          <w:lang w:val="en-US" w:eastAsia="pt-BR"/>
        </w:rPr>
        <w:t>C</w:t>
      </w:r>
      <w:r w:rsidR="006436B2" w:rsidRPr="006436B2">
        <w:rPr>
          <w:rFonts w:ascii="Times New Roman" w:eastAsia="Times New Roman" w:hAnsi="Times New Roman" w:cs="Times New Roman"/>
          <w:bCs/>
          <w:color w:val="000000" w:themeColor="text1"/>
          <w:sz w:val="24"/>
          <w:szCs w:val="24"/>
          <w:lang w:val="en-US" w:eastAsia="pt-BR"/>
        </w:rPr>
        <w:t>wa</w:t>
      </w:r>
      <w:proofErr w:type="spellEnd"/>
      <w:r w:rsidR="006436B2" w:rsidRPr="006436B2">
        <w:rPr>
          <w:rFonts w:ascii="Times New Roman" w:eastAsia="Times New Roman" w:hAnsi="Times New Roman" w:cs="Times New Roman"/>
          <w:bCs/>
          <w:color w:val="000000" w:themeColor="text1"/>
          <w:sz w:val="24"/>
          <w:szCs w:val="24"/>
          <w:lang w:val="en-US" w:eastAsia="pt-BR"/>
        </w:rPr>
        <w:t xml:space="preserve">” climates and </w:t>
      </w:r>
      <w:r w:rsidR="00D202E6">
        <w:rPr>
          <w:rFonts w:ascii="Times New Roman" w:eastAsia="Times New Roman" w:hAnsi="Times New Roman" w:cs="Times New Roman"/>
          <w:bCs/>
          <w:color w:val="000000" w:themeColor="text1"/>
          <w:sz w:val="24"/>
          <w:szCs w:val="24"/>
          <w:lang w:val="en-US" w:eastAsia="pt-BR"/>
        </w:rPr>
        <w:t xml:space="preserve">has increased over </w:t>
      </w:r>
      <w:r w:rsidR="006436B2" w:rsidRPr="006436B2">
        <w:rPr>
          <w:rFonts w:ascii="Times New Roman" w:eastAsia="Times New Roman" w:hAnsi="Times New Roman" w:cs="Times New Roman"/>
          <w:bCs/>
          <w:color w:val="000000" w:themeColor="text1"/>
          <w:sz w:val="24"/>
          <w:szCs w:val="24"/>
          <w:lang w:val="en-US" w:eastAsia="pt-BR"/>
        </w:rPr>
        <w:t xml:space="preserve">the past years </w:t>
      </w:r>
      <w:r w:rsidR="006436B2" w:rsidRPr="006436B2">
        <w:rPr>
          <w:rFonts w:ascii="Times New Roman" w:eastAsia="Times New Roman" w:hAnsi="Times New Roman" w:cs="Times New Roman"/>
          <w:bCs/>
          <w:color w:val="000000" w:themeColor="text1"/>
          <w:sz w:val="24"/>
          <w:szCs w:val="24"/>
          <w:lang w:val="en-US" w:eastAsia="pt-BR"/>
        </w:rPr>
        <w:fldChar w:fldCharType="begin" w:fldLock="1"/>
      </w:r>
      <w:r w:rsidR="00521BEE">
        <w:rPr>
          <w:rFonts w:ascii="Times New Roman" w:eastAsia="Times New Roman" w:hAnsi="Times New Roman" w:cs="Times New Roman"/>
          <w:bCs/>
          <w:color w:val="000000" w:themeColor="text1"/>
          <w:sz w:val="24"/>
          <w:szCs w:val="24"/>
          <w:lang w:val="en-US" w:eastAsia="pt-BR"/>
        </w:rPr>
        <w:instrText>ADDIN CSL_CITATION { "citationItems" : [ { "id" : "ITEM-1", "itemData" : { "DOI" : "10.1007/s10584-012-0504-7", "ISSN" : "1573-1480", "abstract" : "Significant positive trends are found in the evolution of daily rainfall extremes in the city of S{\u00e3}o Paulo (Brazil) from 1933 to 2010. Climatic indices including ENSO, PDO, NAO and the sea surface temperature at the coast near S{\u00e3}o Paulo explain 85\u00a0{%} of the increasing frequency of extremes during the dry season. During the wet season the climatic indices and the local sea surface temperature explain a smaller fraction of the total variance when compared to the dry season indicating that other factors such as the growth of the urban heat island and the role of air pollution in cloud microphysics need to be taken into account to explain the observed trends over the almost eight decades.", "author" : [ { "dropping-particle" : "", "family" : "Silva Dias", "given" : "Maria A F", "non-dropping-particle" : "", "parse-names" : false, "suffix" : "" }, { "dropping-particle" : "", "family" : "Dias", "given" : "Juliana", "non-dropping-particle" : "", "parse-names" : false, "suffix" : "" }, { "dropping-particle" : "V", "family" : "Carvalho", "given" : "Leila M", "non-dropping-particle" : "", "parse-names" : false, "suffix" : "" }, { "dropping-particle" : "", "family" : "Freitas", "given" : "Edmilson D", "non-dropping-particle" : "", "parse-names" : false, "suffix" : "" }, { "dropping-particle" : "", "family" : "Silva Dias", "given" : "Pedro L", "non-dropping-particle" : "", "parse-names" : false, "suffix" : "" } ], "container-title" : "Climatic Change", "id" : "ITEM-1", "issue" : "3", "issued" : { "date-parts" : [ [ "2013" ] ] }, "page" : "705-722", "title" : "Changes in extreme daily rainfall for S{\u00e3}o Paulo, Brazil", "type" : "article-journal", "volume" : "116" }, "uris" : [ "http://www.mendeley.com/documents/?uuid=291ecbc6-b257-48cc-9859-9c266e7d4cb7" ] } ], "mendeley" : { "formattedCitation" : "(Silva Dias et al. 2013)", "plainTextFormattedCitation" : "(Silva Dias et al. 2013)", "previouslyFormattedCitation" : "(Silva Dias &lt;i&gt;et al.&lt;/i&gt;, 2013)" }, "properties" : { "noteIndex" : 0 }, "schema" : "https://github.com/citation-style-language/schema/raw/master/csl-citation.json" }</w:instrText>
      </w:r>
      <w:r w:rsidR="006436B2" w:rsidRPr="006436B2">
        <w:rPr>
          <w:rFonts w:ascii="Times New Roman" w:eastAsia="Times New Roman" w:hAnsi="Times New Roman" w:cs="Times New Roman"/>
          <w:bCs/>
          <w:color w:val="000000" w:themeColor="text1"/>
          <w:sz w:val="24"/>
          <w:szCs w:val="24"/>
          <w:lang w:val="en-US" w:eastAsia="pt-BR"/>
        </w:rPr>
        <w:fldChar w:fldCharType="separate"/>
      </w:r>
      <w:r w:rsidR="00521BEE" w:rsidRPr="00521BEE">
        <w:rPr>
          <w:rFonts w:ascii="Times New Roman" w:eastAsia="Times New Roman" w:hAnsi="Times New Roman" w:cs="Times New Roman"/>
          <w:bCs/>
          <w:noProof/>
          <w:color w:val="000000" w:themeColor="text1"/>
          <w:sz w:val="24"/>
          <w:szCs w:val="24"/>
          <w:lang w:val="en-US" w:eastAsia="pt-BR"/>
        </w:rPr>
        <w:t>(Silva Dias et al. 2013)</w:t>
      </w:r>
      <w:r w:rsidR="006436B2" w:rsidRPr="006436B2">
        <w:rPr>
          <w:rFonts w:ascii="Times New Roman" w:eastAsia="Times New Roman" w:hAnsi="Times New Roman" w:cs="Times New Roman"/>
          <w:color w:val="000000" w:themeColor="text1"/>
          <w:sz w:val="24"/>
          <w:szCs w:val="24"/>
          <w:lang w:val="en-US" w:eastAsia="pt-BR"/>
        </w:rPr>
        <w:fldChar w:fldCharType="end"/>
      </w:r>
      <w:r w:rsidR="006436B2" w:rsidRPr="006436B2">
        <w:rPr>
          <w:rFonts w:ascii="Times New Roman" w:eastAsia="Times New Roman" w:hAnsi="Times New Roman" w:cs="Times New Roman"/>
          <w:bCs/>
          <w:color w:val="000000" w:themeColor="text1"/>
          <w:sz w:val="24"/>
          <w:szCs w:val="24"/>
          <w:lang w:val="en-US" w:eastAsia="pt-BR"/>
        </w:rPr>
        <w:t>.</w:t>
      </w:r>
      <w:r w:rsidR="00A051FF">
        <w:rPr>
          <w:rFonts w:ascii="Times New Roman" w:eastAsia="Times New Roman" w:hAnsi="Times New Roman" w:cs="Times New Roman"/>
          <w:bCs/>
          <w:color w:val="000000" w:themeColor="text1"/>
          <w:sz w:val="24"/>
          <w:szCs w:val="24"/>
          <w:lang w:val="en-US" w:eastAsia="pt-BR"/>
        </w:rPr>
        <w:t xml:space="preserve"> After lodging</w:t>
      </w:r>
      <w:r w:rsidR="00D202E6">
        <w:rPr>
          <w:rFonts w:ascii="Times New Roman" w:eastAsia="Times New Roman" w:hAnsi="Times New Roman" w:cs="Times New Roman"/>
          <w:bCs/>
          <w:color w:val="000000" w:themeColor="text1"/>
          <w:sz w:val="24"/>
          <w:szCs w:val="24"/>
          <w:lang w:val="en-US" w:eastAsia="pt-BR"/>
        </w:rPr>
        <w:t>,</w:t>
      </w:r>
      <w:r w:rsidR="00A051FF">
        <w:rPr>
          <w:rFonts w:ascii="Times New Roman" w:eastAsia="Times New Roman" w:hAnsi="Times New Roman" w:cs="Times New Roman"/>
          <w:bCs/>
          <w:color w:val="000000" w:themeColor="text1"/>
          <w:sz w:val="24"/>
          <w:szCs w:val="24"/>
          <w:lang w:val="en-US" w:eastAsia="pt-BR"/>
        </w:rPr>
        <w:t xml:space="preserve"> </w:t>
      </w:r>
      <w:r w:rsidR="00D202E6">
        <w:rPr>
          <w:rFonts w:ascii="Times New Roman" w:eastAsia="Times New Roman" w:hAnsi="Times New Roman" w:cs="Times New Roman"/>
          <w:bCs/>
          <w:color w:val="000000" w:themeColor="text1"/>
          <w:sz w:val="24"/>
          <w:szCs w:val="24"/>
          <w:lang w:val="en-US" w:eastAsia="pt-BR"/>
        </w:rPr>
        <w:t xml:space="preserve">the </w:t>
      </w:r>
      <w:r w:rsidR="00A051FF">
        <w:rPr>
          <w:rFonts w:ascii="Times New Roman" w:eastAsia="Times New Roman" w:hAnsi="Times New Roman" w:cs="Times New Roman"/>
          <w:bCs/>
          <w:color w:val="000000" w:themeColor="text1"/>
          <w:sz w:val="24"/>
          <w:szCs w:val="24"/>
          <w:lang w:val="en-US" w:eastAsia="pt-BR"/>
        </w:rPr>
        <w:t>soil water content was mostly underestimated by the model</w:t>
      </w:r>
      <w:r w:rsidR="00D202E6">
        <w:rPr>
          <w:rFonts w:ascii="Times New Roman" w:eastAsia="Times New Roman" w:hAnsi="Times New Roman" w:cs="Times New Roman"/>
          <w:bCs/>
          <w:color w:val="000000" w:themeColor="text1"/>
          <w:sz w:val="24"/>
          <w:szCs w:val="24"/>
          <w:lang w:val="en-US" w:eastAsia="pt-BR"/>
        </w:rPr>
        <w:t xml:space="preserve">. This may also explain </w:t>
      </w:r>
      <w:r w:rsidR="00A051FF">
        <w:rPr>
          <w:rFonts w:ascii="Times New Roman" w:eastAsia="Times New Roman" w:hAnsi="Times New Roman" w:cs="Times New Roman"/>
          <w:bCs/>
          <w:color w:val="000000" w:themeColor="text1"/>
          <w:sz w:val="24"/>
          <w:szCs w:val="24"/>
          <w:lang w:val="en-US" w:eastAsia="pt-BR"/>
        </w:rPr>
        <w:t xml:space="preserve">the lower </w:t>
      </w:r>
      <w:r w:rsidR="00D202E6">
        <w:rPr>
          <w:rFonts w:ascii="Times New Roman" w:eastAsia="Times New Roman" w:hAnsi="Times New Roman" w:cs="Times New Roman"/>
          <w:bCs/>
          <w:color w:val="000000" w:themeColor="text1"/>
          <w:sz w:val="24"/>
          <w:szCs w:val="24"/>
          <w:lang w:val="en-US" w:eastAsia="pt-BR"/>
        </w:rPr>
        <w:t>predicted</w:t>
      </w:r>
      <w:r w:rsidR="00A051FF">
        <w:rPr>
          <w:rFonts w:ascii="Times New Roman" w:eastAsia="Times New Roman" w:hAnsi="Times New Roman" w:cs="Times New Roman"/>
          <w:bCs/>
          <w:color w:val="000000" w:themeColor="text1"/>
          <w:sz w:val="24"/>
          <w:szCs w:val="24"/>
          <w:lang w:val="en-US" w:eastAsia="pt-BR"/>
        </w:rPr>
        <w:t xml:space="preserve"> yield</w:t>
      </w:r>
      <w:r w:rsidR="00D202E6">
        <w:rPr>
          <w:rFonts w:ascii="Times New Roman" w:eastAsia="Times New Roman" w:hAnsi="Times New Roman" w:cs="Times New Roman"/>
          <w:bCs/>
          <w:color w:val="000000" w:themeColor="text1"/>
          <w:sz w:val="24"/>
          <w:szCs w:val="24"/>
          <w:lang w:val="en-US" w:eastAsia="pt-BR"/>
        </w:rPr>
        <w:t>s</w:t>
      </w:r>
      <w:r w:rsidR="00A051FF">
        <w:rPr>
          <w:rFonts w:ascii="Times New Roman" w:eastAsia="Times New Roman" w:hAnsi="Times New Roman" w:cs="Times New Roman"/>
          <w:bCs/>
          <w:color w:val="000000" w:themeColor="text1"/>
          <w:sz w:val="24"/>
          <w:szCs w:val="24"/>
          <w:lang w:val="en-US" w:eastAsia="pt-BR"/>
        </w:rPr>
        <w:t xml:space="preserve"> for stalk fresh mass (</w:t>
      </w:r>
      <w:r w:rsidR="00A051FF">
        <w:rPr>
          <w:rFonts w:ascii="Times New Roman" w:eastAsia="Times New Roman" w:hAnsi="Times New Roman" w:cs="Times New Roman"/>
          <w:bCs/>
          <w:color w:val="000000" w:themeColor="text1"/>
          <w:sz w:val="24"/>
          <w:szCs w:val="24"/>
          <w:lang w:val="en-US" w:eastAsia="pt-BR"/>
        </w:rPr>
        <w:fldChar w:fldCharType="begin"/>
      </w:r>
      <w:r w:rsidR="00A051FF">
        <w:rPr>
          <w:rFonts w:ascii="Times New Roman" w:eastAsia="Times New Roman" w:hAnsi="Times New Roman" w:cs="Times New Roman"/>
          <w:bCs/>
          <w:color w:val="000000" w:themeColor="text1"/>
          <w:sz w:val="24"/>
          <w:szCs w:val="24"/>
          <w:lang w:val="en-US" w:eastAsia="pt-BR"/>
        </w:rPr>
        <w:instrText xml:space="preserve"> REF _Ref467631255 \h </w:instrText>
      </w:r>
      <w:r w:rsidR="00A051FF">
        <w:rPr>
          <w:rFonts w:ascii="Times New Roman" w:eastAsia="Times New Roman" w:hAnsi="Times New Roman" w:cs="Times New Roman"/>
          <w:bCs/>
          <w:color w:val="000000" w:themeColor="text1"/>
          <w:sz w:val="24"/>
          <w:szCs w:val="24"/>
          <w:lang w:val="en-US" w:eastAsia="pt-BR"/>
        </w:rPr>
      </w:r>
      <w:r w:rsidR="00A051FF">
        <w:rPr>
          <w:rFonts w:ascii="Times New Roman" w:eastAsia="Times New Roman" w:hAnsi="Times New Roman" w:cs="Times New Roman"/>
          <w:bCs/>
          <w:color w:val="000000" w:themeColor="text1"/>
          <w:sz w:val="24"/>
          <w:szCs w:val="24"/>
          <w:lang w:val="en-US" w:eastAsia="pt-BR"/>
        </w:rPr>
        <w:fldChar w:fldCharType="separate"/>
      </w:r>
      <w:r w:rsidR="00A051FF" w:rsidRPr="002F3F83">
        <w:rPr>
          <w:rFonts w:ascii="Times New Roman" w:eastAsia="SimSun" w:hAnsi="Times New Roman" w:cs="Times New Roman"/>
          <w:bCs/>
          <w:szCs w:val="18"/>
          <w:lang w:val="en-US" w:eastAsia="zh-CN"/>
        </w:rPr>
        <w:t xml:space="preserve">Figure </w:t>
      </w:r>
      <w:r w:rsidR="00A051FF">
        <w:rPr>
          <w:rFonts w:ascii="Times New Roman" w:eastAsia="SimSun" w:hAnsi="Times New Roman" w:cs="Times New Roman"/>
          <w:bCs/>
          <w:noProof/>
          <w:szCs w:val="18"/>
          <w:lang w:val="en-US" w:eastAsia="zh-CN"/>
        </w:rPr>
        <w:t>6</w:t>
      </w:r>
      <w:r w:rsidR="00A051FF">
        <w:rPr>
          <w:rFonts w:ascii="Times New Roman" w:eastAsia="Times New Roman" w:hAnsi="Times New Roman" w:cs="Times New Roman"/>
          <w:bCs/>
          <w:color w:val="000000" w:themeColor="text1"/>
          <w:sz w:val="24"/>
          <w:szCs w:val="24"/>
          <w:lang w:val="en-US" w:eastAsia="pt-BR"/>
        </w:rPr>
        <w:fldChar w:fldCharType="end"/>
      </w:r>
      <w:r w:rsidR="00A051FF">
        <w:rPr>
          <w:rFonts w:ascii="Times New Roman" w:eastAsia="Times New Roman" w:hAnsi="Times New Roman" w:cs="Times New Roman"/>
          <w:bCs/>
          <w:color w:val="000000" w:themeColor="text1"/>
          <w:sz w:val="24"/>
          <w:szCs w:val="24"/>
          <w:lang w:val="en-US" w:eastAsia="pt-BR"/>
        </w:rPr>
        <w:t xml:space="preserve">). </w:t>
      </w:r>
    </w:p>
    <w:p w14:paraId="7F185B09" w14:textId="77777777" w:rsidR="00FC59CA" w:rsidRPr="00FC59CA" w:rsidRDefault="00FC59CA" w:rsidP="00FC59CA">
      <w:pPr>
        <w:spacing w:after="0" w:line="240" w:lineRule="auto"/>
        <w:rPr>
          <w:rFonts w:ascii="Times New Roman" w:eastAsia="SimSun" w:hAnsi="Times New Roman" w:cs="Times New Roman"/>
          <w:sz w:val="24"/>
          <w:szCs w:val="24"/>
          <w:lang w:val="en-US" w:eastAsia="zh-CN"/>
        </w:rPr>
      </w:pPr>
    </w:p>
    <w:p w14:paraId="64695896" w14:textId="77777777" w:rsidR="00FC59CA" w:rsidRPr="00FC59CA" w:rsidRDefault="00FC59CA" w:rsidP="00FC59CA">
      <w:pPr>
        <w:keepNext/>
        <w:spacing w:after="0" w:line="240" w:lineRule="auto"/>
        <w:rPr>
          <w:rFonts w:ascii="Times New Roman" w:eastAsia="SimSun" w:hAnsi="Times New Roman" w:cs="Times New Roman"/>
          <w:sz w:val="24"/>
          <w:szCs w:val="24"/>
          <w:lang w:val="en-US" w:eastAsia="zh-CN"/>
        </w:rPr>
      </w:pPr>
      <w:commentRangeStart w:id="513"/>
      <w:r w:rsidRPr="00FC59CA">
        <w:rPr>
          <w:rFonts w:ascii="Times New Roman" w:eastAsia="SimSun" w:hAnsi="Times New Roman" w:cs="Times New Roman"/>
          <w:sz w:val="24"/>
          <w:szCs w:val="24"/>
          <w:lang w:val="en-US" w:eastAsia="zh-CN"/>
        </w:rPr>
        <w:t xml:space="preserve">   </w:t>
      </w:r>
      <w:r w:rsidRPr="00FC59CA">
        <w:rPr>
          <w:rFonts w:ascii="Times New Roman" w:eastAsia="SimSun" w:hAnsi="Times New Roman" w:cs="Times New Roman"/>
          <w:noProof/>
          <w:sz w:val="24"/>
          <w:szCs w:val="24"/>
          <w:lang w:eastAsia="pt-BR"/>
        </w:rPr>
        <mc:AlternateContent>
          <mc:Choice Requires="wpg">
            <w:drawing>
              <wp:inline distT="0" distB="0" distL="0" distR="0" wp14:anchorId="58EC3337" wp14:editId="77D52B35">
                <wp:extent cx="2498757" cy="1883121"/>
                <wp:effectExtent l="0" t="0" r="0" b="3175"/>
                <wp:docPr id="56" name="Grupo 27"/>
                <wp:cNvGraphicFramePr/>
                <a:graphic xmlns:a="http://schemas.openxmlformats.org/drawingml/2006/main">
                  <a:graphicData uri="http://schemas.microsoft.com/office/word/2010/wordprocessingGroup">
                    <wpg:wgp>
                      <wpg:cNvGrpSpPr/>
                      <wpg:grpSpPr>
                        <a:xfrm>
                          <a:off x="0" y="0"/>
                          <a:ext cx="2498757" cy="1883121"/>
                          <a:chOff x="0" y="0"/>
                          <a:chExt cx="7874237" cy="5005536"/>
                        </a:xfrm>
                      </wpg:grpSpPr>
                      <pic:pic xmlns:pic="http://schemas.openxmlformats.org/drawingml/2006/picture">
                        <pic:nvPicPr>
                          <pic:cNvPr id="57" name="Imagem 5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74237" cy="5005536"/>
                          </a:xfrm>
                          <a:prstGeom prst="rect">
                            <a:avLst/>
                          </a:prstGeom>
                        </pic:spPr>
                      </pic:pic>
                      <wps:wsp>
                        <wps:cNvPr id="58" name="Caixa de Texto 2"/>
                        <wps:cNvSpPr txBox="1">
                          <a:spLocks noChangeArrowheads="1"/>
                        </wps:cNvSpPr>
                        <wps:spPr bwMode="auto">
                          <a:xfrm>
                            <a:off x="191093" y="130816"/>
                            <a:ext cx="2005706" cy="807721"/>
                          </a:xfrm>
                          <a:prstGeom prst="rect">
                            <a:avLst/>
                          </a:prstGeom>
                          <a:solidFill>
                            <a:srgbClr val="FFFFFF"/>
                          </a:solidFill>
                          <a:ln w="0">
                            <a:solidFill>
                              <a:srgbClr val="000000"/>
                            </a:solidFill>
                            <a:miter lim="800000"/>
                            <a:headEnd/>
                            <a:tailEnd/>
                          </a:ln>
                        </wps:spPr>
                        <wps:txbx>
                          <w:txbxContent>
                            <w:p w14:paraId="270B58C8" w14:textId="7D10E555" w:rsidR="001B43B9" w:rsidRPr="007253AD" w:rsidRDefault="001B43B9" w:rsidP="00FC59CA">
                              <w:pPr>
                                <w:pStyle w:val="NormalWeb"/>
                                <w:spacing w:after="160" w:line="256" w:lineRule="auto"/>
                                <w:rPr>
                                  <w:sz w:val="12"/>
                                </w:rPr>
                              </w:pPr>
                              <w:r>
                                <w:rPr>
                                  <w:rFonts w:eastAsia="Calibri"/>
                                  <w:color w:val="000000"/>
                                  <w:kern w:val="24"/>
                                  <w:sz w:val="14"/>
                                  <w:szCs w:val="28"/>
                                </w:rPr>
                                <w:t>03/04/2015 (DAR</w:t>
                              </w:r>
                              <w:r w:rsidRPr="00FC59CA">
                                <w:rPr>
                                  <w:rFonts w:eastAsia="Calibri"/>
                                  <w:color w:val="000000"/>
                                  <w:kern w:val="24"/>
                                  <w:sz w:val="14"/>
                                  <w:szCs w:val="28"/>
                                </w:rPr>
                                <w:t>=232)</w:t>
                              </w:r>
                            </w:p>
                          </w:txbxContent>
                        </wps:txbx>
                        <wps:bodyPr rot="0" vert="horz" wrap="square" lIns="91440" tIns="45720" rIns="91440" bIns="45720" anchor="t" anchorCtr="0">
                          <a:noAutofit/>
                        </wps:bodyPr>
                      </wps:wsp>
                    </wpg:wgp>
                  </a:graphicData>
                </a:graphic>
              </wp:inline>
            </w:drawing>
          </mc:Choice>
          <mc:Fallback>
            <w:pict>
              <v:group w14:anchorId="58EC3337" id="Grupo 27" o:spid="_x0000_s1026" style="width:196.75pt;height:148.3pt;mso-position-horizontal-relative:char;mso-position-vertical-relative:line" coordsize="78742,50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7" o:spid="_x0000_s1027" type="#_x0000_t75" style="position:absolute;width:78742;height:50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">
                  <v:imagedata r:id="rId32" o:title=""/>
                </v:shape>
                <v:shapetype id="_x0000_t202" coordsize="21600,21600" o:spt="202" path="m,l,21600r21600,l21600,xe">
                  <v:stroke joinstyle="miter"/>
                  <v:path gradientshapeok="t" o:connecttype="rect"/>
                </v:shapetype>
                <v:shape id="Caixa de Texto 2" o:spid="_x0000_s1028" type="#_x0000_t202" style="position:absolute;left:1910;top:1308;width:20057;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" strokeweight="0">
                  <v:textbox>
                    <w:txbxContent>
                      <w:p w14:paraId="270B58C8" w14:textId="7D10E555" w:rsidR="001B43B9" w:rsidRPr="007253AD" w:rsidRDefault="001B43B9" w:rsidP="00FC59CA">
                        <w:pPr>
                          <w:pStyle w:val="NormalWeb"/>
                          <w:spacing w:after="160" w:line="256" w:lineRule="auto"/>
                          <w:rPr>
                            <w:sz w:val="12"/>
                          </w:rPr>
                        </w:pPr>
                        <w:r>
                          <w:rPr>
                            <w:rFonts w:eastAsia="Calibri"/>
                            <w:color w:val="000000"/>
                            <w:kern w:val="24"/>
                            <w:sz w:val="14"/>
                            <w:szCs w:val="28"/>
                          </w:rPr>
                          <w:t>03/04/2015 (DAR</w:t>
                        </w:r>
                        <w:r w:rsidRPr="00FC59CA">
                          <w:rPr>
                            <w:rFonts w:eastAsia="Calibri"/>
                            <w:color w:val="000000"/>
                            <w:kern w:val="24"/>
                            <w:sz w:val="14"/>
                            <w:szCs w:val="28"/>
                          </w:rPr>
                          <w:t>=232)</w:t>
                        </w:r>
                      </w:p>
                    </w:txbxContent>
                  </v:textbox>
                </v:shape>
                <w10:anchorlock/>
              </v:group>
            </w:pict>
          </mc:Fallback>
        </mc:AlternateContent>
      </w:r>
      <w:r w:rsidRPr="00FC59CA">
        <w:rPr>
          <w:rFonts w:ascii="Times New Roman" w:eastAsia="SimSun" w:hAnsi="Times New Roman" w:cs="Times New Roman"/>
          <w:sz w:val="24"/>
          <w:szCs w:val="24"/>
          <w:lang w:val="en-US" w:eastAsia="zh-CN"/>
        </w:rPr>
        <w:t xml:space="preserve">  </w:t>
      </w:r>
      <w:r w:rsidRPr="00FC59CA">
        <w:rPr>
          <w:rFonts w:ascii="Times New Roman" w:eastAsia="SimSun" w:hAnsi="Times New Roman" w:cs="Times New Roman"/>
          <w:noProof/>
          <w:sz w:val="24"/>
          <w:szCs w:val="24"/>
          <w:lang w:eastAsia="pt-BR"/>
        </w:rPr>
        <mc:AlternateContent>
          <mc:Choice Requires="wpg">
            <w:drawing>
              <wp:inline distT="0" distB="0" distL="0" distR="0" wp14:anchorId="534F307A" wp14:editId="4E343D85">
                <wp:extent cx="2625014" cy="1890169"/>
                <wp:effectExtent l="0" t="0" r="4445" b="9525"/>
                <wp:docPr id="59" name="Grupo 29"/>
                <wp:cNvGraphicFramePr/>
                <a:graphic xmlns:a="http://schemas.openxmlformats.org/drawingml/2006/main">
                  <a:graphicData uri="http://schemas.microsoft.com/office/word/2010/wordprocessingGroup">
                    <wpg:wgp>
                      <wpg:cNvGrpSpPr/>
                      <wpg:grpSpPr>
                        <a:xfrm>
                          <a:off x="0" y="0"/>
                          <a:ext cx="2625014" cy="1890169"/>
                          <a:chOff x="0" y="0"/>
                          <a:chExt cx="7883371" cy="5010738"/>
                        </a:xfrm>
                      </wpg:grpSpPr>
                      <pic:pic xmlns:pic="http://schemas.openxmlformats.org/drawingml/2006/picture">
                        <pic:nvPicPr>
                          <pic:cNvPr id="60" name="Imagem 6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883371" cy="5010738"/>
                          </a:xfrm>
                          <a:prstGeom prst="rect">
                            <a:avLst/>
                          </a:prstGeom>
                        </pic:spPr>
                      </pic:pic>
                      <wps:wsp>
                        <wps:cNvPr id="61" name="Caixa de Texto 2"/>
                        <wps:cNvSpPr txBox="1">
                          <a:spLocks noChangeArrowheads="1"/>
                        </wps:cNvSpPr>
                        <wps:spPr bwMode="auto">
                          <a:xfrm>
                            <a:off x="89287" y="81599"/>
                            <a:ext cx="1868295" cy="806243"/>
                          </a:xfrm>
                          <a:prstGeom prst="rect">
                            <a:avLst/>
                          </a:prstGeom>
                          <a:solidFill>
                            <a:srgbClr val="FFFFFF"/>
                          </a:solidFill>
                          <a:ln w="0">
                            <a:solidFill>
                              <a:srgbClr val="000000"/>
                            </a:solidFill>
                            <a:miter lim="800000"/>
                            <a:headEnd/>
                            <a:tailEnd/>
                          </a:ln>
                        </wps:spPr>
                        <wps:txbx>
                          <w:txbxContent>
                            <w:p w14:paraId="04024417" w14:textId="77894E33" w:rsidR="001B43B9" w:rsidRPr="007253AD" w:rsidRDefault="001B43B9" w:rsidP="00FC59CA">
                              <w:pPr>
                                <w:pStyle w:val="NormalWeb"/>
                                <w:spacing w:after="160" w:line="256" w:lineRule="auto"/>
                                <w:rPr>
                                  <w:sz w:val="14"/>
                                  <w:szCs w:val="14"/>
                                </w:rPr>
                              </w:pPr>
                              <w:r>
                                <w:rPr>
                                  <w:rFonts w:eastAsia="Calibri"/>
                                  <w:color w:val="000000"/>
                                  <w:kern w:val="24"/>
                                  <w:sz w:val="14"/>
                                  <w:szCs w:val="14"/>
                                </w:rPr>
                                <w:t>03/16/2015 (DAR</w:t>
                              </w:r>
                              <w:r w:rsidRPr="00FC59CA">
                                <w:rPr>
                                  <w:rFonts w:eastAsia="Calibri"/>
                                  <w:color w:val="000000"/>
                                  <w:kern w:val="24"/>
                                  <w:sz w:val="14"/>
                                  <w:szCs w:val="14"/>
                                </w:rPr>
                                <w:t>=244)</w:t>
                              </w:r>
                            </w:p>
                          </w:txbxContent>
                        </wps:txbx>
                        <wps:bodyPr rot="0" vert="horz" wrap="square" lIns="91440" tIns="45720" rIns="91440" bIns="45720" anchor="t" anchorCtr="0">
                          <a:noAutofit/>
                        </wps:bodyPr>
                      </wps:wsp>
                    </wpg:wgp>
                  </a:graphicData>
                </a:graphic>
              </wp:inline>
            </w:drawing>
          </mc:Choice>
          <mc:Fallback>
            <w:pict>
              <v:group w14:anchorId="534F307A" id="Grupo 29" o:spid="_x0000_s1029" style="width:206.7pt;height:148.85pt;mso-position-horizontal-relative:char;mso-position-vertical-relative:line" coordsize="78833,50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">
                <v:shape id="Imagem 60" o:spid="_x0000_s1030" type="#_x0000_t75" style="position:absolute;width:78833;height:50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">
                  <v:imagedata r:id="rId34" o:title=""/>
                </v:shape>
                <v:shape id="Caixa de Texto 2" o:spid="_x0000_s1031" type="#_x0000_t202" style="position:absolute;left:892;top:815;width:18683;height:8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" strokeweight="0">
                  <v:textbox>
                    <w:txbxContent>
                      <w:p w14:paraId="04024417" w14:textId="77894E33" w:rsidR="001B43B9" w:rsidRPr="007253AD" w:rsidRDefault="001B43B9" w:rsidP="00FC59CA">
                        <w:pPr>
                          <w:pStyle w:val="NormalWeb"/>
                          <w:spacing w:after="160" w:line="256" w:lineRule="auto"/>
                          <w:rPr>
                            <w:sz w:val="14"/>
                            <w:szCs w:val="14"/>
                          </w:rPr>
                        </w:pPr>
                        <w:r>
                          <w:rPr>
                            <w:rFonts w:eastAsia="Calibri"/>
                            <w:color w:val="000000"/>
                            <w:kern w:val="24"/>
                            <w:sz w:val="14"/>
                            <w:szCs w:val="14"/>
                          </w:rPr>
                          <w:t>03/16/2015 (DAR</w:t>
                        </w:r>
                        <w:r w:rsidRPr="00FC59CA">
                          <w:rPr>
                            <w:rFonts w:eastAsia="Calibri"/>
                            <w:color w:val="000000"/>
                            <w:kern w:val="24"/>
                            <w:sz w:val="14"/>
                            <w:szCs w:val="14"/>
                          </w:rPr>
                          <w:t>=244)</w:t>
                        </w:r>
                      </w:p>
                    </w:txbxContent>
                  </v:textbox>
                </v:shape>
                <w10:anchorlock/>
              </v:group>
            </w:pict>
          </mc:Fallback>
        </mc:AlternateContent>
      </w:r>
    </w:p>
    <w:p w14:paraId="3878571F" w14:textId="34E1E17B" w:rsidR="00FC59CA" w:rsidRPr="00FC59CA" w:rsidRDefault="00FC59CA" w:rsidP="00FC59CA">
      <w:pPr>
        <w:spacing w:after="0" w:line="240" w:lineRule="auto"/>
        <w:jc w:val="both"/>
        <w:rPr>
          <w:rFonts w:ascii="Times New Roman" w:eastAsia="SimSun" w:hAnsi="Times New Roman" w:cs="Times New Roman"/>
          <w:bCs/>
          <w:szCs w:val="18"/>
          <w:lang w:val="en-US" w:eastAsia="zh-CN"/>
        </w:rPr>
      </w:pPr>
      <w:bookmarkStart w:id="514" w:name="_Ref467663032"/>
      <w:r w:rsidRPr="00FC59CA">
        <w:rPr>
          <w:rFonts w:ascii="Times New Roman" w:eastAsia="SimSun" w:hAnsi="Times New Roman" w:cs="Times New Roman"/>
          <w:bCs/>
          <w:szCs w:val="18"/>
          <w:lang w:val="en-AU" w:eastAsia="zh-CN"/>
        </w:rPr>
        <w:t xml:space="preserve">Figure </w:t>
      </w:r>
      <w:r w:rsidRPr="00FC59CA">
        <w:rPr>
          <w:rFonts w:ascii="Times New Roman" w:eastAsia="SimSun" w:hAnsi="Times New Roman" w:cs="Times New Roman"/>
          <w:bCs/>
          <w:szCs w:val="18"/>
          <w:lang w:eastAsia="zh-CN"/>
        </w:rPr>
        <w:fldChar w:fldCharType="begin"/>
      </w:r>
      <w:r w:rsidRPr="00FC59CA">
        <w:rPr>
          <w:rFonts w:ascii="Times New Roman" w:eastAsia="SimSun" w:hAnsi="Times New Roman" w:cs="Times New Roman"/>
          <w:bCs/>
          <w:szCs w:val="18"/>
          <w:lang w:val="en-AU" w:eastAsia="zh-CN"/>
        </w:rPr>
        <w:instrText xml:space="preserve"> SEQ Figure \* ARABIC </w:instrText>
      </w:r>
      <w:r w:rsidRPr="00FC59CA">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AU" w:eastAsia="zh-CN"/>
        </w:rPr>
        <w:t>10</w:t>
      </w:r>
      <w:r w:rsidRPr="00FC59CA">
        <w:rPr>
          <w:rFonts w:ascii="Times New Roman" w:eastAsia="SimSun" w:hAnsi="Times New Roman" w:cs="Times New Roman"/>
          <w:bCs/>
          <w:szCs w:val="18"/>
          <w:lang w:eastAsia="zh-CN"/>
        </w:rPr>
        <w:fldChar w:fldCharType="end"/>
      </w:r>
      <w:bookmarkEnd w:id="514"/>
      <w:r w:rsidRPr="00FC59CA">
        <w:rPr>
          <w:rFonts w:ascii="Times New Roman" w:eastAsia="SimSun" w:hAnsi="Times New Roman" w:cs="Times New Roman"/>
          <w:bCs/>
          <w:szCs w:val="18"/>
          <w:lang w:val="en-AU" w:eastAsia="zh-CN"/>
        </w:rPr>
        <w:t xml:space="preserve">. Lodging event occurred on 242 </w:t>
      </w:r>
      <w:r w:rsidR="001D450B">
        <w:rPr>
          <w:rFonts w:ascii="Times New Roman" w:eastAsia="SimSun" w:hAnsi="Times New Roman" w:cs="Times New Roman"/>
          <w:bCs/>
          <w:szCs w:val="18"/>
          <w:lang w:val="en-AU" w:eastAsia="zh-CN"/>
        </w:rPr>
        <w:t>DAR</w:t>
      </w:r>
      <w:r w:rsidRPr="00FC59CA">
        <w:rPr>
          <w:rFonts w:ascii="Times New Roman" w:eastAsia="SimSun" w:hAnsi="Times New Roman" w:cs="Times New Roman"/>
          <w:bCs/>
          <w:szCs w:val="18"/>
          <w:lang w:val="en-AU" w:eastAsia="zh-CN"/>
        </w:rPr>
        <w:t xml:space="preserve"> after </w:t>
      </w:r>
      <w:r w:rsidRPr="00FC59CA">
        <w:rPr>
          <w:rFonts w:ascii="Times New Roman" w:eastAsia="SimSun" w:hAnsi="Times New Roman" w:cs="Times New Roman"/>
          <w:bCs/>
          <w:szCs w:val="18"/>
          <w:lang w:val="en-US" w:eastAsia="zh-CN"/>
        </w:rPr>
        <w:t>a storm (10.2 mm in 15 minutes and over 12.6 m s</w:t>
      </w:r>
      <w:r w:rsidRPr="00FC59CA">
        <w:rPr>
          <w:rFonts w:ascii="Times New Roman" w:eastAsia="SimSun" w:hAnsi="Times New Roman" w:cs="Times New Roman"/>
          <w:bCs/>
          <w:szCs w:val="18"/>
          <w:vertAlign w:val="superscript"/>
          <w:lang w:val="en-US" w:eastAsia="zh-CN"/>
        </w:rPr>
        <w:t>-1</w:t>
      </w:r>
      <w:r w:rsidRPr="00FC59CA">
        <w:rPr>
          <w:rFonts w:ascii="Times New Roman" w:eastAsia="SimSun" w:hAnsi="Times New Roman" w:cs="Times New Roman"/>
          <w:bCs/>
          <w:szCs w:val="18"/>
          <w:lang w:val="en-US" w:eastAsia="zh-CN"/>
        </w:rPr>
        <w:t xml:space="preserve"> max wind speed). </w:t>
      </w:r>
      <w:commentRangeEnd w:id="513"/>
      <w:r w:rsidR="00196F0A">
        <w:rPr>
          <w:rStyle w:val="Refdecomentrio"/>
        </w:rPr>
        <w:commentReference w:id="513"/>
      </w:r>
    </w:p>
    <w:p w14:paraId="7BB317ED"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20A9CCDF" w14:textId="77777777" w:rsidR="00322BA5" w:rsidRPr="002F3F83" w:rsidRDefault="00322BA5" w:rsidP="00322BA5">
      <w:pPr>
        <w:keepNext/>
        <w:spacing w:after="0" w:line="240" w:lineRule="auto"/>
        <w:rPr>
          <w:rFonts w:ascii="Times New Roman" w:eastAsia="SimSun" w:hAnsi="Times New Roman" w:cs="Times New Roman"/>
          <w:sz w:val="24"/>
          <w:szCs w:val="24"/>
          <w:lang w:val="en-US" w:eastAsia="zh-CN"/>
        </w:rPr>
      </w:pPr>
      <w:r w:rsidRPr="002F3F83">
        <w:rPr>
          <w:rFonts w:ascii="Times New Roman" w:eastAsia="SimSun" w:hAnsi="Times New Roman" w:cs="Times New Roman"/>
          <w:noProof/>
          <w:sz w:val="24"/>
          <w:szCs w:val="24"/>
          <w:lang w:eastAsia="pt-BR"/>
        </w:rPr>
        <mc:AlternateContent>
          <mc:Choice Requires="wpg">
            <w:drawing>
              <wp:anchor distT="0" distB="0" distL="114300" distR="114300" simplePos="0" relativeHeight="251652096" behindDoc="0" locked="0" layoutInCell="1" allowOverlap="1" wp14:anchorId="4677E4A2" wp14:editId="008AEC74">
                <wp:simplePos x="0" y="0"/>
                <wp:positionH relativeFrom="column">
                  <wp:posOffset>3702880</wp:posOffset>
                </wp:positionH>
                <wp:positionV relativeFrom="paragraph">
                  <wp:posOffset>74393</wp:posOffset>
                </wp:positionV>
                <wp:extent cx="590843" cy="3945987"/>
                <wp:effectExtent l="0" t="0" r="0" b="0"/>
                <wp:wrapNone/>
                <wp:docPr id="64" name="Agrupar 64"/>
                <wp:cNvGraphicFramePr/>
                <a:graphic xmlns:a="http://schemas.openxmlformats.org/drawingml/2006/main">
                  <a:graphicData uri="http://schemas.microsoft.com/office/word/2010/wordprocessingGroup">
                    <wpg:wgp>
                      <wpg:cNvGrpSpPr/>
                      <wpg:grpSpPr>
                        <a:xfrm>
                          <a:off x="0" y="0"/>
                          <a:ext cx="590843" cy="3945987"/>
                          <a:chOff x="0" y="0"/>
                          <a:chExt cx="590843" cy="3945987"/>
                        </a:xfrm>
                      </wpg:grpSpPr>
                      <wps:wsp>
                        <wps:cNvPr id="62" name="Conector reto 62"/>
                        <wps:cNvCnPr/>
                        <wps:spPr>
                          <a:xfrm>
                            <a:off x="42203" y="0"/>
                            <a:ext cx="0" cy="3918239"/>
                          </a:xfrm>
                          <a:prstGeom prst="line">
                            <a:avLst/>
                          </a:prstGeom>
                          <a:noFill/>
                          <a:ln w="6350" cap="flat" cmpd="sng" algn="ctr">
                            <a:solidFill>
                              <a:srgbClr val="FF0000"/>
                            </a:solidFill>
                            <a:prstDash val="dash"/>
                            <a:miter lim="800000"/>
                          </a:ln>
                          <a:effectLst/>
                        </wps:spPr>
                        <wps:bodyPr/>
                      </wps:wsp>
                      <wps:wsp>
                        <wps:cNvPr id="63" name="Caixa de Texto 63"/>
                        <wps:cNvSpPr txBox="1"/>
                        <wps:spPr>
                          <a:xfrm>
                            <a:off x="0" y="3720904"/>
                            <a:ext cx="590843" cy="225083"/>
                          </a:xfrm>
                          <a:prstGeom prst="rect">
                            <a:avLst/>
                          </a:prstGeom>
                          <a:noFill/>
                          <a:ln w="6350">
                            <a:noFill/>
                          </a:ln>
                        </wps:spPr>
                        <wps:txbx>
                          <w:txbxContent>
                            <w:p w14:paraId="62C01AD8" w14:textId="77777777" w:rsidR="001B43B9" w:rsidRPr="00850E77" w:rsidRDefault="001B43B9" w:rsidP="00322BA5">
                              <w:pPr>
                                <w:rPr>
                                  <w:color w:val="FF0000"/>
                                  <w:sz w:val="4"/>
                                </w:rPr>
                              </w:pPr>
                              <w:proofErr w:type="spellStart"/>
                              <w:r w:rsidRPr="00850E77">
                                <w:rPr>
                                  <w:color w:val="FF0000"/>
                                  <w:sz w:val="14"/>
                                </w:rPr>
                                <w:t>Lodging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77E4A2" id="Agrupar 64" o:spid="_x0000_s1032" style="position:absolute;margin-left:291.55pt;margin-top:5.85pt;width:46.5pt;height:310.7pt;z-index:251652096;mso-position-horizontal-relative:text;mso-position-vertical-relative:text" coordsize="5908,39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">
                <v:line id="Conector reto 62" o:spid="_x0000_s1033" style="position:absolute;visibility:visible;mso-wrap-style:square" from="422,0" to="422,3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" strokecolor="red" strokeweight=".5pt">
                  <v:stroke dashstyle="dash" joinstyle="miter"/>
                </v:line>
                <v:shape id="Caixa de Texto 63" o:spid="_x0000_s1034" type="#_x0000_t202" style="position:absolute;top:37209;width:5908;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2C01AD8" w14:textId="77777777" w:rsidR="001B43B9" w:rsidRPr="00850E77" w:rsidRDefault="001B43B9" w:rsidP="00322BA5">
                        <w:pPr>
                          <w:rPr>
                            <w:color w:val="FF0000"/>
                            <w:sz w:val="4"/>
                          </w:rPr>
                        </w:pPr>
                        <w:proofErr w:type="spellStart"/>
                        <w:r w:rsidRPr="00850E77">
                          <w:rPr>
                            <w:color w:val="FF0000"/>
                            <w:sz w:val="14"/>
                          </w:rPr>
                          <w:t>Lodging</w:t>
                        </w:r>
                        <w:proofErr w:type="spellEnd"/>
                      </w:p>
                    </w:txbxContent>
                  </v:textbox>
                </v:shape>
              </v:group>
            </w:pict>
          </mc:Fallback>
        </mc:AlternateContent>
      </w:r>
      <w:r w:rsidRPr="002F3F83">
        <w:rPr>
          <w:rFonts w:ascii="Times New Roman" w:eastAsia="SimSun" w:hAnsi="Times New Roman" w:cs="Times New Roman"/>
          <w:noProof/>
          <w:sz w:val="24"/>
          <w:szCs w:val="24"/>
          <w:lang w:eastAsia="pt-BR"/>
        </w:rPr>
        <mc:AlternateContent>
          <mc:Choice Requires="wpg">
            <w:drawing>
              <wp:inline distT="0" distB="0" distL="0" distR="0" wp14:anchorId="6C9DCA32" wp14:editId="0677189A">
                <wp:extent cx="5470071" cy="4318000"/>
                <wp:effectExtent l="0" t="0" r="0" b="6350"/>
                <wp:docPr id="44" name="Agrupar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70071" cy="4318000"/>
                          <a:chOff x="0" y="0"/>
                          <a:chExt cx="7538357" cy="5197929"/>
                        </a:xfrm>
                      </wpg:grpSpPr>
                      <wpg:graphicFrame>
                        <wpg:cNvPr id="45" name="Gráfico 45">
                          <a:extLst/>
                        </wpg:cNvPr>
                        <wpg:cNvFrPr>
                          <a:graphicFrameLocks/>
                        </wpg:cNvFrPr>
                        <wpg:xfrm>
                          <a:off x="0" y="0"/>
                          <a:ext cx="7538357" cy="1679626"/>
                        </wpg:xfrm>
                        <a:graphic>
                          <a:graphicData uri="http://schemas.openxmlformats.org/drawingml/2006/chart">
                            <c:chart xmlns:c="http://schemas.openxmlformats.org/drawingml/2006/chart" xmlns:r="http://schemas.openxmlformats.org/officeDocument/2006/relationships" r:id="rId35"/>
                          </a:graphicData>
                        </a:graphic>
                      </wpg:graphicFrame>
                      <wpg:graphicFrame>
                        <wpg:cNvPr id="46" name="Gráfico 46">
                          <a:extLst/>
                        </wpg:cNvPr>
                        <wpg:cNvFrPr>
                          <a:graphicFrameLocks/>
                        </wpg:cNvFrPr>
                        <wpg:xfrm>
                          <a:off x="0" y="1663224"/>
                          <a:ext cx="7498574" cy="1591677"/>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47" name="Gráfico 47">
                          <a:extLst/>
                        </wpg:cNvPr>
                        <wpg:cNvFrPr>
                          <a:graphicFrameLocks/>
                        </wpg:cNvFrPr>
                        <wpg:xfrm>
                          <a:off x="0" y="3276491"/>
                          <a:ext cx="7500853" cy="1921438"/>
                        </wpg:xfrm>
                        <a:graphic>
                          <a:graphicData uri="http://schemas.openxmlformats.org/drawingml/2006/chart">
                            <c:chart xmlns:c="http://schemas.openxmlformats.org/drawingml/2006/chart" xmlns:r="http://schemas.openxmlformats.org/officeDocument/2006/relationships" r:id="rId37"/>
                          </a:graphicData>
                        </a:graphic>
                      </wpg:graphicFrame>
                    </wpg:wgp>
                  </a:graphicData>
                </a:graphic>
              </wp:inline>
            </w:drawing>
          </mc:Choice>
          <mc:Fallback>
            <w:pict>
              <v:group w14:anchorId="299356E4" id="Agrupar 5" o:spid="_x0000_s1026" style="width:430.7pt;height:340pt;mso-position-horizontal-relative:char;mso-position-vertical-relative:line" coordsize="75383,51979" o:gfxdata="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">
                <v:shape id="Gráfico 45" o:spid="_x0000_s1027" type="#_x0000_t75" style="position:absolute;width:75356;height:16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">
                  <v:imagedata r:id="rId38" o:title=""/>
                  <o:lock v:ext="edit" aspectratio="f"/>
                </v:shape>
                <v:shape id="Gráfico 46" o:spid="_x0000_s1028" type="#_x0000_t75" style="position:absolute;top:16584;width:75020;height:159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">
                  <v:imagedata r:id="rId39" o:title=""/>
                  <o:lock v:ext="edit" aspectratio="f"/>
                </v:shape>
                <v:shape id="Gráfico 47" o:spid="_x0000_s1029" type="#_x0000_t75" style="position:absolute;top:32728;width:75020;height:19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">
                  <v:imagedata r:id="rId40" o:title=""/>
                  <o:lock v:ext="edit" aspectratio="f"/>
                </v:shape>
                <w10:anchorlock/>
              </v:group>
            </w:pict>
          </mc:Fallback>
        </mc:AlternateContent>
      </w:r>
    </w:p>
    <w:p w14:paraId="2D253E89" w14:textId="6FDE13C1"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515" w:name="_Ref467662264"/>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11</w:t>
      </w:r>
      <w:r w:rsidRPr="002F3F83">
        <w:rPr>
          <w:rFonts w:ascii="Times New Roman" w:eastAsia="SimSun" w:hAnsi="Times New Roman" w:cs="Times New Roman"/>
          <w:bCs/>
          <w:szCs w:val="18"/>
          <w:lang w:eastAsia="zh-CN"/>
        </w:rPr>
        <w:fldChar w:fldCharType="end"/>
      </w:r>
      <w:bookmarkEnd w:id="515"/>
      <w:r w:rsidRPr="002F3F83">
        <w:rPr>
          <w:rFonts w:ascii="Times New Roman" w:eastAsia="SimSun" w:hAnsi="Times New Roman" w:cs="Times New Roman"/>
          <w:bCs/>
          <w:szCs w:val="18"/>
          <w:lang w:val="en-US" w:eastAsia="zh-CN"/>
        </w:rPr>
        <w:t>. Soil water content (</w:t>
      </w:r>
      <w:r w:rsidR="0004611A">
        <w:rPr>
          <w:rFonts w:ascii="Times New Roman" w:eastAsia="SimSun" w:hAnsi="Times New Roman" w:cs="Times New Roman"/>
          <w:bCs/>
          <w:szCs w:val="18"/>
          <w:lang w:val="en-US" w:eastAsia="zh-CN"/>
        </w:rPr>
        <w:t>c</w:t>
      </w:r>
      <w:r w:rsidRPr="002F3F83">
        <w:rPr>
          <w:rFonts w:ascii="Times New Roman" w:eastAsia="SimSun" w:hAnsi="Times New Roman" w:cs="Times New Roman"/>
          <w:bCs/>
          <w:szCs w:val="18"/>
          <w:lang w:val="en-US" w:eastAsia="zh-CN"/>
        </w:rPr>
        <w:t>m</w:t>
      </w:r>
      <w:r w:rsidRPr="002F3F83">
        <w:rPr>
          <w:rFonts w:ascii="Times New Roman" w:eastAsia="SimSun" w:hAnsi="Times New Roman" w:cs="Times New Roman"/>
          <w:bCs/>
          <w:szCs w:val="18"/>
          <w:vertAlign w:val="superscript"/>
          <w:lang w:val="en-US" w:eastAsia="zh-CN"/>
        </w:rPr>
        <w:t>3</w:t>
      </w:r>
      <w:r w:rsidRPr="002F3F83">
        <w:rPr>
          <w:rFonts w:ascii="Times New Roman" w:eastAsia="SimSun" w:hAnsi="Times New Roman" w:cs="Times New Roman"/>
          <w:bCs/>
          <w:szCs w:val="18"/>
          <w:lang w:val="en-US" w:eastAsia="zh-CN"/>
        </w:rPr>
        <w:t xml:space="preserve"> </w:t>
      </w:r>
      <w:r w:rsidR="0004611A">
        <w:rPr>
          <w:rFonts w:ascii="Times New Roman" w:eastAsia="SimSun" w:hAnsi="Times New Roman" w:cs="Times New Roman"/>
          <w:bCs/>
          <w:szCs w:val="18"/>
          <w:lang w:val="en-US" w:eastAsia="zh-CN"/>
        </w:rPr>
        <w:t>c</w:t>
      </w:r>
      <w:r w:rsidRPr="002F3F83">
        <w:rPr>
          <w:rFonts w:ascii="Times New Roman" w:eastAsia="SimSun" w:hAnsi="Times New Roman" w:cs="Times New Roman"/>
          <w:bCs/>
          <w:szCs w:val="18"/>
          <w:lang w:val="en-US" w:eastAsia="zh-CN"/>
        </w:rPr>
        <w:t>m</w:t>
      </w:r>
      <w:r w:rsidRPr="002F3F83">
        <w:rPr>
          <w:rFonts w:ascii="Times New Roman" w:eastAsia="SimSun" w:hAnsi="Times New Roman" w:cs="Times New Roman"/>
          <w:bCs/>
          <w:szCs w:val="18"/>
          <w:vertAlign w:val="superscript"/>
          <w:lang w:val="en-US" w:eastAsia="zh-CN"/>
        </w:rPr>
        <w:t>-3</w:t>
      </w:r>
      <w:r w:rsidRPr="002F3F83">
        <w:rPr>
          <w:rFonts w:ascii="Times New Roman" w:eastAsia="SimSun" w:hAnsi="Times New Roman" w:cs="Times New Roman"/>
          <w:bCs/>
          <w:szCs w:val="18"/>
          <w:lang w:val="en-US" w:eastAsia="zh-CN"/>
        </w:rPr>
        <w:t>) in three soil layers simulated by SWAP</w:t>
      </w:r>
      <w:r w:rsidR="0059528A">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model and measured in Piracicaba experiment (average both experiments). Red-dotted line indicates the lodging event occurred on 242 </w:t>
      </w:r>
      <w:r w:rsidR="001D450B">
        <w:rPr>
          <w:rFonts w:ascii="Times New Roman" w:eastAsia="SimSun" w:hAnsi="Times New Roman" w:cs="Times New Roman"/>
          <w:bCs/>
          <w:szCs w:val="18"/>
          <w:lang w:val="en-US" w:eastAsia="zh-CN"/>
        </w:rPr>
        <w:t>DAR</w:t>
      </w:r>
      <w:r w:rsidRPr="002F3F83">
        <w:rPr>
          <w:rFonts w:ascii="Times New Roman" w:eastAsia="SimSun" w:hAnsi="Times New Roman" w:cs="Times New Roman"/>
          <w:bCs/>
          <w:szCs w:val="18"/>
          <w:lang w:val="en-US" w:eastAsia="zh-CN"/>
        </w:rPr>
        <w:t>.</w:t>
      </w:r>
    </w:p>
    <w:p w14:paraId="1B5B181E"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10B8F2FF" w14:textId="3DB13CC4" w:rsidR="00322BA5"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lastRenderedPageBreak/>
        <w:t>The soil water balance routine used in the standalone suga</w:t>
      </w:r>
      <w:r>
        <w:rPr>
          <w:rFonts w:ascii="Times New Roman" w:eastAsia="Times New Roman" w:hAnsi="Times New Roman" w:cs="Times New Roman"/>
          <w:color w:val="000000" w:themeColor="text1"/>
          <w:sz w:val="24"/>
          <w:szCs w:val="24"/>
          <w:lang w:val="en-US" w:eastAsia="pt-BR"/>
        </w:rPr>
        <w:t xml:space="preserve">rcane model also yielded good results </w:t>
      </w:r>
      <w:r w:rsidRPr="002F3F83">
        <w:rPr>
          <w:rFonts w:ascii="Times New Roman" w:eastAsia="Times New Roman" w:hAnsi="Times New Roman" w:cs="Times New Roman"/>
          <w:color w:val="000000" w:themeColor="text1"/>
          <w:sz w:val="24"/>
          <w:szCs w:val="24"/>
          <w:lang w:val="en-US" w:eastAsia="pt-BR"/>
        </w:rPr>
        <w:t>over the</w:t>
      </w:r>
      <w:r w:rsidR="008E327C">
        <w:rPr>
          <w:rFonts w:ascii="Times New Roman" w:eastAsia="Times New Roman" w:hAnsi="Times New Roman" w:cs="Times New Roman"/>
          <w:color w:val="000000" w:themeColor="text1"/>
          <w:sz w:val="24"/>
          <w:szCs w:val="24"/>
          <w:lang w:val="en-US" w:eastAsia="pt-BR"/>
        </w:rPr>
        <w:t xml:space="preserve"> crop</w:t>
      </w:r>
      <w:r w:rsidRPr="002F3F83">
        <w:rPr>
          <w:rFonts w:ascii="Times New Roman" w:eastAsia="Times New Roman" w:hAnsi="Times New Roman" w:cs="Times New Roman"/>
          <w:color w:val="000000" w:themeColor="text1"/>
          <w:sz w:val="24"/>
          <w:szCs w:val="24"/>
          <w:lang w:val="en-US" w:eastAsia="pt-BR"/>
        </w:rPr>
        <w:t xml:space="preserve"> season (</w:t>
      </w:r>
      <w:r w:rsidRPr="002F3F83">
        <w:rPr>
          <w:rFonts w:ascii="Times New Roman" w:eastAsia="Times New Roman" w:hAnsi="Times New Roman" w:cs="Times New Roman"/>
          <w:color w:val="000000" w:themeColor="text1"/>
          <w:sz w:val="24"/>
          <w:szCs w:val="24"/>
          <w:lang w:val="en-US" w:eastAsia="pt-BR"/>
        </w:rPr>
        <w:fldChar w:fldCharType="begin"/>
      </w:r>
      <w:r w:rsidRPr="002F3F83">
        <w:rPr>
          <w:rFonts w:ascii="Times New Roman" w:eastAsia="Times New Roman" w:hAnsi="Times New Roman" w:cs="Times New Roman"/>
          <w:color w:val="000000" w:themeColor="text1"/>
          <w:sz w:val="24"/>
          <w:szCs w:val="24"/>
          <w:lang w:val="en-US" w:eastAsia="pt-BR"/>
        </w:rPr>
        <w:instrText xml:space="preserve"> REF _Ref467665535 \h </w:instrText>
      </w:r>
      <w:r>
        <w:rPr>
          <w:rFonts w:ascii="Times New Roman" w:eastAsia="Times New Roman" w:hAnsi="Times New Roman" w:cs="Times New Roman"/>
          <w:color w:val="000000" w:themeColor="text1"/>
          <w:sz w:val="24"/>
          <w:szCs w:val="24"/>
          <w:lang w:val="en-US" w:eastAsia="pt-BR"/>
        </w:rPr>
        <w:instrText xml:space="preserve"> \* MERGEFORMAT </w:instrText>
      </w:r>
      <w:r w:rsidRPr="002F3F83">
        <w:rPr>
          <w:rFonts w:ascii="Times New Roman" w:eastAsia="Times New Roman" w:hAnsi="Times New Roman" w:cs="Times New Roman"/>
          <w:color w:val="000000" w:themeColor="text1"/>
          <w:sz w:val="24"/>
          <w:szCs w:val="24"/>
          <w:lang w:val="en-US" w:eastAsia="pt-BR"/>
        </w:rPr>
      </w:r>
      <w:r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10</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xml:space="preserve">). Although </w:t>
      </w:r>
      <w:r w:rsidR="00D202E6">
        <w:rPr>
          <w:rFonts w:ascii="Times New Roman" w:eastAsia="Times New Roman" w:hAnsi="Times New Roman" w:cs="Times New Roman"/>
          <w:color w:val="000000" w:themeColor="text1"/>
          <w:sz w:val="24"/>
          <w:szCs w:val="24"/>
          <w:lang w:val="en-US" w:eastAsia="pt-BR"/>
        </w:rPr>
        <w:t>predicting a</w:t>
      </w:r>
      <w:r w:rsidRPr="002F3F83">
        <w:rPr>
          <w:rFonts w:ascii="Times New Roman" w:eastAsia="Times New Roman" w:hAnsi="Times New Roman" w:cs="Times New Roman"/>
          <w:color w:val="000000" w:themeColor="text1"/>
          <w:sz w:val="24"/>
          <w:szCs w:val="24"/>
          <w:lang w:val="en-US" w:eastAsia="pt-BR"/>
        </w:rPr>
        <w:t xml:space="preserve"> higher </w:t>
      </w:r>
      <w:r w:rsidR="00D202E6">
        <w:rPr>
          <w:rFonts w:ascii="Times New Roman" w:eastAsia="Times New Roman" w:hAnsi="Times New Roman" w:cs="Times New Roman"/>
          <w:color w:val="000000" w:themeColor="text1"/>
          <w:sz w:val="24"/>
          <w:szCs w:val="24"/>
          <w:lang w:val="en-US" w:eastAsia="pt-BR"/>
        </w:rPr>
        <w:t xml:space="preserve">temporal </w:t>
      </w:r>
      <w:r w:rsidRPr="002F3F83">
        <w:rPr>
          <w:rFonts w:ascii="Times New Roman" w:eastAsia="Times New Roman" w:hAnsi="Times New Roman" w:cs="Times New Roman"/>
          <w:color w:val="000000" w:themeColor="text1"/>
          <w:sz w:val="24"/>
          <w:szCs w:val="24"/>
          <w:lang w:val="en-US" w:eastAsia="pt-BR"/>
        </w:rPr>
        <w:t xml:space="preserve">variability </w:t>
      </w:r>
      <w:r w:rsidR="00D202E6">
        <w:rPr>
          <w:rFonts w:ascii="Times New Roman" w:eastAsia="Times New Roman" w:hAnsi="Times New Roman" w:cs="Times New Roman"/>
          <w:color w:val="000000" w:themeColor="text1"/>
          <w:sz w:val="24"/>
          <w:szCs w:val="24"/>
          <w:lang w:val="en-US" w:eastAsia="pt-BR"/>
        </w:rPr>
        <w:t>of</w:t>
      </w:r>
      <w:r w:rsidRPr="002F3F83">
        <w:rPr>
          <w:rFonts w:ascii="Times New Roman" w:eastAsia="Times New Roman" w:hAnsi="Times New Roman" w:cs="Times New Roman"/>
          <w:color w:val="000000" w:themeColor="text1"/>
          <w:sz w:val="24"/>
          <w:szCs w:val="24"/>
          <w:lang w:val="en-US" w:eastAsia="pt-BR"/>
        </w:rPr>
        <w:t xml:space="preserve"> soil water con</w:t>
      </w:r>
      <w:r w:rsidR="007A7384">
        <w:rPr>
          <w:rFonts w:ascii="Times New Roman" w:eastAsia="Times New Roman" w:hAnsi="Times New Roman" w:cs="Times New Roman"/>
          <w:color w:val="000000" w:themeColor="text1"/>
          <w:sz w:val="24"/>
          <w:szCs w:val="24"/>
          <w:lang w:val="en-US" w:eastAsia="pt-BR"/>
        </w:rPr>
        <w:t xml:space="preserve">tent </w:t>
      </w:r>
      <w:r w:rsidR="00D202E6">
        <w:rPr>
          <w:rFonts w:ascii="Times New Roman" w:eastAsia="Times New Roman" w:hAnsi="Times New Roman" w:cs="Times New Roman"/>
          <w:color w:val="000000" w:themeColor="text1"/>
          <w:sz w:val="24"/>
          <w:szCs w:val="24"/>
          <w:lang w:val="en-US" w:eastAsia="pt-BR"/>
        </w:rPr>
        <w:t>in</w:t>
      </w:r>
      <w:r w:rsidR="007A7384">
        <w:rPr>
          <w:rFonts w:ascii="Times New Roman" w:eastAsia="Times New Roman" w:hAnsi="Times New Roman" w:cs="Times New Roman"/>
          <w:color w:val="000000" w:themeColor="text1"/>
          <w:sz w:val="24"/>
          <w:szCs w:val="24"/>
          <w:lang w:val="en-US" w:eastAsia="pt-BR"/>
        </w:rPr>
        <w:t xml:space="preserve"> all soil layers, the model</w:t>
      </w:r>
      <w:r w:rsidRPr="002F3F83">
        <w:rPr>
          <w:rFonts w:ascii="Times New Roman" w:eastAsia="Times New Roman" w:hAnsi="Times New Roman" w:cs="Times New Roman"/>
          <w:color w:val="000000" w:themeColor="text1"/>
          <w:sz w:val="24"/>
          <w:szCs w:val="24"/>
          <w:lang w:val="en-US" w:eastAsia="pt-BR"/>
        </w:rPr>
        <w:t xml:space="preserve"> simulated the main soil water content ranges and variation. </w:t>
      </w:r>
      <w:del w:id="516" w:author="Quirijn de Jong van Lier" w:date="2017-08-22T16:02:00Z">
        <w:r w:rsidR="00D202E6" w:rsidDel="00196F0A">
          <w:rPr>
            <w:rFonts w:ascii="Times New Roman" w:eastAsia="Times New Roman" w:hAnsi="Times New Roman" w:cs="Times New Roman"/>
            <w:color w:val="000000" w:themeColor="text1"/>
            <w:sz w:val="24"/>
            <w:szCs w:val="24"/>
            <w:lang w:val="en-US" w:eastAsia="pt-BR"/>
          </w:rPr>
          <w:delText>Similar to</w:delText>
        </w:r>
      </w:del>
      <w:ins w:id="517" w:author="Quirijn de Jong van Lier" w:date="2017-08-22T16:02:00Z">
        <w:r w:rsidR="00196F0A">
          <w:rPr>
            <w:rFonts w:ascii="Times New Roman" w:eastAsia="Times New Roman" w:hAnsi="Times New Roman" w:cs="Times New Roman"/>
            <w:color w:val="000000" w:themeColor="text1"/>
            <w:sz w:val="24"/>
            <w:szCs w:val="24"/>
            <w:lang w:val="en-US" w:eastAsia="pt-BR"/>
          </w:rPr>
          <w:t>Like</w:t>
        </w:r>
      </w:ins>
      <w:r w:rsidR="00D202E6">
        <w:rPr>
          <w:rFonts w:ascii="Times New Roman" w:eastAsia="Times New Roman" w:hAnsi="Times New Roman" w:cs="Times New Roman"/>
          <w:color w:val="000000" w:themeColor="text1"/>
          <w:sz w:val="24"/>
          <w:szCs w:val="24"/>
          <w:lang w:val="en-US" w:eastAsia="pt-BR"/>
        </w:rPr>
        <w:t xml:space="preserve"> the</w:t>
      </w:r>
      <w:r w:rsidR="007A7384">
        <w:rPr>
          <w:rFonts w:ascii="Times New Roman" w:eastAsia="Times New Roman" w:hAnsi="Times New Roman" w:cs="Times New Roman"/>
          <w:color w:val="000000" w:themeColor="text1"/>
          <w:sz w:val="24"/>
          <w:szCs w:val="24"/>
          <w:lang w:val="en-US" w:eastAsia="pt-BR"/>
        </w:rPr>
        <w:t xml:space="preserve"> coupled version, soil water </w:t>
      </w:r>
      <w:r w:rsidRPr="002F3F83">
        <w:rPr>
          <w:rFonts w:ascii="Times New Roman" w:eastAsia="Times New Roman" w:hAnsi="Times New Roman" w:cs="Times New Roman"/>
          <w:color w:val="000000" w:themeColor="text1"/>
          <w:sz w:val="24"/>
          <w:szCs w:val="24"/>
          <w:lang w:val="en-US" w:eastAsia="pt-BR"/>
        </w:rPr>
        <w:t>cont</w:t>
      </w:r>
      <w:r>
        <w:rPr>
          <w:rFonts w:ascii="Times New Roman" w:eastAsia="Times New Roman" w:hAnsi="Times New Roman" w:cs="Times New Roman"/>
          <w:color w:val="000000" w:themeColor="text1"/>
          <w:sz w:val="24"/>
          <w:szCs w:val="24"/>
          <w:lang w:val="en-US" w:eastAsia="pt-BR"/>
        </w:rPr>
        <w:t>ent</w:t>
      </w:r>
      <w:r w:rsidR="00D202E6">
        <w:rPr>
          <w:rFonts w:ascii="Times New Roman" w:eastAsia="Times New Roman" w:hAnsi="Times New Roman" w:cs="Times New Roman"/>
          <w:color w:val="000000" w:themeColor="text1"/>
          <w:sz w:val="24"/>
          <w:szCs w:val="24"/>
          <w:lang w:val="en-US" w:eastAsia="pt-BR"/>
        </w:rPr>
        <w:t>s</w:t>
      </w:r>
      <w:r>
        <w:rPr>
          <w:rFonts w:ascii="Times New Roman" w:eastAsia="Times New Roman" w:hAnsi="Times New Roman" w:cs="Times New Roman"/>
          <w:color w:val="000000" w:themeColor="text1"/>
          <w:sz w:val="24"/>
          <w:szCs w:val="24"/>
          <w:lang w:val="en-US" w:eastAsia="pt-BR"/>
        </w:rPr>
        <w:t xml:space="preserve"> w</w:t>
      </w:r>
      <w:r w:rsidR="00D202E6">
        <w:rPr>
          <w:rFonts w:ascii="Times New Roman" w:eastAsia="Times New Roman" w:hAnsi="Times New Roman" w:cs="Times New Roman"/>
          <w:color w:val="000000" w:themeColor="text1"/>
          <w:sz w:val="24"/>
          <w:szCs w:val="24"/>
          <w:lang w:val="en-US" w:eastAsia="pt-BR"/>
        </w:rPr>
        <w:t>ere</w:t>
      </w:r>
      <w:r w:rsidRPr="002F3F83">
        <w:rPr>
          <w:rFonts w:ascii="Times New Roman" w:eastAsia="Times New Roman" w:hAnsi="Times New Roman" w:cs="Times New Roman"/>
          <w:color w:val="000000" w:themeColor="text1"/>
          <w:sz w:val="24"/>
          <w:szCs w:val="24"/>
          <w:lang w:val="en-US" w:eastAsia="pt-BR"/>
        </w:rPr>
        <w:t xml:space="preserve"> underestimated after the lodging event. </w:t>
      </w:r>
    </w:p>
    <w:p w14:paraId="36C9A1EB" w14:textId="1BDF5863" w:rsidR="00CD343B" w:rsidRPr="002F3F83" w:rsidRDefault="00682C31" w:rsidP="00F51BD3">
      <w:pPr>
        <w:pStyle w:val="Default"/>
        <w:spacing w:line="480" w:lineRule="auto"/>
        <w:ind w:firstLine="720"/>
        <w:jc w:val="both"/>
        <w:rPr>
          <w:rFonts w:eastAsia="Times New Roman"/>
          <w:color w:val="000000" w:themeColor="text1"/>
          <w:lang w:val="en-US" w:eastAsia="pt-BR"/>
        </w:rPr>
      </w:pPr>
      <w:del w:id="518" w:author="Quirijn de Jong van Lier" w:date="2017-08-22T16:02:00Z">
        <w:r w:rsidDel="00196F0A">
          <w:rPr>
            <w:bCs/>
            <w:lang w:val="en-US"/>
          </w:rPr>
          <w:delText xml:space="preserve">Simulation of reduced root water uptake by </w:delText>
        </w:r>
      </w:del>
      <w:r>
        <w:rPr>
          <w:bCs/>
          <w:lang w:val="en-US"/>
        </w:rPr>
        <w:t xml:space="preserve">CERES-based models </w:t>
      </w:r>
      <w:ins w:id="519" w:author="Quirijn de Jong van Lier" w:date="2017-08-22T16:02:00Z">
        <w:r w:rsidR="00196F0A">
          <w:rPr>
            <w:bCs/>
            <w:lang w:val="en-US"/>
          </w:rPr>
          <w:t xml:space="preserve">have </w:t>
        </w:r>
      </w:ins>
      <w:del w:id="520" w:author="Quirijn de Jong van Lier" w:date="2017-08-22T16:02:00Z">
        <w:r w:rsidDel="00196F0A">
          <w:rPr>
            <w:bCs/>
            <w:lang w:val="en-US"/>
          </w:rPr>
          <w:delText xml:space="preserve">was </w:delText>
        </w:r>
        <w:r w:rsidR="00956206" w:rsidDel="00196F0A">
          <w:rPr>
            <w:bCs/>
            <w:lang w:val="en-US"/>
          </w:rPr>
          <w:delText xml:space="preserve">priory </w:delText>
        </w:r>
      </w:del>
      <w:r w:rsidR="00956206">
        <w:rPr>
          <w:bCs/>
          <w:lang w:val="en-US"/>
        </w:rPr>
        <w:t xml:space="preserve">shown </w:t>
      </w:r>
      <w:ins w:id="521" w:author="Quirijn de Jong van Lier" w:date="2017-08-22T16:03:00Z">
        <w:r w:rsidR="00D34B2D">
          <w:rPr>
            <w:bCs/>
            <w:lang w:val="en-US"/>
          </w:rPr>
          <w:t xml:space="preserve">to predict </w:t>
        </w:r>
        <w:r w:rsidR="00196F0A">
          <w:rPr>
            <w:bCs/>
            <w:lang w:val="en-US"/>
          </w:rPr>
          <w:t xml:space="preserve">a </w:t>
        </w:r>
      </w:ins>
      <w:r>
        <w:rPr>
          <w:bCs/>
          <w:lang w:val="en-US"/>
        </w:rPr>
        <w:t xml:space="preserve">much more abrupt </w:t>
      </w:r>
      <w:ins w:id="522" w:author="Quirijn de Jong van Lier" w:date="2017-08-22T16:03:00Z">
        <w:r w:rsidR="00196F0A">
          <w:rPr>
            <w:bCs/>
            <w:lang w:val="en-US"/>
          </w:rPr>
          <w:t xml:space="preserve">root water uptake </w:t>
        </w:r>
        <w:r w:rsidR="00D34B2D">
          <w:rPr>
            <w:bCs/>
            <w:lang w:val="en-US"/>
          </w:rPr>
          <w:t xml:space="preserve">reduction </w:t>
        </w:r>
      </w:ins>
      <w:r>
        <w:rPr>
          <w:bCs/>
          <w:lang w:val="en-US"/>
        </w:rPr>
        <w:t>tha</w:t>
      </w:r>
      <w:ins w:id="523" w:author="Quirijn de Jong van Lier" w:date="2017-08-22T16:03:00Z">
        <w:r w:rsidR="00D34B2D">
          <w:rPr>
            <w:bCs/>
            <w:lang w:val="en-US"/>
          </w:rPr>
          <w:t>n</w:t>
        </w:r>
      </w:ins>
      <w:del w:id="524" w:author="Quirijn de Jong van Lier" w:date="2017-08-22T16:03:00Z">
        <w:r w:rsidDel="00D34B2D">
          <w:rPr>
            <w:bCs/>
            <w:lang w:val="en-US"/>
          </w:rPr>
          <w:delText>t what was</w:delText>
        </w:r>
      </w:del>
      <w:r>
        <w:rPr>
          <w:bCs/>
          <w:lang w:val="en-US"/>
        </w:rPr>
        <w:t xml:space="preserve"> observed, </w:t>
      </w:r>
      <w:ins w:id="525" w:author="Quirijn de Jong van Lier" w:date="2017-08-22T16:04:00Z">
        <w:r w:rsidR="00D34B2D">
          <w:rPr>
            <w:bCs/>
            <w:lang w:val="en-US"/>
          </w:rPr>
          <w:t xml:space="preserve">whereas </w:t>
        </w:r>
      </w:ins>
      <w:del w:id="526" w:author="Quirijn de Jong van Lier" w:date="2017-08-22T16:04:00Z">
        <w:r w:rsidRPr="001B6FE7" w:rsidDel="00D34B2D">
          <w:rPr>
            <w:bCs/>
            <w:lang w:val="en-US"/>
          </w:rPr>
          <w:delText xml:space="preserve">and that </w:delText>
        </w:r>
      </w:del>
      <w:r w:rsidRPr="001B6FE7">
        <w:rPr>
          <w:bCs/>
          <w:lang w:val="en-US"/>
        </w:rPr>
        <w:t>simple models based on soil water</w:t>
      </w:r>
      <w:r>
        <w:rPr>
          <w:bCs/>
          <w:lang w:val="en-US"/>
        </w:rPr>
        <w:t xml:space="preserve"> </w:t>
      </w:r>
      <w:r w:rsidRPr="001B6FE7">
        <w:rPr>
          <w:bCs/>
          <w:lang w:val="en-US"/>
        </w:rPr>
        <w:t>content thresholds simulate</w:t>
      </w:r>
      <w:del w:id="527" w:author="Quirijn de Jong van Lier" w:date="2017-08-22T16:04:00Z">
        <w:r w:rsidRPr="001B6FE7" w:rsidDel="00D34B2D">
          <w:rPr>
            <w:bCs/>
            <w:lang w:val="en-US"/>
          </w:rPr>
          <w:delText>d</w:delText>
        </w:r>
      </w:del>
      <w:r w:rsidRPr="001B6FE7">
        <w:rPr>
          <w:bCs/>
          <w:lang w:val="en-US"/>
        </w:rPr>
        <w:t xml:space="preserve"> a more gradual decline that </w:t>
      </w:r>
      <w:del w:id="528" w:author="Quirijn de Jong van Lier" w:date="2017-08-22T16:04:00Z">
        <w:r w:rsidRPr="001B6FE7" w:rsidDel="00D34B2D">
          <w:rPr>
            <w:bCs/>
            <w:lang w:val="en-US"/>
          </w:rPr>
          <w:delText>mimick</w:delText>
        </w:r>
      </w:del>
      <w:ins w:id="529" w:author="Quirijn de Jong van Lier" w:date="2017-08-22T16:04:00Z">
        <w:r w:rsidR="00D34B2D" w:rsidRPr="001B6FE7">
          <w:rPr>
            <w:bCs/>
            <w:lang w:val="en-US"/>
          </w:rPr>
          <w:t>mimics</w:t>
        </w:r>
      </w:ins>
      <w:del w:id="530" w:author="Quirijn de Jong van Lier" w:date="2017-08-22T16:04:00Z">
        <w:r w:rsidRPr="001B6FE7" w:rsidDel="00D34B2D">
          <w:rPr>
            <w:bCs/>
            <w:lang w:val="en-US"/>
          </w:rPr>
          <w:delText>ed</w:delText>
        </w:r>
      </w:del>
      <w:r w:rsidRPr="001B6FE7">
        <w:rPr>
          <w:bCs/>
          <w:lang w:val="en-US"/>
        </w:rPr>
        <w:t xml:space="preserve"> observations more</w:t>
      </w:r>
      <w:r>
        <w:rPr>
          <w:bCs/>
          <w:lang w:val="en-US"/>
        </w:rPr>
        <w:t xml:space="preserve"> </w:t>
      </w:r>
      <w:r w:rsidRPr="001B6FE7">
        <w:rPr>
          <w:bCs/>
          <w:lang w:val="en-US"/>
        </w:rPr>
        <w:t>closely</w:t>
      </w:r>
      <w:r>
        <w:rPr>
          <w:bCs/>
          <w:lang w:val="en-US"/>
        </w:rPr>
        <w:t xml:space="preserve"> </w:t>
      </w:r>
      <w:r>
        <w:rPr>
          <w:bCs/>
          <w:lang w:val="en-US"/>
        </w:rPr>
        <w:fldChar w:fldCharType="begin" w:fldLock="1"/>
      </w:r>
      <w:r w:rsidR="00521BEE">
        <w:rPr>
          <w:bCs/>
          <w:lang w:val="en-US"/>
        </w:rPr>
        <w:instrText>ADDIN CSL_CITATION { "citationItems" : [ { "id" : "ITEM-1", "itemData" : { "DOI" : "10.1016/j.fcr.2010.02.003", "ISBN" : "0378-4290", "ISSN" : "03784290", "abstract" : "Water stress affects the rate of water uptake, biomass accumulation and structural growth of sugarcane differently and, consequently, alters the partitioning of assimilate to sucrose storage. The CANEGRO sugarcane model is unable to accurately simulate the subtle rate changes in the source and sink processes during the progression of water stress during dry spells, with subsequent poor prediction of sucrose yields. The aim of this study was to test eight different water balance models by comparing simulated and experimentally determined rates of water uptake (WU), carbon assimilation (CAR), plant extension (PER) and sucrose accumulation (SA). Data from two experiments conducted in a rainshelter at Mount Edgecombe, South Africa were used: in the 2002/03 trial, WU, CAR, PER, SA were monitored over a 40-day period starting with 5-month-old well-watered sugarcane, which then received either adequate or no water (Experiment A). The 1998/99 trial was conducted under similar conditions, but with the stress treatment imposed at 3 months after planting (Experiment B). The approaches to modelling WU evaluated ranged from a simple approach based primarily on whole profile soil water content to relatively complex approaches taking account of layer specific soil water retention and root density. Results show that the fraction of available soil water at which soil water supply started limiting WU varied from 0.129 in Experiment A to 0.307 in Experiment B. The difference is ascribed to a difference in evaporative demand at that time. PER (sink activity) responded to water stress much sooner (14 days) and at much higher fractional soil water contents (0.81 compared with 0.14 in Experiment A) than CAR (source activity). SA was enhanced marginally in Experiment A and markedly in Experiment B due to mild water stress, presumably due to the differential impacts of water stress on source and sink activity. Severe water stress led to a cessation of sucrose accumulation. Increased modelling complexity did not necessarily result in better predictions of WU for these experiments. All models except CANESIM predicted the onset of reduced WU uptake to within 3 days of estimated actual onset. Simple models simulated a more gradual decline in WU with increasing stress levels than complex models, and mimicked actual decline closer. BEWAB was chosen as the most appropriate WU model for inclusion in CANEGRO because of its more gradual extraction of water as stress progresses. All model\u2026", "author" : [ { "dropping-particle" : "", "family" : "Singels", "given" : "A.", "non-dropping-particle" : "", "parse-names" : false, "suffix" : "" }, { "dropping-particle" : "", "family" : "Berg", "given" : "M.", "non-dropping-particle" : "van den", "parse-names" : false, "suffix" : "" }, { "dropping-particle" : "", "family" : "Smit", "given" : "M. A.", "non-dropping-particle" : "", "parse-names" : false, "suffix" : "" }, { "dropping-particle" : "", "family" : "Jones", "given" : "M. R.", "non-dropping-particle" : "", "parse-names" : false, "suffix" : "" }, { "dropping-particle" : "", "family" : "Antwerpen", "given" : "R.", "non-dropping-particle" : "van", "parse-names" : false, "suffix" : "" } ], "container-title" : "Field Crops Research", "id" : "ITEM-1", "issue" : "1", "issued" : { "date-parts" : [ [ "2010" ] ] }, "page" : "59-69", "publisher" : "Elsevier B.V.", "title" : "Modelling water uptake, growth and sucrose accumulation of sugarcane subjected to water stress", "type" : "article-journal", "volume" : "117" }, "uris" : [ "http://www.mendeley.com/documents/?uuid=bb2679fd-4503-4182-89f8-f2f9380a290d" ] } ], "mendeley" : { "formattedCitation" : "(Singels et al. 2010)", "plainTextFormattedCitation" : "(Singels et al. 2010)", "previouslyFormattedCitation" : "(Singels &lt;i&gt;et al.&lt;/i&gt;, 2010)" }, "properties" : { "noteIndex" : 0 }, "schema" : "https://github.com/citation-style-language/schema/raw/master/csl-citation.json" }</w:instrText>
      </w:r>
      <w:r>
        <w:rPr>
          <w:bCs/>
          <w:lang w:val="en-US"/>
        </w:rPr>
        <w:fldChar w:fldCharType="separate"/>
      </w:r>
      <w:r w:rsidR="00521BEE" w:rsidRPr="00521BEE">
        <w:rPr>
          <w:bCs/>
          <w:noProof/>
          <w:lang w:val="en-US"/>
        </w:rPr>
        <w:t>(Singels et al. 2010)</w:t>
      </w:r>
      <w:r>
        <w:rPr>
          <w:bCs/>
          <w:lang w:val="en-US"/>
        </w:rPr>
        <w:fldChar w:fldCharType="end"/>
      </w:r>
      <w:r w:rsidR="00956206">
        <w:rPr>
          <w:bCs/>
          <w:lang w:val="en-US"/>
        </w:rPr>
        <w:t xml:space="preserve">. </w:t>
      </w:r>
      <w:r w:rsidR="00E67475">
        <w:rPr>
          <w:bCs/>
          <w:lang w:val="en-US"/>
        </w:rPr>
        <w:t xml:space="preserve">Under limited water availability this approach may overestimate soil water stress reducing drastically crop yield </w:t>
      </w:r>
      <w:r w:rsidR="00E67475">
        <w:rPr>
          <w:rFonts w:eastAsia="Times New Roman"/>
          <w:color w:val="000000" w:themeColor="text1"/>
          <w:lang w:val="en-US" w:eastAsia="pt-BR"/>
        </w:rPr>
        <w:fldChar w:fldCharType="begin" w:fldLock="1"/>
      </w:r>
      <w:r w:rsidR="00521BEE">
        <w:rPr>
          <w:rFonts w:eastAsia="Times New Roman"/>
          <w:color w:val="000000" w:themeColor="text1"/>
          <w:lang w:val="en-US" w:eastAsia="pt-BR"/>
        </w:rPr>
        <w:instrText>ADDIN CSL_CITATION { "citationItems" : [ { "id" : "ITEM-1", "itemData" : { "DOI" : "10.2134/agronj2007.0088", "author" : [ { "dropping-particle" : "", "family" : "L\u00f3pez-cedr\u00f3n", "given" : "Francisco X", "non-dropping-particle" : "", "parse-names" : false, "suffix" : "" }, { "dropping-particle" : "", "family" : "Boote", "given" : "Kenneth J", "non-dropping-particle" : "", "parse-names" : false, "suffix" : "" }, { "dropping-particle" : "", "family" : "Pi\u00f1eiro", "given" : "Juan", "non-dropping-particle" : "", "parse-names" : false, "suffix" : "" }, { "dropping-particle" : "", "family" : "Sau", "given" : "Federico", "non-dropping-particle" : "", "parse-names" : false, "suffix" : "" } ], "id" : "ITEM-1", "issued" : { "date-parts" : [ [ "2008" ] ] }, "title" : "Improving the CERES-Maize Model Ability to Simulate Water De fi cit Impact on Maize Production and Yield Components", "type" : "article-journal" }, "uris" : [ "http://www.mendeley.com/documents/?uuid=9873b07c-d569-41bb-ad51-42711072f8f1" ] }, { "id" : "ITEM-2", "itemData" : { "author" : [ { "dropping-particle" : "", "family" : "Kendy", "given" : "E.", "non-dropping-particle" : "", "parse-names" : false, "suffix" : "" }, { "dropping-particle" : "", "family" : "Gerard-Marchant", "given" : "P.", "non-dropping-particle" : "", "parse-names" : false, "suffix" : "" }, { "dropping-particle" : "", "family" : "Walter", "given" : "M.T.", "non-dropping-particle" : "", "parse-names" : false, "suffix" : "" }, { "dropping-particle" : "", "family" : "Zhang", "given" : "Y.", "non-dropping-particle" : "", "parse-names" : false, "suffix" : "" }, { "dropping-particle" : "", "family" : "Liu", "given" : "C.", "non-dropping-particle" : "", "parse-names" : false, "suffix" : "" }, { "dropping-particle" : "", "family" : "Steenhuis", "given" : "T.S.", "non-dropping-particle" : "", "parse-names" : false, "suffix" : "" } ], "container-title" : "Hydrological Processes", "id" : "ITEM-2", "issued" : { "date-parts" : [ [ "2003" ] ] }, "page" : "2011-2031", "title" : "A soil-water-balance approach to quantify groundwater recharge from irrigated cropland in the North China Plain", "type" : "article-journal", "volume" : "17" }, "uris" : [ "http://www.mendeley.com/documents/?uuid=bad0a7c1-e2d7-4c75-b08e-995af693d847" ] } ], "mendeley" : { "formattedCitation" : "(L\u00f3pez-cedr\u00f3n et al. 2008; Kendy et al. 2003)", "plainTextFormattedCitation" : "(L\u00f3pez-cedr\u00f3n et al. 2008; Kendy et al. 2003)", "previouslyFormattedCitation" : "(Kendy &lt;i&gt;et al.&lt;/i&gt;, 2003; L\u00f3pez-cedr\u00f3n &lt;i&gt;et al.&lt;/i&gt;, 2008)" }, "properties" : { "noteIndex" : 0 }, "schema" : "https://github.com/citation-style-language/schema/raw/master/csl-citation.json" }</w:instrText>
      </w:r>
      <w:r w:rsidR="00E67475">
        <w:rPr>
          <w:rFonts w:eastAsia="Times New Roman"/>
          <w:color w:val="000000" w:themeColor="text1"/>
          <w:lang w:val="en-US" w:eastAsia="pt-BR"/>
        </w:rPr>
        <w:fldChar w:fldCharType="separate"/>
      </w:r>
      <w:r w:rsidR="00521BEE" w:rsidRPr="00521BEE">
        <w:rPr>
          <w:rFonts w:eastAsia="Times New Roman"/>
          <w:noProof/>
          <w:color w:val="000000" w:themeColor="text1"/>
          <w:lang w:val="en-US" w:eastAsia="pt-BR"/>
        </w:rPr>
        <w:t>(López-cedrón et al. 2008; Kendy et al. 2003)</w:t>
      </w:r>
      <w:r w:rsidR="00E67475">
        <w:rPr>
          <w:rFonts w:eastAsia="Times New Roman"/>
          <w:color w:val="000000" w:themeColor="text1"/>
          <w:lang w:val="en-US" w:eastAsia="pt-BR"/>
        </w:rPr>
        <w:fldChar w:fldCharType="end"/>
      </w:r>
      <w:r w:rsidR="00E67475">
        <w:rPr>
          <w:rFonts w:eastAsia="Times New Roman"/>
          <w:color w:val="000000" w:themeColor="text1"/>
          <w:lang w:val="en-US" w:eastAsia="pt-BR"/>
        </w:rPr>
        <w:t>. Alternatively, root water uptake thresholds</w:t>
      </w:r>
      <w:r w:rsidR="00810E91">
        <w:rPr>
          <w:rFonts w:eastAsia="Times New Roman"/>
          <w:color w:val="000000" w:themeColor="text1"/>
          <w:lang w:val="en-US" w:eastAsia="pt-BR"/>
        </w:rPr>
        <w:t xml:space="preserve"> limit (e.g. wilting point)</w:t>
      </w:r>
      <w:r w:rsidR="00E67475">
        <w:rPr>
          <w:rFonts w:eastAsia="Times New Roman"/>
          <w:color w:val="000000" w:themeColor="text1"/>
          <w:lang w:val="en-US" w:eastAsia="pt-BR"/>
        </w:rPr>
        <w:t xml:space="preserve"> can be </w:t>
      </w:r>
      <w:r w:rsidR="00810E91">
        <w:rPr>
          <w:rFonts w:eastAsia="Times New Roman"/>
          <w:color w:val="000000" w:themeColor="text1"/>
          <w:lang w:val="en-US" w:eastAsia="pt-BR"/>
        </w:rPr>
        <w:t>crop-specific</w:t>
      </w:r>
      <w:r w:rsidR="00E67475">
        <w:rPr>
          <w:rFonts w:eastAsia="Times New Roman"/>
          <w:color w:val="000000" w:themeColor="text1"/>
          <w:lang w:val="en-US" w:eastAsia="pt-BR"/>
        </w:rPr>
        <w:t xml:space="preserve"> allowing root water</w:t>
      </w:r>
      <w:r w:rsidR="00810E91">
        <w:rPr>
          <w:rFonts w:eastAsia="Times New Roman"/>
          <w:color w:val="000000" w:themeColor="text1"/>
          <w:lang w:val="en-US" w:eastAsia="pt-BR"/>
        </w:rPr>
        <w:t xml:space="preserve"> extraction below</w:t>
      </w:r>
      <w:ins w:id="531" w:author="Quirijn de Jong van Lier" w:date="2017-08-22T16:05:00Z">
        <w:r w:rsidR="00D34B2D">
          <w:rPr>
            <w:rFonts w:eastAsia="Times New Roman"/>
            <w:color w:val="000000" w:themeColor="text1"/>
            <w:lang w:val="en-US" w:eastAsia="pt-BR"/>
          </w:rPr>
          <w:t xml:space="preserve"> or above</w:t>
        </w:r>
      </w:ins>
      <w:r w:rsidR="00810E91">
        <w:rPr>
          <w:rFonts w:eastAsia="Times New Roman"/>
          <w:color w:val="000000" w:themeColor="text1"/>
          <w:lang w:val="en-US" w:eastAsia="pt-BR"/>
        </w:rPr>
        <w:t xml:space="preserve"> -15MPa </w:t>
      </w:r>
      <w:del w:id="532" w:author="Quirijn de Jong van Lier" w:date="2017-08-22T16:05:00Z">
        <w:r w:rsidR="00810E91" w:rsidDel="00D34B2D">
          <w:rPr>
            <w:rFonts w:eastAsia="Times New Roman"/>
            <w:color w:val="000000" w:themeColor="text1"/>
            <w:lang w:val="en-US" w:eastAsia="pt-BR"/>
          </w:rPr>
          <w:delText>or cessation point between wilting point and field capacity</w:delText>
        </w:r>
        <w:r w:rsidR="00BA3732" w:rsidDel="00D34B2D">
          <w:rPr>
            <w:rFonts w:eastAsia="Times New Roman"/>
            <w:color w:val="000000" w:themeColor="text1"/>
            <w:lang w:val="en-US" w:eastAsia="pt-BR"/>
          </w:rPr>
          <w:delText xml:space="preserve"> </w:delText>
        </w:r>
      </w:del>
      <w:r w:rsidR="00BA3732">
        <w:rPr>
          <w:rFonts w:eastAsia="Times New Roman"/>
          <w:color w:val="000000" w:themeColor="text1"/>
          <w:lang w:val="en-US" w:eastAsia="pt-BR"/>
        </w:rPr>
        <w:t xml:space="preserve">in </w:t>
      </w:r>
      <w:ins w:id="533" w:author="Quirijn de Jong van Lier" w:date="2017-08-22T16:05:00Z">
        <w:r w:rsidR="00D34B2D">
          <w:rPr>
            <w:rFonts w:eastAsia="Times New Roman"/>
            <w:color w:val="000000" w:themeColor="text1"/>
            <w:lang w:val="en-US" w:eastAsia="pt-BR"/>
          </w:rPr>
          <w:t xml:space="preserve">the </w:t>
        </w:r>
      </w:ins>
      <w:r w:rsidR="00BA3732">
        <w:rPr>
          <w:rFonts w:eastAsia="Times New Roman"/>
          <w:color w:val="000000" w:themeColor="text1"/>
          <w:lang w:val="en-US" w:eastAsia="pt-BR"/>
        </w:rPr>
        <w:t>APSIM platform</w:t>
      </w:r>
      <w:r w:rsidR="00810E91">
        <w:rPr>
          <w:rFonts w:eastAsia="Times New Roman"/>
          <w:color w:val="000000" w:themeColor="text1"/>
          <w:lang w:val="en-US" w:eastAsia="pt-BR"/>
        </w:rPr>
        <w:t xml:space="preserve"> </w:t>
      </w:r>
      <w:r w:rsidR="00810E91">
        <w:rPr>
          <w:rFonts w:eastAsia="Times New Roman"/>
          <w:color w:val="000000" w:themeColor="text1"/>
          <w:lang w:val="en-US" w:eastAsia="pt-BR"/>
        </w:rPr>
        <w:fldChar w:fldCharType="begin" w:fldLock="1"/>
      </w:r>
      <w:r w:rsidR="00521BEE">
        <w:rPr>
          <w:rFonts w:eastAsia="Times New Roman"/>
          <w:color w:val="000000" w:themeColor="text1"/>
          <w:lang w:val="en-US" w:eastAsia="pt-BR"/>
        </w:rPr>
        <w:instrText>ADDIN CSL_CITATION { "citationItems" : [ { "id" : "ITEM-1", "itemData" : { "DOI" : "10.1016/S0378-4290(98)00167-1", "ISBN" : "0378-4290", "ISSN" : "03784290", "abstract" : "Research on more productive and sustainable sugarcane production systems would be aided by a comprehensive simulator of the sugarcane crop that is cognisant of a broader crop-soil-management system. A sugarcane crop model is described that can be deployed in the APSIM framework for agricultural systems simulation. The model operates on a daily time step, grows a leaf canopy, uses intercepted radiation to produce assimilate, and partitions this assimilate into leaf, structural stalk and sugar. The crop physiological processes represented in the model respond to the radiation and temperature environment and are sensitive to water and nitrogen supply. The model simulates growth, water use, N accumulation, sugar dry weight and fresh cane yield for plant and ratoon crops in response to climate, soil, management and genotypic factors. The model was developed on 35 datasets from Australia, Hawaii, South Africa and Swaziland, covering a wide range of crop classes, latitudes, water regimes and nitrogen supply conditions. Coefficients of determination for model predictions compared to observed data included 0.79 for LAI, 0.93 for crop biomass, 0.83 for stalk sucrose and 0.86 for N accumulation in above ground tissues. The particular strengths of this model are discussed in the context of agricultural systems simulation.", "author" : [ { "dropping-particle" : "", "family" : "Keating", "given" : "B. A.", "non-dropping-particle" : "", "parse-names" : false, "suffix" : "" }, { "dropping-particle" : "", "family" : "Robertson", "given" : "M. J.", "non-dropping-particle" : "", "parse-names" : false, "suffix" : "" }, { "dropping-particle" : "", "family" : "Muchow", "given" : "R. C.", "non-dropping-particle" : "", "parse-names" : false, "suffix" : "" }, { "dropping-particle" : "", "family" : "Huth", "given" : "N. I.", "non-dropping-particle" : "", "parse-names" : false, "suffix" : "" } ], "container-title" : "Field Crops Research", "id" : "ITEM-1", "issue" : "3", "issued" : { "date-parts" : [ [ "1999" ] ] }, "page" : "253-271", "title" : "Modelling sugarcane production systems I. Development and performance of the sugarcane module", "type" : "article-journal", "volume" : "61" }, "uris" : [ "http://www.mendeley.com/documents/?uuid=d4edcf67-b69d-47c7-a3f8-6edc2ca591a3" ] } ], "mendeley" : { "formattedCitation" : "(Keating et al. 1999)", "plainTextFormattedCitation" : "(Keating et al. 1999)", "previouslyFormattedCitation" : "(Keating &lt;i&gt;et al.&lt;/i&gt;, 1999)" }, "properties" : { "noteIndex" : 0 }, "schema" : "https://github.com/citation-style-language/schema/raw/master/csl-citation.json" }</w:instrText>
      </w:r>
      <w:r w:rsidR="00810E91">
        <w:rPr>
          <w:rFonts w:eastAsia="Times New Roman"/>
          <w:color w:val="000000" w:themeColor="text1"/>
          <w:lang w:val="en-US" w:eastAsia="pt-BR"/>
        </w:rPr>
        <w:fldChar w:fldCharType="separate"/>
      </w:r>
      <w:r w:rsidR="00521BEE" w:rsidRPr="00521BEE">
        <w:rPr>
          <w:rFonts w:eastAsia="Times New Roman"/>
          <w:noProof/>
          <w:color w:val="000000" w:themeColor="text1"/>
          <w:lang w:val="en-US" w:eastAsia="pt-BR"/>
        </w:rPr>
        <w:t>(Keating et al. 1999)</w:t>
      </w:r>
      <w:r w:rsidR="00810E91">
        <w:rPr>
          <w:rFonts w:eastAsia="Times New Roman"/>
          <w:color w:val="000000" w:themeColor="text1"/>
          <w:lang w:val="en-US" w:eastAsia="pt-BR"/>
        </w:rPr>
        <w:fldChar w:fldCharType="end"/>
      </w:r>
      <w:r w:rsidR="007118F2">
        <w:rPr>
          <w:rFonts w:eastAsia="Times New Roman"/>
          <w:color w:val="000000" w:themeColor="text1"/>
          <w:lang w:val="en-US" w:eastAsia="pt-BR"/>
        </w:rPr>
        <w:t xml:space="preserve">. </w:t>
      </w:r>
      <w:r w:rsidR="00F51BD3">
        <w:rPr>
          <w:rFonts w:eastAsia="Times New Roman"/>
          <w:color w:val="000000" w:themeColor="text1"/>
          <w:lang w:val="en-US" w:eastAsia="pt-BR"/>
        </w:rPr>
        <w:t>Moreover, h</w:t>
      </w:r>
      <w:r w:rsidR="00F51BD3" w:rsidRPr="00F51BD3">
        <w:rPr>
          <w:rFonts w:eastAsia="Times New Roman"/>
          <w:color w:val="000000" w:themeColor="text1"/>
          <w:lang w:val="en-US" w:eastAsia="pt-BR"/>
        </w:rPr>
        <w:t xml:space="preserve">ydrological models usually do not include compensation mechanisms </w:t>
      </w:r>
      <w:ins w:id="534" w:author="Quirijn de Jong van Lier" w:date="2017-08-22T16:05:00Z">
        <w:r w:rsidR="00D34B2D">
          <w:rPr>
            <w:rFonts w:eastAsia="Times New Roman"/>
            <w:color w:val="000000" w:themeColor="text1"/>
            <w:lang w:val="en-US" w:eastAsia="pt-BR"/>
          </w:rPr>
          <w:t xml:space="preserve">allowing for </w:t>
        </w:r>
      </w:ins>
      <w:del w:id="535" w:author="Quirijn de Jong van Lier" w:date="2017-08-22T16:05:00Z">
        <w:r w:rsidR="00F51BD3" w:rsidRPr="00F51BD3" w:rsidDel="00D34B2D">
          <w:rPr>
            <w:rFonts w:eastAsia="Times New Roman"/>
            <w:color w:val="000000" w:themeColor="text1"/>
            <w:lang w:val="en-US" w:eastAsia="pt-BR"/>
          </w:rPr>
          <w:delText xml:space="preserve">such that </w:delText>
        </w:r>
      </w:del>
      <w:r w:rsidR="00F51BD3" w:rsidRPr="00F51BD3">
        <w:rPr>
          <w:rFonts w:eastAsia="Times New Roman"/>
          <w:color w:val="000000" w:themeColor="text1"/>
          <w:lang w:val="en-US" w:eastAsia="pt-BR"/>
        </w:rPr>
        <w:t xml:space="preserve">reductions in uptake from dry layers </w:t>
      </w:r>
      <w:ins w:id="536" w:author="Quirijn de Jong van Lier" w:date="2017-08-22T16:05:00Z">
        <w:r w:rsidR="00D34B2D">
          <w:rPr>
            <w:rFonts w:eastAsia="Times New Roman"/>
            <w:color w:val="000000" w:themeColor="text1"/>
            <w:lang w:val="en-US" w:eastAsia="pt-BR"/>
          </w:rPr>
          <w:t>to be</w:t>
        </w:r>
      </w:ins>
      <w:del w:id="537" w:author="Quirijn de Jong van Lier" w:date="2017-08-22T16:05:00Z">
        <w:r w:rsidR="00F51BD3" w:rsidRPr="00F51BD3" w:rsidDel="00D34B2D">
          <w:rPr>
            <w:rFonts w:eastAsia="Times New Roman"/>
            <w:color w:val="000000" w:themeColor="text1"/>
            <w:lang w:val="en-US" w:eastAsia="pt-BR"/>
          </w:rPr>
          <w:delText>are</w:delText>
        </w:r>
      </w:del>
      <w:r w:rsidR="00F51BD3" w:rsidRPr="00F51BD3">
        <w:rPr>
          <w:rFonts w:eastAsia="Times New Roman"/>
          <w:color w:val="000000" w:themeColor="text1"/>
          <w:lang w:val="en-US" w:eastAsia="pt-BR"/>
        </w:rPr>
        <w:t xml:space="preserve"> compensated by an increase</w:t>
      </w:r>
      <w:ins w:id="538" w:author="Quirijn de Jong van Lier" w:date="2017-08-22T16:05:00Z">
        <w:r w:rsidR="00D34B2D">
          <w:rPr>
            <w:rFonts w:eastAsia="Times New Roman"/>
            <w:color w:val="000000" w:themeColor="text1"/>
            <w:lang w:val="en-US" w:eastAsia="pt-BR"/>
          </w:rPr>
          <w:t>d</w:t>
        </w:r>
      </w:ins>
      <w:del w:id="539" w:author="Quirijn de Jong van Lier" w:date="2017-08-22T16:05:00Z">
        <w:r w:rsidR="00F51BD3" w:rsidRPr="00F51BD3" w:rsidDel="00D34B2D">
          <w:rPr>
            <w:rFonts w:eastAsia="Times New Roman"/>
            <w:color w:val="000000" w:themeColor="text1"/>
            <w:lang w:val="en-US" w:eastAsia="pt-BR"/>
          </w:rPr>
          <w:delText xml:space="preserve"> in</w:delText>
        </w:r>
      </w:del>
      <w:r w:rsidR="00F51BD3" w:rsidRPr="00F51BD3">
        <w:rPr>
          <w:rFonts w:eastAsia="Times New Roman"/>
          <w:color w:val="000000" w:themeColor="text1"/>
          <w:lang w:val="en-US" w:eastAsia="pt-BR"/>
        </w:rPr>
        <w:t xml:space="preserve"> uptake from wetter layers</w:t>
      </w:r>
      <w:r w:rsidR="00F51BD3">
        <w:rPr>
          <w:rFonts w:eastAsia="Times New Roman"/>
          <w:color w:val="000000" w:themeColor="text1"/>
          <w:lang w:val="en-US" w:eastAsia="pt-BR"/>
        </w:rPr>
        <w:t xml:space="preserve">, </w:t>
      </w:r>
      <w:commentRangeStart w:id="540"/>
      <w:ins w:id="541" w:author="Quirijn de Jong van Lier" w:date="2017-08-22T16:05:00Z">
        <w:r w:rsidR="00D34B2D">
          <w:rPr>
            <w:rFonts w:eastAsia="Times New Roman"/>
            <w:color w:val="000000" w:themeColor="text1"/>
            <w:lang w:val="en-US" w:eastAsia="pt-BR"/>
          </w:rPr>
          <w:t>as</w:t>
        </w:r>
      </w:ins>
      <w:del w:id="542" w:author="Quirijn de Jong van Lier" w:date="2017-08-22T16:05:00Z">
        <w:r w:rsidR="00F51BD3" w:rsidDel="00D34B2D">
          <w:rPr>
            <w:rFonts w:eastAsia="Times New Roman"/>
            <w:color w:val="000000" w:themeColor="text1"/>
            <w:lang w:val="en-US" w:eastAsia="pt-BR"/>
          </w:rPr>
          <w:delText>wh</w:delText>
        </w:r>
      </w:del>
      <w:del w:id="543" w:author="Quirijn de Jong van Lier" w:date="2017-08-22T16:06:00Z">
        <w:r w:rsidR="00F51BD3" w:rsidDel="00D34B2D">
          <w:rPr>
            <w:rFonts w:eastAsia="Times New Roman"/>
            <w:color w:val="000000" w:themeColor="text1"/>
            <w:lang w:val="en-US" w:eastAsia="pt-BR"/>
          </w:rPr>
          <w:delText>ich is</w:delText>
        </w:r>
      </w:del>
      <w:r w:rsidR="00F51BD3">
        <w:rPr>
          <w:rFonts w:eastAsia="Times New Roman"/>
          <w:color w:val="000000" w:themeColor="text1"/>
          <w:lang w:val="en-US" w:eastAsia="pt-BR"/>
        </w:rPr>
        <w:t xml:space="preserve"> included in </w:t>
      </w:r>
      <w:ins w:id="544" w:author="Quirijn de Jong van Lier" w:date="2017-08-22T16:06:00Z">
        <w:r w:rsidR="00D34B2D">
          <w:rPr>
            <w:rFonts w:eastAsia="Times New Roman"/>
            <w:color w:val="000000" w:themeColor="text1"/>
            <w:lang w:val="en-US" w:eastAsia="pt-BR"/>
          </w:rPr>
          <w:t xml:space="preserve">the </w:t>
        </w:r>
      </w:ins>
      <w:r w:rsidR="00F51BD3">
        <w:rPr>
          <w:rFonts w:eastAsia="Times New Roman"/>
          <w:color w:val="000000" w:themeColor="text1"/>
          <w:lang w:val="en-US" w:eastAsia="pt-BR"/>
        </w:rPr>
        <w:t xml:space="preserve">SWAP platform </w:t>
      </w:r>
      <w:commentRangeEnd w:id="540"/>
      <w:r w:rsidR="00D34B2D">
        <w:rPr>
          <w:rStyle w:val="Refdecomentrio"/>
          <w:rFonts w:asciiTheme="minorHAnsi" w:eastAsiaTheme="minorHAnsi" w:hAnsiTheme="minorHAnsi" w:cstheme="minorBidi"/>
          <w:color w:val="auto"/>
        </w:rPr>
        <w:commentReference w:id="540"/>
      </w:r>
      <w:r w:rsidR="00F51BD3">
        <w:rPr>
          <w:rFonts w:eastAsia="Times New Roman"/>
          <w:color w:val="000000" w:themeColor="text1"/>
          <w:lang w:val="en-US" w:eastAsia="pt-BR"/>
        </w:rPr>
        <w:fldChar w:fldCharType="begin" w:fldLock="1"/>
      </w:r>
      <w:r w:rsidR="00521BEE">
        <w:rPr>
          <w:rFonts w:eastAsia="Times New Roman"/>
          <w:color w:val="000000" w:themeColor="text1"/>
          <w:lang w:val="en-US" w:eastAsia="pt-BR"/>
        </w:rPr>
        <w:instrText>ADDIN CSL_CITATION { "citationItems" : [ { "id" : "ITEM-1", "itemData" : { "DOI" : "10.2136", "author" : [ { "dropping-particle" : "Van", "family" : "Lier", "given" : "Quirijn De Jong", "non-dropping-particle" : "", "parse-names" : false, "suffix" : "" }, { "dropping-particle" : "Van", "family" : "Dam", "given" : "J", "non-dropping-particle" : "", "parse-names" : false, "suffix" : "" }, { "dropping-particle" : "", "family" : "Metselaar", "given" : "K.", "non-dropping-particle" : "", "parse-names" : false, "suffix" : "" }, { "dropping-particle" : "de", "family" : "Jong", "given" : "R.", "non-dropping-particle" : "", "parse-names" : false, "suffix" : "" }, { "dropping-particle" : "", "family" : "Duijnisveld", "given" : "W. H. M.", "non-dropping-particle" : "", "parse-names" : false, "suffix" : "" } ], "container-title" : "Vadose Zone J", "id" : "ITEM-1", "issued" : { "date-parts" : [ [ "2008" ] ] }, "page" : "1065\u20131078", "title" : "Macroscopic root water uptake distribution using a matric flux potential approach.", "type" : "article-journal", "volume" : "7" }, "uris" : [ "http://www.mendeley.com/documents/?uuid=705719cf-4874-4126-a824-9c241ea9ab61" ] }, { "id" : "ITEM-2", "itemData" : { "author" : [ { "dropping-particle" : "", "family" : "Jarvis", "given" : "N J", "non-dropping-particle" : "", "parse-names" : false, "suffix" : "" } ], "container-title" : "Journal of Hydrology", "id" : "ITEM-2", "issue" : "1-4", "issued" : { "date-parts" : [ [ "1989" ] ] }, "page" : "57-72", "publisher" : "Elsevier", "title" : "A simple empirical model of root water uptake", "type" : "article-journal", "volume" : "107" }, "uris" : [ "http://www.mendeley.com/documents/?uuid=a28f93b4-e169-420f-acc4-c35d964f3a08" ] } ], "mendeley" : { "formattedCitation" : "(Lier et al. 2008; Jarvis 1989)", "plainTextFormattedCitation" : "(Lier et al. 2008; Jarvis 1989)", "previouslyFormattedCitation" : "(Jarvis, 1989; Lier &lt;i&gt;et al.&lt;/i&gt;, 2008)" }, "properties" : { "noteIndex" : 0 }, "schema" : "https://github.com/citation-style-language/schema/raw/master/csl-citation.json" }</w:instrText>
      </w:r>
      <w:r w:rsidR="00F51BD3">
        <w:rPr>
          <w:rFonts w:eastAsia="Times New Roman"/>
          <w:color w:val="000000" w:themeColor="text1"/>
          <w:lang w:val="en-US" w:eastAsia="pt-BR"/>
        </w:rPr>
        <w:fldChar w:fldCharType="separate"/>
      </w:r>
      <w:r w:rsidR="00521BEE" w:rsidRPr="00521BEE">
        <w:rPr>
          <w:rFonts w:eastAsia="Times New Roman"/>
          <w:noProof/>
          <w:color w:val="000000" w:themeColor="text1"/>
          <w:lang w:val="en-US" w:eastAsia="pt-BR"/>
        </w:rPr>
        <w:t>(</w:t>
      </w:r>
      <w:ins w:id="545" w:author="Quirijn de Jong van Lier" w:date="2017-08-22T16:06:00Z">
        <w:r w:rsidR="00D34B2D">
          <w:rPr>
            <w:rFonts w:eastAsia="Times New Roman"/>
            <w:noProof/>
            <w:color w:val="000000" w:themeColor="text1"/>
            <w:lang w:val="en-US" w:eastAsia="pt-BR"/>
          </w:rPr>
          <w:t xml:space="preserve">De Jong van </w:t>
        </w:r>
      </w:ins>
      <w:r w:rsidR="00521BEE" w:rsidRPr="00521BEE">
        <w:rPr>
          <w:rFonts w:eastAsia="Times New Roman"/>
          <w:noProof/>
          <w:color w:val="000000" w:themeColor="text1"/>
          <w:lang w:val="en-US" w:eastAsia="pt-BR"/>
        </w:rPr>
        <w:t>Lier et al. 2008; Jarvis 1989)</w:t>
      </w:r>
      <w:r w:rsidR="00F51BD3">
        <w:rPr>
          <w:rFonts w:eastAsia="Times New Roman"/>
          <w:color w:val="000000" w:themeColor="text1"/>
          <w:lang w:val="en-US" w:eastAsia="pt-BR"/>
        </w:rPr>
        <w:fldChar w:fldCharType="end"/>
      </w:r>
      <w:r w:rsidR="00F51BD3" w:rsidRPr="00F51BD3">
        <w:rPr>
          <w:rFonts w:eastAsia="Times New Roman"/>
          <w:color w:val="000000" w:themeColor="text1"/>
          <w:lang w:val="en-US" w:eastAsia="pt-BR"/>
        </w:rPr>
        <w:t>.</w:t>
      </w:r>
    </w:p>
    <w:p w14:paraId="224EC7AD"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434F03AD" w14:textId="77777777" w:rsidR="00322BA5" w:rsidRPr="00810E91" w:rsidRDefault="00322BA5" w:rsidP="00322BA5">
      <w:pPr>
        <w:keepNext/>
        <w:spacing w:after="0" w:line="240" w:lineRule="auto"/>
        <w:rPr>
          <w:rFonts w:ascii="Times New Roman" w:eastAsia="SimSun" w:hAnsi="Times New Roman" w:cs="Times New Roman"/>
          <w:sz w:val="24"/>
          <w:szCs w:val="24"/>
          <w:lang w:val="en-US" w:eastAsia="zh-CN"/>
        </w:rPr>
      </w:pPr>
      <w:r w:rsidRPr="002F3F83">
        <w:rPr>
          <w:rFonts w:ascii="Times New Roman" w:eastAsia="SimSun" w:hAnsi="Times New Roman" w:cs="Times New Roman"/>
          <w:noProof/>
          <w:sz w:val="24"/>
          <w:szCs w:val="24"/>
          <w:lang w:eastAsia="pt-BR"/>
        </w:rPr>
        <w:lastRenderedPageBreak/>
        <mc:AlternateContent>
          <mc:Choice Requires="wpg">
            <w:drawing>
              <wp:anchor distT="0" distB="0" distL="114300" distR="114300" simplePos="0" relativeHeight="251658240" behindDoc="0" locked="0" layoutInCell="1" allowOverlap="1" wp14:anchorId="7726E05D" wp14:editId="297A4BA5">
                <wp:simplePos x="0" y="0"/>
                <wp:positionH relativeFrom="column">
                  <wp:posOffset>3801354</wp:posOffset>
                </wp:positionH>
                <wp:positionV relativeFrom="paragraph">
                  <wp:posOffset>113079</wp:posOffset>
                </wp:positionV>
                <wp:extent cx="590843" cy="4046406"/>
                <wp:effectExtent l="0" t="0" r="0" b="0"/>
                <wp:wrapNone/>
                <wp:docPr id="65" name="Agrupar 65"/>
                <wp:cNvGraphicFramePr/>
                <a:graphic xmlns:a="http://schemas.openxmlformats.org/drawingml/2006/main">
                  <a:graphicData uri="http://schemas.microsoft.com/office/word/2010/wordprocessingGroup">
                    <wpg:wgp>
                      <wpg:cNvGrpSpPr/>
                      <wpg:grpSpPr>
                        <a:xfrm>
                          <a:off x="0" y="0"/>
                          <a:ext cx="590843" cy="4046406"/>
                          <a:chOff x="0" y="0"/>
                          <a:chExt cx="590843" cy="3966675"/>
                        </a:xfrm>
                      </wpg:grpSpPr>
                      <wps:wsp>
                        <wps:cNvPr id="66" name="Conector reto 66"/>
                        <wps:cNvCnPr/>
                        <wps:spPr>
                          <a:xfrm>
                            <a:off x="42203" y="0"/>
                            <a:ext cx="0" cy="3918239"/>
                          </a:xfrm>
                          <a:prstGeom prst="line">
                            <a:avLst/>
                          </a:prstGeom>
                          <a:noFill/>
                          <a:ln w="6350" cap="flat" cmpd="sng" algn="ctr">
                            <a:solidFill>
                              <a:srgbClr val="FF0000"/>
                            </a:solidFill>
                            <a:prstDash val="dash"/>
                            <a:miter lim="800000"/>
                          </a:ln>
                          <a:effectLst/>
                        </wps:spPr>
                        <wps:bodyPr/>
                      </wps:wsp>
                      <wps:wsp>
                        <wps:cNvPr id="79" name="Caixa de Texto 79"/>
                        <wps:cNvSpPr txBox="1"/>
                        <wps:spPr>
                          <a:xfrm>
                            <a:off x="0" y="3741592"/>
                            <a:ext cx="590843" cy="225083"/>
                          </a:xfrm>
                          <a:prstGeom prst="rect">
                            <a:avLst/>
                          </a:prstGeom>
                          <a:noFill/>
                          <a:ln w="6350">
                            <a:noFill/>
                          </a:ln>
                        </wps:spPr>
                        <wps:txbx>
                          <w:txbxContent>
                            <w:p w14:paraId="748B96F8" w14:textId="77777777" w:rsidR="001B43B9" w:rsidRPr="00850E77" w:rsidRDefault="001B43B9" w:rsidP="00322BA5">
                              <w:pPr>
                                <w:rPr>
                                  <w:color w:val="FF0000"/>
                                  <w:sz w:val="4"/>
                                </w:rPr>
                              </w:pPr>
                              <w:proofErr w:type="spellStart"/>
                              <w:r w:rsidRPr="00850E77">
                                <w:rPr>
                                  <w:color w:val="FF0000"/>
                                  <w:sz w:val="14"/>
                                </w:rPr>
                                <w:t>Lodging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26E05D" id="Agrupar 65" o:spid="_x0000_s1035" style="position:absolute;margin-left:299.3pt;margin-top:8.9pt;width:46.5pt;height:318.6pt;z-index:251658240;mso-position-horizontal-relative:text;mso-position-vertical-relative:text;mso-height-relative:margin" coordsize="5908,39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">
                <v:line id="Conector reto 66" o:spid="_x0000_s1036" style="position:absolute;visibility:visible;mso-wrap-style:square" from="422,0" to="422,3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" strokecolor="red" strokeweight=".5pt">
                  <v:stroke dashstyle="dash" joinstyle="miter"/>
                </v:line>
                <v:shape id="Caixa de Texto 79" o:spid="_x0000_s1037" type="#_x0000_t202" style="position:absolute;top:37415;width:5908;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48B96F8" w14:textId="77777777" w:rsidR="001B43B9" w:rsidRPr="00850E77" w:rsidRDefault="001B43B9" w:rsidP="00322BA5">
                        <w:pPr>
                          <w:rPr>
                            <w:color w:val="FF0000"/>
                            <w:sz w:val="4"/>
                          </w:rPr>
                        </w:pPr>
                        <w:proofErr w:type="spellStart"/>
                        <w:r w:rsidRPr="00850E77">
                          <w:rPr>
                            <w:color w:val="FF0000"/>
                            <w:sz w:val="14"/>
                          </w:rPr>
                          <w:t>Lodging</w:t>
                        </w:r>
                        <w:proofErr w:type="spellEnd"/>
                      </w:p>
                    </w:txbxContent>
                  </v:textbox>
                </v:shape>
              </v:group>
            </w:pict>
          </mc:Fallback>
        </mc:AlternateContent>
      </w:r>
      <w:r w:rsidRPr="002F3F83">
        <w:rPr>
          <w:rFonts w:ascii="Times New Roman" w:eastAsia="SimSun" w:hAnsi="Times New Roman" w:cs="Times New Roman"/>
          <w:noProof/>
          <w:sz w:val="24"/>
          <w:szCs w:val="24"/>
          <w:lang w:eastAsia="pt-BR"/>
        </w:rPr>
        <mc:AlternateContent>
          <mc:Choice Requires="wpg">
            <w:drawing>
              <wp:inline distT="0" distB="0" distL="0" distR="0" wp14:anchorId="53B4B628" wp14:editId="3B981688">
                <wp:extent cx="5632824" cy="4382672"/>
                <wp:effectExtent l="0" t="0" r="6350" b="0"/>
                <wp:docPr id="52" name="Agrupar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632824" cy="4382672"/>
                          <a:chOff x="0" y="0"/>
                          <a:chExt cx="7711622" cy="7625442"/>
                        </a:xfrm>
                      </wpg:grpSpPr>
                      <wpg:graphicFrame>
                        <wpg:cNvPr id="53" name="Gráfico 53">
                          <a:extLst/>
                        </wpg:cNvPr>
                        <wpg:cNvFrPr>
                          <a:graphicFrameLocks/>
                        </wpg:cNvFrPr>
                        <wpg:xfrm>
                          <a:off x="0" y="0"/>
                          <a:ext cx="7702550" cy="2743200"/>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54" name="Gráfico 54">
                          <a:extLst/>
                        </wpg:cNvPr>
                        <wpg:cNvFrPr>
                          <a:graphicFrameLocks/>
                        </wpg:cNvFrPr>
                        <wpg:xfrm>
                          <a:off x="9072" y="2450192"/>
                          <a:ext cx="7702550" cy="2743200"/>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55" name="Gráfico 55">
                          <a:extLst/>
                        </wpg:cNvPr>
                        <wpg:cNvFrPr>
                          <a:graphicFrameLocks/>
                        </wpg:cNvFrPr>
                        <wpg:xfrm>
                          <a:off x="9071" y="4882242"/>
                          <a:ext cx="7702551" cy="2743200"/>
                        </wpg:xfrm>
                        <a:graphic>
                          <a:graphicData uri="http://schemas.openxmlformats.org/drawingml/2006/chart">
                            <c:chart xmlns:c="http://schemas.openxmlformats.org/drawingml/2006/chart" xmlns:r="http://schemas.openxmlformats.org/officeDocument/2006/relationships" r:id="rId43"/>
                          </a:graphicData>
                        </a:graphic>
                      </wpg:graphicFrame>
                    </wpg:wgp>
                  </a:graphicData>
                </a:graphic>
              </wp:inline>
            </w:drawing>
          </mc:Choice>
          <mc:Fallback>
            <w:pict>
              <v:group w14:anchorId="37B07724" id="Agrupar 9" o:spid="_x0000_s1026" style="width:443.55pt;height:345.1pt;mso-position-horizontal-relative:char;mso-position-vertical-relative:line" coordsize="77116,76254" o:gfxdata="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">
                <v:shape id="Gráfico 53" o:spid="_x0000_s1027" type="#_x0000_t75" style="position:absolute;width:77031;height:27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">
                  <v:imagedata r:id="rId44" o:title=""/>
                  <o:lock v:ext="edit" aspectratio="f"/>
                </v:shape>
                <v:shape id="Gráfico 54" o:spid="_x0000_s1028" type="#_x0000_t75" style="position:absolute;left:83;top:24394;width:77031;height:275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">
                  <v:imagedata r:id="rId45" o:title=""/>
                  <o:lock v:ext="edit" aspectratio="f"/>
                </v:shape>
                <v:shape id="Gráfico 55" o:spid="_x0000_s1029" type="#_x0000_t75" style="position:absolute;left:83;top:48789;width:77031;height:274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">
                  <v:imagedata r:id="rId46" o:title=""/>
                  <o:lock v:ext="edit" aspectratio="f"/>
                </v:shape>
                <w10:anchorlock/>
              </v:group>
            </w:pict>
          </mc:Fallback>
        </mc:AlternateContent>
      </w:r>
    </w:p>
    <w:p w14:paraId="494CD6CB" w14:textId="04192AF2"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546" w:name="_Ref467665535"/>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12</w:t>
      </w:r>
      <w:r w:rsidRPr="002F3F83">
        <w:rPr>
          <w:rFonts w:ascii="Times New Roman" w:eastAsia="SimSun" w:hAnsi="Times New Roman" w:cs="Times New Roman"/>
          <w:bCs/>
          <w:szCs w:val="18"/>
          <w:lang w:eastAsia="zh-CN"/>
        </w:rPr>
        <w:fldChar w:fldCharType="end"/>
      </w:r>
      <w:bookmarkEnd w:id="546"/>
      <w:r w:rsidRPr="002F3F83">
        <w:rPr>
          <w:rFonts w:ascii="Times New Roman" w:eastAsia="SimSun" w:hAnsi="Times New Roman" w:cs="Times New Roman"/>
          <w:bCs/>
          <w:szCs w:val="18"/>
          <w:lang w:val="en-US" w:eastAsia="zh-CN"/>
        </w:rPr>
        <w:t>. Soil water content (</w:t>
      </w:r>
      <w:r w:rsidR="0004611A">
        <w:rPr>
          <w:rFonts w:ascii="Times New Roman" w:eastAsia="SimSun" w:hAnsi="Times New Roman" w:cs="Times New Roman"/>
          <w:bCs/>
          <w:szCs w:val="18"/>
          <w:lang w:val="en-US" w:eastAsia="zh-CN"/>
        </w:rPr>
        <w:t>c</w:t>
      </w:r>
      <w:r w:rsidRPr="002F3F83">
        <w:rPr>
          <w:rFonts w:ascii="Times New Roman" w:eastAsia="SimSun" w:hAnsi="Times New Roman" w:cs="Times New Roman"/>
          <w:bCs/>
          <w:szCs w:val="18"/>
          <w:lang w:val="en-US" w:eastAsia="zh-CN"/>
        </w:rPr>
        <w:t>m</w:t>
      </w:r>
      <w:r w:rsidRPr="002F3F83">
        <w:rPr>
          <w:rFonts w:ascii="Times New Roman" w:eastAsia="SimSun" w:hAnsi="Times New Roman" w:cs="Times New Roman"/>
          <w:bCs/>
          <w:szCs w:val="18"/>
          <w:vertAlign w:val="superscript"/>
          <w:lang w:val="en-US" w:eastAsia="zh-CN"/>
        </w:rPr>
        <w:t>3</w:t>
      </w:r>
      <w:r w:rsidRPr="002F3F83">
        <w:rPr>
          <w:rFonts w:ascii="Times New Roman" w:eastAsia="SimSun" w:hAnsi="Times New Roman" w:cs="Times New Roman"/>
          <w:bCs/>
          <w:szCs w:val="18"/>
          <w:lang w:val="en-US" w:eastAsia="zh-CN"/>
        </w:rPr>
        <w:t xml:space="preserve"> </w:t>
      </w:r>
      <w:r w:rsidR="0004611A">
        <w:rPr>
          <w:rFonts w:ascii="Times New Roman" w:eastAsia="SimSun" w:hAnsi="Times New Roman" w:cs="Times New Roman"/>
          <w:bCs/>
          <w:szCs w:val="18"/>
          <w:lang w:val="en-US" w:eastAsia="zh-CN"/>
        </w:rPr>
        <w:t>c</w:t>
      </w:r>
      <w:r w:rsidRPr="002F3F83">
        <w:rPr>
          <w:rFonts w:ascii="Times New Roman" w:eastAsia="SimSun" w:hAnsi="Times New Roman" w:cs="Times New Roman"/>
          <w:bCs/>
          <w:szCs w:val="18"/>
          <w:lang w:val="en-US" w:eastAsia="zh-CN"/>
        </w:rPr>
        <w:t>m</w:t>
      </w:r>
      <w:r w:rsidRPr="002F3F83">
        <w:rPr>
          <w:rFonts w:ascii="Times New Roman" w:eastAsia="SimSun" w:hAnsi="Times New Roman" w:cs="Times New Roman"/>
          <w:bCs/>
          <w:szCs w:val="18"/>
          <w:vertAlign w:val="superscript"/>
          <w:lang w:val="en-US" w:eastAsia="zh-CN"/>
        </w:rPr>
        <w:t>-3</w:t>
      </w:r>
      <w:r w:rsidRPr="002F3F83">
        <w:rPr>
          <w:rFonts w:ascii="Times New Roman" w:eastAsia="SimSun" w:hAnsi="Times New Roman" w:cs="Times New Roman"/>
          <w:bCs/>
          <w:szCs w:val="18"/>
          <w:lang w:val="en-US" w:eastAsia="zh-CN"/>
        </w:rPr>
        <w:t xml:space="preserve">) in three soil layers simulated by the Sugarcane standalone water balance routine and measured in Piracicaba experiment (average both experiments). Red-dotted line indicates the lodging event occurred on 242 </w:t>
      </w:r>
      <w:r w:rsidR="001D450B">
        <w:rPr>
          <w:rFonts w:ascii="Times New Roman" w:eastAsia="SimSun" w:hAnsi="Times New Roman" w:cs="Times New Roman"/>
          <w:bCs/>
          <w:szCs w:val="18"/>
          <w:lang w:val="en-US" w:eastAsia="zh-CN"/>
        </w:rPr>
        <w:t>DAR</w:t>
      </w:r>
      <w:r w:rsidRPr="002F3F83">
        <w:rPr>
          <w:rFonts w:ascii="Times New Roman" w:eastAsia="SimSun" w:hAnsi="Times New Roman" w:cs="Times New Roman"/>
          <w:bCs/>
          <w:szCs w:val="18"/>
          <w:lang w:val="en-US" w:eastAsia="zh-CN"/>
        </w:rPr>
        <w:t>.</w:t>
      </w:r>
    </w:p>
    <w:p w14:paraId="23D90682" w14:textId="77777777" w:rsidR="00322BA5" w:rsidRPr="002F3F83" w:rsidRDefault="00322BA5" w:rsidP="00322BA5">
      <w:pPr>
        <w:spacing w:after="0" w:line="240" w:lineRule="auto"/>
        <w:jc w:val="both"/>
        <w:rPr>
          <w:rFonts w:ascii="Times New Roman" w:eastAsia="SimSun" w:hAnsi="Times New Roman" w:cs="Times New Roman"/>
          <w:bCs/>
          <w:szCs w:val="18"/>
          <w:lang w:val="en-US" w:eastAsia="zh-CN"/>
        </w:rPr>
      </w:pPr>
    </w:p>
    <w:p w14:paraId="57DB7E1F"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0C109487" w14:textId="6EFDA7AA" w:rsidR="00C34B12" w:rsidRPr="00FA529F" w:rsidRDefault="00AE52BD"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E</w:t>
      </w:r>
      <w:r w:rsidR="00322BA5" w:rsidRPr="002F3F83">
        <w:rPr>
          <w:rFonts w:ascii="Times New Roman" w:eastAsia="Times New Roman" w:hAnsi="Times New Roman" w:cs="Times New Roman"/>
          <w:color w:val="000000" w:themeColor="text1"/>
          <w:sz w:val="24"/>
          <w:szCs w:val="24"/>
          <w:lang w:val="en-US" w:eastAsia="pt-BR"/>
        </w:rPr>
        <w:t xml:space="preserve">vapotranspiration </w:t>
      </w:r>
      <w:r>
        <w:rPr>
          <w:rFonts w:ascii="Times New Roman" w:eastAsia="Times New Roman" w:hAnsi="Times New Roman" w:cs="Times New Roman"/>
          <w:color w:val="000000" w:themeColor="text1"/>
          <w:sz w:val="24"/>
          <w:szCs w:val="24"/>
          <w:lang w:val="en-US" w:eastAsia="pt-BR"/>
        </w:rPr>
        <w:t>can be expected to diminish after lodging</w:t>
      </w:r>
      <w:r w:rsidR="00322BA5" w:rsidRPr="002F3F83">
        <w:rPr>
          <w:rFonts w:ascii="Times New Roman" w:eastAsia="Times New Roman" w:hAnsi="Times New Roman" w:cs="Times New Roman"/>
          <w:color w:val="000000" w:themeColor="text1"/>
          <w:sz w:val="24"/>
          <w:szCs w:val="24"/>
          <w:lang w:val="en-US" w:eastAsia="pt-BR"/>
        </w:rPr>
        <w:t xml:space="preserve"> due to damaged stems and/or root sys</w:t>
      </w:r>
      <w:r w:rsidR="00FA3F55">
        <w:rPr>
          <w:rFonts w:ascii="Times New Roman" w:eastAsia="Times New Roman" w:hAnsi="Times New Roman" w:cs="Times New Roman"/>
          <w:color w:val="000000" w:themeColor="text1"/>
          <w:sz w:val="24"/>
          <w:szCs w:val="24"/>
          <w:lang w:val="en-US" w:eastAsia="pt-BR"/>
        </w:rPr>
        <w:t>tems</w:t>
      </w:r>
      <w:r>
        <w:rPr>
          <w:rFonts w:ascii="Times New Roman" w:eastAsia="Times New Roman" w:hAnsi="Times New Roman" w:cs="Times New Roman"/>
          <w:color w:val="000000" w:themeColor="text1"/>
          <w:sz w:val="24"/>
          <w:szCs w:val="24"/>
          <w:lang w:val="en-US" w:eastAsia="pt-BR"/>
        </w:rPr>
        <w:t xml:space="preserve"> (affecting transpiration)</w:t>
      </w:r>
      <w:r w:rsidR="00FA3F55">
        <w:rPr>
          <w:rFonts w:ascii="Times New Roman" w:eastAsia="Times New Roman" w:hAnsi="Times New Roman" w:cs="Times New Roman"/>
          <w:color w:val="000000" w:themeColor="text1"/>
          <w:sz w:val="24"/>
          <w:szCs w:val="24"/>
          <w:lang w:val="en-US" w:eastAsia="pt-BR"/>
        </w:rPr>
        <w:t xml:space="preserve"> and </w:t>
      </w:r>
      <w:r>
        <w:rPr>
          <w:rFonts w:ascii="Times New Roman" w:eastAsia="Times New Roman" w:hAnsi="Times New Roman" w:cs="Times New Roman"/>
          <w:color w:val="000000" w:themeColor="text1"/>
          <w:sz w:val="24"/>
          <w:szCs w:val="24"/>
          <w:lang w:val="en-US" w:eastAsia="pt-BR"/>
        </w:rPr>
        <w:t xml:space="preserve">the </w:t>
      </w:r>
      <w:r w:rsidR="00322BA5" w:rsidRPr="002F3F83">
        <w:rPr>
          <w:rFonts w:ascii="Times New Roman" w:eastAsia="Times New Roman" w:hAnsi="Times New Roman" w:cs="Times New Roman"/>
          <w:color w:val="000000" w:themeColor="text1"/>
          <w:sz w:val="24"/>
          <w:szCs w:val="24"/>
          <w:lang w:val="en-US" w:eastAsia="pt-BR"/>
        </w:rPr>
        <w:t>increased soil cover by biomass</w:t>
      </w:r>
      <w:r>
        <w:rPr>
          <w:rFonts w:ascii="Times New Roman" w:eastAsia="Times New Roman" w:hAnsi="Times New Roman" w:cs="Times New Roman"/>
          <w:color w:val="000000" w:themeColor="text1"/>
          <w:sz w:val="24"/>
          <w:szCs w:val="24"/>
          <w:lang w:val="en-US" w:eastAsia="pt-BR"/>
        </w:rPr>
        <w:t xml:space="preserve"> </w:t>
      </w:r>
      <w:commentRangeStart w:id="547"/>
      <w:r>
        <w:rPr>
          <w:rFonts w:ascii="Times New Roman" w:eastAsia="Times New Roman" w:hAnsi="Times New Roman" w:cs="Times New Roman"/>
          <w:color w:val="000000" w:themeColor="text1"/>
          <w:sz w:val="24"/>
          <w:szCs w:val="24"/>
          <w:lang w:val="en-US" w:eastAsia="pt-BR"/>
        </w:rPr>
        <w:t>(reducing evaporation)</w:t>
      </w:r>
      <w:r w:rsidR="00322BA5" w:rsidRPr="002F3F83">
        <w:rPr>
          <w:rFonts w:ascii="Times New Roman" w:eastAsia="Times New Roman" w:hAnsi="Times New Roman" w:cs="Times New Roman"/>
          <w:color w:val="000000" w:themeColor="text1"/>
          <w:sz w:val="24"/>
          <w:szCs w:val="24"/>
          <w:lang w:val="en-US" w:eastAsia="pt-BR"/>
        </w:rPr>
        <w:t xml:space="preserve">. </w:t>
      </w:r>
      <w:commentRangeEnd w:id="547"/>
      <w:r w:rsidR="00403F75">
        <w:rPr>
          <w:rStyle w:val="Refdecomentrio"/>
        </w:rPr>
        <w:commentReference w:id="547"/>
      </w:r>
      <w:commentRangeStart w:id="548"/>
      <w:r w:rsidR="00322BA5" w:rsidRPr="002F3F83">
        <w:rPr>
          <w:rFonts w:ascii="Times New Roman" w:eastAsia="Times New Roman" w:hAnsi="Times New Roman" w:cs="Times New Roman"/>
          <w:color w:val="000000" w:themeColor="text1"/>
          <w:sz w:val="24"/>
          <w:szCs w:val="24"/>
          <w:lang w:val="en-US" w:eastAsia="pt-BR"/>
        </w:rPr>
        <w:t>Lodging affect</w:t>
      </w:r>
      <w:r w:rsidR="00FA3F55">
        <w:rPr>
          <w:rFonts w:ascii="Times New Roman" w:eastAsia="Times New Roman" w:hAnsi="Times New Roman" w:cs="Times New Roman"/>
          <w:color w:val="000000" w:themeColor="text1"/>
          <w:sz w:val="24"/>
          <w:szCs w:val="24"/>
          <w:lang w:val="en-US" w:eastAsia="pt-BR"/>
        </w:rPr>
        <w:t>s</w:t>
      </w:r>
      <w:r w:rsidR="00322BA5" w:rsidRPr="002F3F83">
        <w:rPr>
          <w:rFonts w:ascii="Times New Roman" w:eastAsia="Times New Roman" w:hAnsi="Times New Roman" w:cs="Times New Roman"/>
          <w:color w:val="000000" w:themeColor="text1"/>
          <w:sz w:val="24"/>
          <w:szCs w:val="24"/>
          <w:lang w:val="en-US" w:eastAsia="pt-BR"/>
        </w:rPr>
        <w:t xml:space="preserve"> not only the sugarcane crop, but many crops cultivated under irrigated and windy conditions </w:t>
      </w:r>
      <w:r w:rsidR="00322BA5"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"10.1016/j.jtbi.2014.07.032", "ISBN" : "1095-8541 (Electronic)\\r0022-5193 (Linking)", "ISSN" : "10958541", "PMID" : "25109589", "abstract" : "The lodging of cereal crops due to high wind and rain is of considerable significance in many parts of the world, leading to major economic losses and yield reductions. In earlier papers the authors have developed a model of the lodging of winter wheat that identified the major parameters of the problem and enabled the relationship between root and stem lodging to be examined. It has formed the basis of a methodology used in the UK for guidance to farmers and agronomists on ways of reducing lodging risk. However the authors would be the first to acknowledge that there are limitations to the model that make it difficult to apply for a wide range of crops - particularly in the specification of the wind field and the root/soil interaction, and in allowing for stem lodging elsewhere than at the base of the stem. This paper thus describes the development of a generalised model that overcomes these shortcomings. After a discussion of the lodging phenomenon in general and a description of the earlier work, the basis of the new model is set out, based upon a mechanical model of the wind/plant/soil interactions that capture most of the important physical processes. The manner in which this model can be applied to clarify the nature of the lodging process and calculate lodging risk through a simple graphical formulation is discussed. In particular simple formulae are defined for lodging risk that are functions of a small number of dimensionless variables with identified physical meanings. The model is then applied to the lodging of wheat, oat and oilseed rape crops and considers the sensitivity of the risk calculations to uncertainties in the model parameters. In general it is suggested that the risk of lodging can be determined from very simple functions of dimensionless stem and root lodging velocities. ?? 2014 Elsevier Ltd.", "author" : [ { "dropping-particle" : "", "family" : "Baker", "given" : "C. J.", "non-dropping-particle" : "", "parse-names" : false, "suffix" : "" }, { "dropping-particle" : "", "family" : "Sterling", "given" : "M.", "non-dropping-particle" : "", "parse-names" : false, "suffix" : "" }, { "dropping-particle" : "", "family" : "Berry", "given" : "P.", "non-dropping-particle" : "", "parse-names" : false, "suffix" : "" } ], "container-title" : "Journal of Theoretical Biology", "id" : "ITEM-1", "issued" : { "date-parts" : [ [ "2014" ] ] }, "page" : "1-12", "publisher" : "Elsevier", "title" : "A generalised model of crop lodging", "type" : "article-journal", "volume" : "363" }, "uris" : [ "http://www.mendeley.com/documents/?uuid=55961c34-1d9b-4c9d-b053-883c53adcfab" ] } ], "mendeley" : { "formattedCitation" : "(Baker, Sterling, and Berry 2014)", "plainTextFormattedCitation" : "(Baker, Sterling, and Berry 2014)", "previouslyFormattedCitation" : "(Baker, Sterling e Berry, 2014)" }, "properties" : { "noteIndex" : 0 }, "schema" : "https://github.com/citation-style-language/schema/raw/master/csl-citation.json" }</w:instrText>
      </w:r>
      <w:r w:rsidR="00322BA5"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(Baker, Sterling, and Berry 2014)</w:t>
      </w:r>
      <w:r w:rsidR="00322BA5" w:rsidRPr="002F3F83">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 xml:space="preserve">. </w:t>
      </w:r>
      <w:commentRangeEnd w:id="548"/>
      <w:r w:rsidR="00403F75">
        <w:rPr>
          <w:rStyle w:val="Refdecomentrio"/>
        </w:rPr>
        <w:commentReference w:id="548"/>
      </w:r>
      <w:r w:rsidR="00322BA5" w:rsidRPr="002F3F83">
        <w:rPr>
          <w:rFonts w:ascii="Times New Roman" w:eastAsia="Times New Roman" w:hAnsi="Times New Roman" w:cs="Times New Roman"/>
          <w:color w:val="000000" w:themeColor="text1"/>
          <w:sz w:val="24"/>
          <w:szCs w:val="24"/>
          <w:lang w:val="en-US" w:eastAsia="pt-BR"/>
        </w:rPr>
        <w:t xml:space="preserve">Physiologically, </w:t>
      </w:r>
      <w:del w:id="549" w:author="Quirijn de Jong van Lier" w:date="2017-08-22T16:07:00Z">
        <w:r w:rsidDel="00D34B2D">
          <w:rPr>
            <w:rFonts w:ascii="Times New Roman" w:eastAsia="Times New Roman" w:hAnsi="Times New Roman" w:cs="Times New Roman"/>
            <w:color w:val="000000" w:themeColor="text1"/>
            <w:sz w:val="24"/>
            <w:szCs w:val="24"/>
            <w:lang w:val="en-US" w:eastAsia="pt-BR"/>
          </w:rPr>
          <w:delText xml:space="preserve">in </w:delText>
        </w:r>
      </w:del>
      <w:r>
        <w:rPr>
          <w:rFonts w:ascii="Times New Roman" w:eastAsia="Times New Roman" w:hAnsi="Times New Roman" w:cs="Times New Roman"/>
          <w:color w:val="000000" w:themeColor="text1"/>
          <w:sz w:val="24"/>
          <w:szCs w:val="24"/>
          <w:lang w:val="en-US" w:eastAsia="pt-BR"/>
        </w:rPr>
        <w:t xml:space="preserve">sugarcane </w:t>
      </w:r>
      <w:r w:rsidR="00322BA5" w:rsidRPr="002F3F83">
        <w:rPr>
          <w:rFonts w:ascii="Times New Roman" w:eastAsia="Times New Roman" w:hAnsi="Times New Roman" w:cs="Times New Roman"/>
          <w:color w:val="000000" w:themeColor="text1"/>
          <w:sz w:val="24"/>
          <w:szCs w:val="24"/>
          <w:lang w:val="en-US" w:eastAsia="pt-BR"/>
        </w:rPr>
        <w:t xml:space="preserve">lodging </w:t>
      </w:r>
      <w:r>
        <w:rPr>
          <w:rFonts w:ascii="Times New Roman" w:eastAsia="Times New Roman" w:hAnsi="Times New Roman" w:cs="Times New Roman"/>
          <w:color w:val="000000" w:themeColor="text1"/>
          <w:sz w:val="24"/>
          <w:szCs w:val="24"/>
          <w:lang w:val="en-US" w:eastAsia="pt-BR"/>
        </w:rPr>
        <w:t xml:space="preserve">results </w:t>
      </w:r>
      <w:r w:rsidR="00322BA5" w:rsidRPr="002F3F83">
        <w:rPr>
          <w:rFonts w:ascii="Times New Roman" w:eastAsia="Times New Roman" w:hAnsi="Times New Roman" w:cs="Times New Roman"/>
          <w:color w:val="000000" w:themeColor="text1"/>
          <w:sz w:val="24"/>
          <w:szCs w:val="24"/>
          <w:lang w:val="en-US" w:eastAsia="pt-BR"/>
        </w:rPr>
        <w:t>i</w:t>
      </w:r>
      <w:r>
        <w:rPr>
          <w:rFonts w:ascii="Times New Roman" w:eastAsia="Times New Roman" w:hAnsi="Times New Roman" w:cs="Times New Roman"/>
          <w:color w:val="000000" w:themeColor="text1"/>
          <w:sz w:val="24"/>
          <w:szCs w:val="24"/>
          <w:lang w:val="en-US" w:eastAsia="pt-BR"/>
        </w:rPr>
        <w:t xml:space="preserve">n a </w:t>
      </w:r>
      <w:r w:rsidR="00322BA5" w:rsidRPr="002F3F83">
        <w:rPr>
          <w:rFonts w:ascii="Times New Roman" w:eastAsia="Times New Roman" w:hAnsi="Times New Roman" w:cs="Times New Roman"/>
          <w:color w:val="000000" w:themeColor="text1"/>
          <w:sz w:val="24"/>
          <w:szCs w:val="24"/>
          <w:lang w:val="en-US" w:eastAsia="pt-BR"/>
        </w:rPr>
        <w:t>reduc</w:t>
      </w:r>
      <w:r>
        <w:rPr>
          <w:rFonts w:ascii="Times New Roman" w:eastAsia="Times New Roman" w:hAnsi="Times New Roman" w:cs="Times New Roman"/>
          <w:color w:val="000000" w:themeColor="text1"/>
          <w:sz w:val="24"/>
          <w:szCs w:val="24"/>
          <w:lang w:val="en-US" w:eastAsia="pt-BR"/>
        </w:rPr>
        <w:t>tion of</w:t>
      </w:r>
      <w:r w:rsidR="00322BA5" w:rsidRPr="002F3F83">
        <w:rPr>
          <w:rFonts w:ascii="Times New Roman" w:eastAsia="Times New Roman" w:hAnsi="Times New Roman" w:cs="Times New Roman"/>
          <w:color w:val="000000" w:themeColor="text1"/>
          <w:sz w:val="24"/>
          <w:szCs w:val="24"/>
          <w:lang w:val="en-US" w:eastAsia="pt-BR"/>
        </w:rPr>
        <w:t xml:space="preserve"> radiation use efficiency and sucrose </w:t>
      </w:r>
      <w:r>
        <w:rPr>
          <w:rFonts w:ascii="Times New Roman" w:eastAsia="Times New Roman" w:hAnsi="Times New Roman" w:cs="Times New Roman"/>
          <w:color w:val="000000" w:themeColor="text1"/>
          <w:sz w:val="24"/>
          <w:szCs w:val="24"/>
          <w:lang w:val="en-US" w:eastAsia="pt-BR"/>
        </w:rPr>
        <w:t xml:space="preserve">accumulation </w:t>
      </w:r>
      <w:r w:rsidR="00322BA5" w:rsidRPr="002F3F83">
        <w:rPr>
          <w:rFonts w:ascii="Times New Roman" w:eastAsia="Times New Roman" w:hAnsi="Times New Roman" w:cs="Times New Roman"/>
          <w:color w:val="000000" w:themeColor="text1"/>
          <w:sz w:val="24"/>
          <w:szCs w:val="24"/>
          <w:lang w:val="en-US" w:eastAsia="pt-BR"/>
        </w:rPr>
        <w:t>due to stalk damage and geotropi</w:t>
      </w:r>
      <w:r>
        <w:rPr>
          <w:rFonts w:ascii="Times New Roman" w:eastAsia="Times New Roman" w:hAnsi="Times New Roman" w:cs="Times New Roman"/>
          <w:color w:val="000000" w:themeColor="text1"/>
          <w:sz w:val="24"/>
          <w:szCs w:val="24"/>
          <w:lang w:val="en-US" w:eastAsia="pt-BR"/>
        </w:rPr>
        <w:t>c</w:t>
      </w:r>
      <w:r w:rsidR="00322BA5" w:rsidRPr="002F3F83">
        <w:rPr>
          <w:rFonts w:ascii="Times New Roman" w:eastAsia="Times New Roman" w:hAnsi="Times New Roman" w:cs="Times New Roman"/>
          <w:color w:val="000000" w:themeColor="text1"/>
          <w:sz w:val="24"/>
          <w:szCs w:val="24"/>
          <w:lang w:val="en-US" w:eastAsia="pt-BR"/>
        </w:rPr>
        <w:t xml:space="preserve"> expansion. The occurrence can be simulated by empirical relations </w:t>
      </w:r>
      <w:r>
        <w:rPr>
          <w:rFonts w:ascii="Times New Roman" w:eastAsia="Times New Roman" w:hAnsi="Times New Roman" w:cs="Times New Roman"/>
          <w:color w:val="000000" w:themeColor="text1"/>
          <w:sz w:val="24"/>
          <w:szCs w:val="24"/>
          <w:lang w:val="en-US" w:eastAsia="pt-BR"/>
        </w:rPr>
        <w:t>using</w:t>
      </w:r>
      <w:r w:rsidR="00322BA5" w:rsidRPr="002F3F83">
        <w:rPr>
          <w:rFonts w:ascii="Times New Roman" w:eastAsia="Times New Roman" w:hAnsi="Times New Roman" w:cs="Times New Roman"/>
          <w:color w:val="000000" w:themeColor="text1"/>
          <w:sz w:val="24"/>
          <w:szCs w:val="24"/>
          <w:lang w:val="en-US" w:eastAsia="pt-BR"/>
        </w:rPr>
        <w:t xml:space="preserve"> plant height and wind speed </w:t>
      </w:r>
      <w:r w:rsidR="00322BA5"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"10.1016/j.fcr.2015.05.019", "ISBN" : "0378-4290", "ISSN" : "03784290", "abstract" : "Lodging lowers the productivity of sugarcane through a reduction in radiation use efficiency and stalk damage. However, there are few reports of experiments specifically designed to quantify effects of lodging in sugarcane. Efforts to model onset and progression of lodging, and the impact on crop productivity, have not been attempted. The objectives of this paper were to quantify effects of lodging on sugarcane and to develop modeling capability in terms of predicting lodging onset, progression and impact. Field experiments with irrigated ratoon crops were conducted at Pongola, South Africa. In one treatment the cane in each plot was allowed to grow through bamboo frames that prevented lodging. In the other treatment, the cane was not supported and could lodge at any stage. The degree of lodging was captured weekly by a rating that ranged from 1 to 9, where 1=fully erect cane and 9=completely lodged cane. At harvest estimated recoverable crystal percent (ERC %) of stalks and yield (cane and ERC) was measured for each plot. Lodging resulted in decreased ERC yields of up to 20.6%. An algorithm for simulating lodging when aboveground biomass (including rainfall and irrigation water retained on it) exceeds a variety-specific threshold, and which also considers wind speed and soil water content, was evaluated for predicting the extent and impact of lodging in the Pongola experiments, as well as for four deficit irrigation treatments of a field experiment conducted in Komatipoort, South Africa. The study showed that the onset of lodging was simulated reasonably well for various soil/crop/atmospheric conditions, while the extent of lodging at harvest was simulated very accurately for all crops. Simulated lodging was primarily driven by crop size and lodging events were triggered by rainfall that added weight to the aerial mass of the crop, and reduced the anchoring ability of the soil through saturation of the top soil. More accurate simulation of lodging, and its impacts on yield, will improve the accuracy of yield predictions by crop models, increasing their value in applications such as crop forecasting, climate change studies and exploring crop improvement and management options.", "author" : [ { "dropping-particle" : "", "family" : "Heerden", "given" : "P.D.R.", "non-dropping-particle" : "van", "parse-names" : false, "suffix" : "" }, { "dropping-particle" : "", "family" : "Singels", "given" : "a.", "non-dropping-particle" : "", "parse-names" : false, "suffix" : "" }, { "dropping-particle" : "", "family" : "Paraskevopoulos", "given" : "a.", "non-dropping-particle" : "", "parse-names" : false, "suffix" : "" }, { "dropping-particle" : "", "family" : "Rossler", "given" : "R.", "non-dropping-particle" : "", "parse-names" : false, "suffix" : "" } ], "container-title" : "Field Crops Research", "id" : "ITEM-1", "issued" : { "date-parts" : [ [ "2015" ] ] }, "page" : "135-142", "publisher" : "Elsevier B.V.", "title" : "Negative effects of lodging on irrigated sugarcane productivity\u2014An experimental and crop modelling assessment", "type" : "article-journal", "volume" : "180" }, "uris" : [ "http://www.mendeley.com/documents/?uuid=c20349f5-3530-4d59-8f4c-7778c519add3" ] } ], "mendeley" : { "formattedCitation" : "(van Heerden et al. 2015)", "plainTextFormattedCitation" : "(van Heerden et al. 2015)", "previouslyFormattedCitation" : "(Heerden, van &lt;i&gt;et al.&lt;/i&gt;, 2015)" }, "properties" : { "noteIndex" : 0 }, "schema" : "https://github.com/citation-style-language/schema/raw/master/csl-citation.json" }</w:instrText>
      </w:r>
      <w:r w:rsidR="00322BA5"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(van Heerden et al. 2015)</w:t>
      </w:r>
      <w:r w:rsidR="00322BA5" w:rsidRPr="002F3F83">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 or physically through moment forces, soil conditions, and crop canopy and root system</w:t>
      </w:r>
      <w:r>
        <w:rPr>
          <w:rFonts w:ascii="Times New Roman" w:eastAsia="Times New Roman" w:hAnsi="Times New Roman" w:cs="Times New Roman"/>
          <w:color w:val="000000" w:themeColor="text1"/>
          <w:sz w:val="24"/>
          <w:szCs w:val="24"/>
          <w:lang w:val="en-US" w:eastAsia="pt-BR"/>
        </w:rPr>
        <w:t xml:space="preserve"> characteristics</w:t>
      </w:r>
      <w:r w:rsidR="00322BA5" w:rsidRPr="002F3F83">
        <w:rPr>
          <w:rFonts w:ascii="Times New Roman" w:eastAsia="Times New Roman" w:hAnsi="Times New Roman" w:cs="Times New Roman"/>
          <w:color w:val="000000" w:themeColor="text1"/>
          <w:sz w:val="24"/>
          <w:szCs w:val="24"/>
          <w:lang w:val="en-US" w:eastAsia="pt-BR"/>
        </w:rPr>
        <w:t xml:space="preserve"> </w:t>
      </w:r>
      <w:r w:rsidR="00322BA5"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"10.1016/j.jtbi.2014.07.032", "ISBN" : "1095-8541 (Electronic)\\r0022-5193 (Linking)", "ISSN" : "10958541", "PMID" : "25109589", "abstract" : "The lodging of cereal crops due to high wind and rain is of considerable significance in many parts of the world, leading to major economic losses and yield reductions. In earlier papers the authors have developed a model of the lodging of winter wheat that identified the major parameters of the problem and enabled the relationship between root and stem lodging to be examined. It has formed the basis of a methodology used in the UK for guidance to farmers and agronomists on ways of reducing lodging risk. However the authors would be the first to acknowledge that there are limitations to the model that make it difficult to apply for a wide range of crops - particularly in the specification of the wind field and the root/soil interaction, and in allowing for stem lodging elsewhere than at the base of the stem. This paper thus describes the development of a generalised model that overcomes these shortcomings. After a discussion of the lodging phenomenon in general and a description of the earlier work, the basis of the new model is set out, based upon a mechanical model of the wind/plant/soil interactions that capture most of the important physical processes. The manner in which this model can be applied to clarify the nature of the lodging process and calculate lodging risk through a simple graphical formulation is discussed. In particular simple formulae are defined for lodging risk that are functions of a small number of dimensionless variables with identified physical meanings. The model is then applied to the lodging of wheat, oat and oilseed rape crops and considers the sensitivity of the risk calculations to uncertainties in the model parameters. In general it is suggested that the risk of lodging can be determined from very simple functions of dimensionless stem and root lodging velocities. ?? 2014 Elsevier Ltd.", "author" : [ { "dropping-particle" : "", "family" : "Baker", "given" : "C. J.", "non-dropping-particle" : "", "parse-names" : false, "suffix" : "" }, { "dropping-particle" : "", "family" : "Sterling", "given" : "M.", "non-dropping-particle" : "", "parse-names" : false, "suffix" : "" }, { "dropping-particle" : "", "family" : "Berry", "given" : "P.", "non-dropping-particle" : "", "parse-names" : false, "suffix" : "" } ], "container-title" : "Journal of Theoretical Biology", "id" : "ITEM-1", "issued" : { "date-parts" : [ [ "2014" ] ] }, "page" : "1-12", "publisher" : "Elsevier", "title" : "A generalised model of crop lodging", "type" : "article-journal", "volume" : "363" }, "uris" : [ "http://www.mendeley.com/documents/?uuid=55961c34-1d9b-4c9d-b053-883c53adcfab" ] } ], "mendeley" : { "formattedCitation" : "(Baker, Sterling, and Berry 2014)", "plainTextFormattedCitation" : "(Baker, Sterling, and Berry 2014)", "previouslyFormattedCitation" : "(Baker, Sterling e Berry, 2014)" }, "properties" : { "noteIndex" : 0 }, "schema" : "https://github.com/citation-style-language/schema/raw/master/csl-citation.json" }</w:instrText>
      </w:r>
      <w:r w:rsidR="00322BA5"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(Baker, Sterling, and Berry 2014)</w:t>
      </w:r>
      <w:r w:rsidR="00322BA5" w:rsidRPr="002F3F83">
        <w:rPr>
          <w:rFonts w:ascii="Times New Roman" w:eastAsia="Times New Roman" w:hAnsi="Times New Roman" w:cs="Times New Roman"/>
          <w:color w:val="000000" w:themeColor="text1"/>
          <w:sz w:val="24"/>
          <w:szCs w:val="24"/>
          <w:lang w:val="en-US" w:eastAsia="pt-BR"/>
        </w:rPr>
        <w:fldChar w:fldCharType="end"/>
      </w:r>
      <w:r w:rsidR="00322BA5" w:rsidRPr="002F3F83">
        <w:rPr>
          <w:rFonts w:ascii="Times New Roman" w:eastAsia="Times New Roman" w:hAnsi="Times New Roman" w:cs="Times New Roman"/>
          <w:color w:val="000000" w:themeColor="text1"/>
          <w:sz w:val="24"/>
          <w:szCs w:val="24"/>
          <w:lang w:val="en-US" w:eastAsia="pt-BR"/>
        </w:rPr>
        <w:t>.</w:t>
      </w:r>
    </w:p>
    <w:p w14:paraId="1179B571" w14:textId="1859A5C2" w:rsidR="00322BA5" w:rsidRPr="002F3F83"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The SWAP</w:t>
      </w:r>
      <w:r w:rsidR="0059528A">
        <w:rPr>
          <w:rFonts w:ascii="Times New Roman" w:eastAsia="Times New Roman" w:hAnsi="Times New Roman" w:cs="Times New Roman"/>
          <w:color w:val="000000" w:themeColor="text1"/>
          <w:sz w:val="24"/>
          <w:szCs w:val="24"/>
          <w:lang w:val="en-US" w:eastAsia="pt-BR"/>
        </w:rPr>
        <w:t>-SAMUCA</w:t>
      </w:r>
      <w:r w:rsidRPr="002F3F83">
        <w:rPr>
          <w:rFonts w:ascii="Times New Roman" w:eastAsia="Times New Roman" w:hAnsi="Times New Roman" w:cs="Times New Roman"/>
          <w:color w:val="000000" w:themeColor="text1"/>
          <w:sz w:val="24"/>
          <w:szCs w:val="24"/>
          <w:lang w:val="en-US" w:eastAsia="pt-BR"/>
        </w:rPr>
        <w:t xml:space="preserve"> </w:t>
      </w:r>
      <w:r w:rsidR="00E22662">
        <w:rPr>
          <w:rFonts w:ascii="Times New Roman" w:eastAsia="Times New Roman" w:hAnsi="Times New Roman" w:cs="Times New Roman"/>
          <w:color w:val="000000" w:themeColor="text1"/>
          <w:sz w:val="24"/>
          <w:szCs w:val="24"/>
          <w:lang w:val="en-US" w:eastAsia="pt-BR"/>
        </w:rPr>
        <w:t>predictions of</w:t>
      </w:r>
      <w:r w:rsidRPr="002F3F83">
        <w:rPr>
          <w:rFonts w:ascii="Times New Roman" w:eastAsia="Times New Roman" w:hAnsi="Times New Roman" w:cs="Times New Roman"/>
          <w:color w:val="000000" w:themeColor="text1"/>
          <w:sz w:val="24"/>
          <w:szCs w:val="24"/>
          <w:lang w:val="en-US" w:eastAsia="pt-BR"/>
        </w:rPr>
        <w:t xml:space="preserve"> soil water content </w:t>
      </w:r>
      <w:proofErr w:type="gramStart"/>
      <w:r w:rsidR="00E22662">
        <w:rPr>
          <w:rFonts w:ascii="Times New Roman" w:eastAsia="Times New Roman" w:hAnsi="Times New Roman" w:cs="Times New Roman"/>
          <w:color w:val="000000" w:themeColor="text1"/>
          <w:sz w:val="24"/>
          <w:szCs w:val="24"/>
          <w:lang w:val="en-US" w:eastAsia="pt-BR"/>
        </w:rPr>
        <w:t>were</w:t>
      </w:r>
      <w:proofErr w:type="gramEnd"/>
      <w:r w:rsidR="00E22662">
        <w:rPr>
          <w:rFonts w:ascii="Times New Roman" w:eastAsia="Times New Roman" w:hAnsi="Times New Roman" w:cs="Times New Roman"/>
          <w:color w:val="000000" w:themeColor="text1"/>
          <w:sz w:val="24"/>
          <w:szCs w:val="24"/>
          <w:lang w:val="en-US" w:eastAsia="pt-BR"/>
        </w:rPr>
        <w:t xml:space="preserve"> better than </w:t>
      </w:r>
      <w:r w:rsidRPr="002F3F83">
        <w:rPr>
          <w:rFonts w:ascii="Times New Roman" w:eastAsia="Times New Roman" w:hAnsi="Times New Roman" w:cs="Times New Roman"/>
          <w:color w:val="000000" w:themeColor="text1"/>
          <w:sz w:val="24"/>
          <w:szCs w:val="24"/>
          <w:lang w:val="en-US" w:eastAsia="pt-BR"/>
        </w:rPr>
        <w:t xml:space="preserve">the </w:t>
      </w:r>
      <w:r w:rsidR="00302676">
        <w:rPr>
          <w:rFonts w:ascii="Times New Roman" w:eastAsia="Times New Roman" w:hAnsi="Times New Roman" w:cs="Times New Roman"/>
          <w:color w:val="000000" w:themeColor="text1"/>
          <w:sz w:val="24"/>
          <w:szCs w:val="24"/>
          <w:lang w:val="en-US" w:eastAsia="pt-BR"/>
        </w:rPr>
        <w:t>SAMUCA stand-alone</w:t>
      </w:r>
      <w:r w:rsidRPr="002F3F83">
        <w:rPr>
          <w:rFonts w:ascii="Times New Roman" w:eastAsia="Times New Roman" w:hAnsi="Times New Roman" w:cs="Times New Roman"/>
          <w:color w:val="000000" w:themeColor="text1"/>
          <w:sz w:val="24"/>
          <w:szCs w:val="24"/>
          <w:lang w:val="en-US" w:eastAsia="pt-BR"/>
        </w:rPr>
        <w:t xml:space="preserve"> approach (</w:t>
      </w:r>
      <w:r>
        <w:rPr>
          <w:rFonts w:ascii="Times New Roman" w:eastAsia="Times New Roman" w:hAnsi="Times New Roman" w:cs="Times New Roman"/>
          <w:color w:val="000000" w:themeColor="text1"/>
          <w:sz w:val="24"/>
          <w:szCs w:val="24"/>
          <w:lang w:val="en-US" w:eastAsia="pt-BR"/>
        </w:rPr>
        <w:fldChar w:fldCharType="begin"/>
      </w:r>
      <w:r>
        <w:rPr>
          <w:rFonts w:ascii="Times New Roman" w:eastAsia="Times New Roman" w:hAnsi="Times New Roman" w:cs="Times New Roman"/>
          <w:color w:val="000000" w:themeColor="text1"/>
          <w:sz w:val="24"/>
          <w:szCs w:val="24"/>
          <w:lang w:val="en-US" w:eastAsia="pt-BR"/>
        </w:rPr>
        <w:instrText xml:space="preserve"> REF _Ref481073510 \h  \* MERGEFORMAT </w:instrText>
      </w:r>
      <w:r>
        <w:rPr>
          <w:rFonts w:ascii="Times New Roman" w:eastAsia="Times New Roman" w:hAnsi="Times New Roman" w:cs="Times New Roman"/>
          <w:color w:val="000000" w:themeColor="text1"/>
          <w:sz w:val="24"/>
          <w:szCs w:val="24"/>
          <w:lang w:val="en-US" w:eastAsia="pt-BR"/>
        </w:rPr>
      </w:r>
      <w:r>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11</w:t>
      </w:r>
      <w:r>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xml:space="preserve">). </w:t>
      </w:r>
      <w:r w:rsidR="00983D1F">
        <w:rPr>
          <w:rFonts w:ascii="Times New Roman" w:eastAsia="Times New Roman" w:hAnsi="Times New Roman" w:cs="Times New Roman"/>
          <w:color w:val="000000" w:themeColor="text1"/>
          <w:sz w:val="24"/>
          <w:szCs w:val="24"/>
          <w:lang w:val="en-US" w:eastAsia="pt-BR"/>
        </w:rPr>
        <w:t>T</w:t>
      </w:r>
      <w:r w:rsidRPr="002F3F83">
        <w:rPr>
          <w:rFonts w:ascii="Times New Roman" w:eastAsia="Times New Roman" w:hAnsi="Times New Roman" w:cs="Times New Roman"/>
          <w:color w:val="000000" w:themeColor="text1"/>
          <w:sz w:val="24"/>
          <w:szCs w:val="24"/>
          <w:lang w:val="en-US" w:eastAsia="pt-BR"/>
        </w:rPr>
        <w:t xml:space="preserve">he soil water content </w:t>
      </w:r>
      <w:r w:rsidR="00450EF1">
        <w:rPr>
          <w:rFonts w:ascii="Times New Roman" w:eastAsia="Times New Roman" w:hAnsi="Times New Roman" w:cs="Times New Roman"/>
          <w:color w:val="000000" w:themeColor="text1"/>
          <w:sz w:val="24"/>
          <w:szCs w:val="24"/>
          <w:lang w:val="en-US" w:eastAsia="pt-BR"/>
        </w:rPr>
        <w:t>values</w:t>
      </w:r>
      <w:r w:rsidRPr="002F3F83">
        <w:rPr>
          <w:rFonts w:ascii="Times New Roman" w:eastAsia="Times New Roman" w:hAnsi="Times New Roman" w:cs="Times New Roman"/>
          <w:color w:val="000000" w:themeColor="text1"/>
          <w:sz w:val="24"/>
          <w:szCs w:val="24"/>
          <w:lang w:val="en-US" w:eastAsia="pt-BR"/>
        </w:rPr>
        <w:t xml:space="preserve"> </w:t>
      </w:r>
      <w:r w:rsidR="00983D1F">
        <w:rPr>
          <w:rFonts w:ascii="Times New Roman" w:eastAsia="Times New Roman" w:hAnsi="Times New Roman" w:cs="Times New Roman"/>
          <w:color w:val="000000" w:themeColor="text1"/>
          <w:sz w:val="24"/>
          <w:szCs w:val="24"/>
          <w:lang w:val="en-US" w:eastAsia="pt-BR"/>
        </w:rPr>
        <w:t>simulated by</w:t>
      </w:r>
      <w:r w:rsidR="00450EF1">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lastRenderedPageBreak/>
        <w:t>SWAP</w:t>
      </w:r>
      <w:r w:rsidR="0059528A">
        <w:rPr>
          <w:rFonts w:ascii="Times New Roman" w:eastAsia="Times New Roman" w:hAnsi="Times New Roman" w:cs="Times New Roman"/>
          <w:color w:val="000000" w:themeColor="text1"/>
          <w:sz w:val="24"/>
          <w:szCs w:val="24"/>
          <w:lang w:val="en-US" w:eastAsia="pt-BR"/>
        </w:rPr>
        <w:t>-SAMUCA</w:t>
      </w:r>
      <w:r w:rsidR="00450EF1">
        <w:rPr>
          <w:rFonts w:ascii="Times New Roman" w:eastAsia="Times New Roman" w:hAnsi="Times New Roman" w:cs="Times New Roman"/>
          <w:color w:val="000000" w:themeColor="text1"/>
          <w:sz w:val="24"/>
          <w:szCs w:val="24"/>
          <w:lang w:val="en-US" w:eastAsia="pt-BR"/>
        </w:rPr>
        <w:t>, applying the full Richards equation water balance module of SWAP,</w:t>
      </w:r>
      <w:r w:rsidRPr="002F3F83">
        <w:rPr>
          <w:rFonts w:ascii="Times New Roman" w:eastAsia="Times New Roman" w:hAnsi="Times New Roman" w:cs="Times New Roman"/>
          <w:color w:val="000000" w:themeColor="text1"/>
          <w:sz w:val="24"/>
          <w:szCs w:val="24"/>
          <w:lang w:val="en-US" w:eastAsia="pt-BR"/>
        </w:rPr>
        <w:t xml:space="preserve"> showed </w:t>
      </w:r>
      <w:r w:rsidR="00450EF1">
        <w:rPr>
          <w:rFonts w:ascii="Times New Roman" w:eastAsia="Times New Roman" w:hAnsi="Times New Roman" w:cs="Times New Roman"/>
          <w:color w:val="000000" w:themeColor="text1"/>
          <w:sz w:val="24"/>
          <w:szCs w:val="24"/>
          <w:lang w:val="en-US" w:eastAsia="pt-BR"/>
        </w:rPr>
        <w:t>a</w:t>
      </w:r>
      <w:r w:rsidRPr="002F3F83">
        <w:rPr>
          <w:rFonts w:ascii="Times New Roman" w:eastAsia="Times New Roman" w:hAnsi="Times New Roman" w:cs="Times New Roman"/>
          <w:color w:val="000000" w:themeColor="text1"/>
          <w:sz w:val="24"/>
          <w:szCs w:val="24"/>
          <w:lang w:val="en-US" w:eastAsia="pt-BR"/>
        </w:rPr>
        <w:t xml:space="preserve"> higher precision (r2 = 0.82) and accuracy (d = 0.93) with </w:t>
      </w:r>
      <w:r w:rsidR="00450EF1">
        <w:rPr>
          <w:rFonts w:ascii="Times New Roman" w:eastAsia="Times New Roman" w:hAnsi="Times New Roman" w:cs="Times New Roman"/>
          <w:color w:val="000000" w:themeColor="text1"/>
          <w:sz w:val="24"/>
          <w:szCs w:val="24"/>
          <w:lang w:val="en-US" w:eastAsia="pt-BR"/>
        </w:rPr>
        <w:t xml:space="preserve">a </w:t>
      </w:r>
      <w:r w:rsidRPr="002F3F83">
        <w:rPr>
          <w:rFonts w:ascii="Times New Roman" w:eastAsia="Times New Roman" w:hAnsi="Times New Roman" w:cs="Times New Roman"/>
          <w:color w:val="000000" w:themeColor="text1"/>
          <w:sz w:val="24"/>
          <w:szCs w:val="24"/>
          <w:lang w:val="en-US" w:eastAsia="pt-BR"/>
        </w:rPr>
        <w:t xml:space="preserve">32% lower RMSE than </w:t>
      </w:r>
      <w:r w:rsidR="00450EF1">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 xml:space="preserve">original </w:t>
      </w:r>
      <w:r w:rsidR="00450EF1">
        <w:rPr>
          <w:rFonts w:ascii="Times New Roman" w:eastAsia="Times New Roman" w:hAnsi="Times New Roman" w:cs="Times New Roman"/>
          <w:color w:val="000000" w:themeColor="text1"/>
          <w:sz w:val="24"/>
          <w:szCs w:val="24"/>
          <w:lang w:val="en-US" w:eastAsia="pt-BR"/>
        </w:rPr>
        <w:t xml:space="preserve">bucket-type simple </w:t>
      </w:r>
      <w:r w:rsidRPr="002F3F83">
        <w:rPr>
          <w:rFonts w:ascii="Times New Roman" w:eastAsia="Times New Roman" w:hAnsi="Times New Roman" w:cs="Times New Roman"/>
          <w:color w:val="000000" w:themeColor="text1"/>
          <w:sz w:val="24"/>
          <w:szCs w:val="24"/>
          <w:lang w:val="en-US" w:eastAsia="pt-BR"/>
        </w:rPr>
        <w:t xml:space="preserve">water balance routine. </w:t>
      </w:r>
      <w:r w:rsidR="00450EF1">
        <w:rPr>
          <w:rFonts w:ascii="Times New Roman" w:eastAsia="Times New Roman" w:hAnsi="Times New Roman" w:cs="Times New Roman"/>
          <w:color w:val="000000" w:themeColor="text1"/>
          <w:sz w:val="24"/>
          <w:szCs w:val="24"/>
          <w:lang w:val="en-US" w:eastAsia="pt-BR"/>
        </w:rPr>
        <w:t xml:space="preserve">Thus, besides the </w:t>
      </w:r>
      <w:r w:rsidRPr="002F3F83">
        <w:rPr>
          <w:rFonts w:ascii="Times New Roman" w:eastAsia="Times New Roman" w:hAnsi="Times New Roman" w:cs="Times New Roman"/>
          <w:color w:val="000000" w:themeColor="text1"/>
          <w:sz w:val="24"/>
          <w:szCs w:val="24"/>
          <w:lang w:val="en-US" w:eastAsia="pt-BR"/>
        </w:rPr>
        <w:t>quantitative improvement</w:t>
      </w:r>
      <w:r w:rsidR="00450EF1">
        <w:rPr>
          <w:rFonts w:ascii="Times New Roman" w:eastAsia="Times New Roman" w:hAnsi="Times New Roman" w:cs="Times New Roman"/>
          <w:color w:val="000000" w:themeColor="text1"/>
          <w:sz w:val="24"/>
          <w:szCs w:val="24"/>
          <w:lang w:val="en-US" w:eastAsia="pt-BR"/>
        </w:rPr>
        <w:t xml:space="preserve"> in </w:t>
      </w:r>
      <w:r w:rsidRPr="002F3F83">
        <w:rPr>
          <w:rFonts w:ascii="Times New Roman" w:eastAsia="Times New Roman" w:hAnsi="Times New Roman" w:cs="Times New Roman"/>
          <w:color w:val="000000" w:themeColor="text1"/>
          <w:sz w:val="24"/>
          <w:szCs w:val="24"/>
          <w:lang w:val="en-US" w:eastAsia="pt-BR"/>
        </w:rPr>
        <w:t>simulation</w:t>
      </w:r>
      <w:r w:rsidR="00450EF1">
        <w:rPr>
          <w:rFonts w:ascii="Times New Roman" w:eastAsia="Times New Roman" w:hAnsi="Times New Roman" w:cs="Times New Roman"/>
          <w:color w:val="000000" w:themeColor="text1"/>
          <w:sz w:val="24"/>
          <w:szCs w:val="24"/>
          <w:lang w:val="en-US" w:eastAsia="pt-BR"/>
        </w:rPr>
        <w:t xml:space="preserve"> performance when using </w:t>
      </w:r>
      <w:r w:rsidRPr="002F3F83">
        <w:rPr>
          <w:rFonts w:ascii="Times New Roman" w:eastAsia="Times New Roman" w:hAnsi="Times New Roman" w:cs="Times New Roman"/>
          <w:color w:val="000000" w:themeColor="text1"/>
          <w:sz w:val="24"/>
          <w:szCs w:val="24"/>
          <w:lang w:val="en-US" w:eastAsia="pt-BR"/>
        </w:rPr>
        <w:t>SWAP</w:t>
      </w:r>
      <w:r w:rsidR="0059528A">
        <w:rPr>
          <w:rFonts w:ascii="Times New Roman" w:eastAsia="Times New Roman" w:hAnsi="Times New Roman" w:cs="Times New Roman"/>
          <w:color w:val="000000" w:themeColor="text1"/>
          <w:sz w:val="24"/>
          <w:szCs w:val="24"/>
          <w:lang w:val="en-US" w:eastAsia="pt-BR"/>
        </w:rPr>
        <w:t>-SAMUCA</w:t>
      </w:r>
      <w:r w:rsidR="00450EF1">
        <w:rPr>
          <w:rFonts w:ascii="Times New Roman" w:eastAsia="Times New Roman" w:hAnsi="Times New Roman" w:cs="Times New Roman"/>
          <w:color w:val="000000" w:themeColor="text1"/>
          <w:sz w:val="24"/>
          <w:szCs w:val="24"/>
          <w:lang w:val="en-US" w:eastAsia="pt-BR"/>
        </w:rPr>
        <w:t xml:space="preserve">, there is a </w:t>
      </w:r>
      <w:r w:rsidRPr="002F3F83">
        <w:rPr>
          <w:rFonts w:ascii="Times New Roman" w:eastAsia="Times New Roman" w:hAnsi="Times New Roman" w:cs="Times New Roman"/>
          <w:color w:val="000000" w:themeColor="text1"/>
          <w:sz w:val="24"/>
          <w:szCs w:val="24"/>
          <w:lang w:val="en-US" w:eastAsia="pt-BR"/>
        </w:rPr>
        <w:t>qualitative</w:t>
      </w:r>
      <w:r w:rsidR="00450EF1">
        <w:rPr>
          <w:rFonts w:ascii="Times New Roman" w:eastAsia="Times New Roman" w:hAnsi="Times New Roman" w:cs="Times New Roman"/>
          <w:color w:val="000000" w:themeColor="text1"/>
          <w:sz w:val="24"/>
          <w:szCs w:val="24"/>
          <w:lang w:val="en-US" w:eastAsia="pt-BR"/>
        </w:rPr>
        <w:t xml:space="preserve"> advantage </w:t>
      </w:r>
      <w:r w:rsidRPr="002F3F83">
        <w:rPr>
          <w:rFonts w:ascii="Times New Roman" w:eastAsia="Times New Roman" w:hAnsi="Times New Roman" w:cs="Times New Roman"/>
          <w:color w:val="000000" w:themeColor="text1"/>
          <w:sz w:val="24"/>
          <w:szCs w:val="24"/>
          <w:lang w:val="en-US" w:eastAsia="pt-BR"/>
        </w:rPr>
        <w:t xml:space="preserve">by enabling the inherent ability of SWAP to simulate </w:t>
      </w:r>
      <w:r w:rsidR="00450EF1">
        <w:rPr>
          <w:rFonts w:ascii="Times New Roman" w:eastAsia="Times New Roman" w:hAnsi="Times New Roman" w:cs="Times New Roman"/>
          <w:color w:val="000000" w:themeColor="text1"/>
          <w:sz w:val="24"/>
          <w:szCs w:val="24"/>
          <w:lang w:val="en-US" w:eastAsia="pt-BR"/>
        </w:rPr>
        <w:t xml:space="preserve">process-based </w:t>
      </w:r>
      <w:r w:rsidRPr="002F3F83">
        <w:rPr>
          <w:rFonts w:ascii="Times New Roman" w:eastAsia="Times New Roman" w:hAnsi="Times New Roman" w:cs="Times New Roman"/>
          <w:color w:val="000000" w:themeColor="text1"/>
          <w:sz w:val="24"/>
          <w:szCs w:val="24"/>
          <w:lang w:val="en-US" w:eastAsia="pt-BR"/>
        </w:rPr>
        <w:t xml:space="preserve">soil </w:t>
      </w:r>
      <w:r w:rsidR="00450EF1">
        <w:rPr>
          <w:rFonts w:ascii="Times New Roman" w:eastAsia="Times New Roman" w:hAnsi="Times New Roman" w:cs="Times New Roman"/>
          <w:color w:val="000000" w:themeColor="text1"/>
          <w:sz w:val="24"/>
          <w:szCs w:val="24"/>
          <w:lang w:val="en-US" w:eastAsia="pt-BR"/>
        </w:rPr>
        <w:t>water</w:t>
      </w:r>
      <w:r w:rsidRPr="002F3F83">
        <w:rPr>
          <w:rFonts w:ascii="Times New Roman" w:eastAsia="Times New Roman" w:hAnsi="Times New Roman" w:cs="Times New Roman"/>
          <w:color w:val="000000" w:themeColor="text1"/>
          <w:sz w:val="24"/>
          <w:szCs w:val="24"/>
          <w:lang w:val="en-US" w:eastAsia="pt-BR"/>
        </w:rPr>
        <w:t xml:space="preserve"> dynamics.</w:t>
      </w:r>
    </w:p>
    <w:p w14:paraId="0532658E" w14:textId="3292AA1E" w:rsidR="00322BA5" w:rsidRPr="002F3F83" w:rsidRDefault="008B56BE" w:rsidP="00322BA5">
      <w:pPr>
        <w:spacing w:after="0" w:line="240" w:lineRule="auto"/>
        <w:rPr>
          <w:rFonts w:ascii="Times New Roman" w:eastAsia="SimSun" w:hAnsi="Times New Roman" w:cs="Times New Roman"/>
          <w:sz w:val="24"/>
          <w:szCs w:val="24"/>
          <w:lang w:val="en-US" w:eastAsia="zh-CN"/>
        </w:rPr>
      </w:pPr>
      <w:r>
        <w:rPr>
          <w:noProof/>
        </w:rPr>
        <mc:AlternateContent>
          <mc:Choice Requires="wpg">
            <w:drawing>
              <wp:inline distT="0" distB="0" distL="0" distR="0" wp14:anchorId="3F951BB6" wp14:editId="573DB8BF">
                <wp:extent cx="5520765" cy="2218764"/>
                <wp:effectExtent l="0" t="0" r="3810" b="0"/>
                <wp:docPr id="26" name="Agrupar 4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20765" cy="2218764"/>
                          <a:chOff x="0" y="0"/>
                          <a:chExt cx="5477542" cy="2160067"/>
                        </a:xfrm>
                      </wpg:grpSpPr>
                      <wpg:grpSp>
                        <wpg:cNvPr id="27" name="Agrupar 27">
                          <a:extLst/>
                        </wpg:cNvPr>
                        <wpg:cNvGrpSpPr/>
                        <wpg:grpSpPr>
                          <a:xfrm>
                            <a:off x="0" y="0"/>
                            <a:ext cx="5477542" cy="2160067"/>
                            <a:chOff x="0" y="0"/>
                            <a:chExt cx="5477542" cy="2160067"/>
                          </a:xfrm>
                        </wpg:grpSpPr>
                        <wpg:grpSp>
                          <wpg:cNvPr id="28" name="Agrupar 28">
                            <a:extLst/>
                          </wpg:cNvPr>
                          <wpg:cNvGrpSpPr/>
                          <wpg:grpSpPr>
                            <a:xfrm>
                              <a:off x="0" y="0"/>
                              <a:ext cx="5477542" cy="2160067"/>
                              <a:chOff x="0" y="0"/>
                              <a:chExt cx="7642412" cy="2744693"/>
                            </a:xfrm>
                          </wpg:grpSpPr>
                          <wpg:graphicFrame>
                            <wpg:cNvPr id="29" name="Gráfico 29">
                              <a:extLst/>
                            </wpg:cNvPr>
                            <wpg:cNvFrPr>
                              <a:graphicFrameLocks/>
                            </wpg:cNvFrPr>
                            <wpg:xfrm>
                              <a:off x="3543299" y="1493"/>
                              <a:ext cx="4099113" cy="2743200"/>
                            </wpg:xfrm>
                            <a:graphic>
                              <a:graphicData uri="http://schemas.openxmlformats.org/drawingml/2006/chart">
                                <c:chart xmlns:c="http://schemas.openxmlformats.org/drawingml/2006/chart" xmlns:r="http://schemas.openxmlformats.org/officeDocument/2006/relationships" r:id="rId47"/>
                              </a:graphicData>
                            </a:graphic>
                          </wpg:graphicFrame>
                          <wpg:graphicFrame>
                            <wpg:cNvPr id="31" name="Gráfico 31">
                              <a:extLst/>
                            </wpg:cNvPr>
                            <wpg:cNvFrPr>
                              <a:graphicFrameLocks/>
                            </wpg:cNvFrPr>
                            <wpg:xfrm>
                              <a:off x="0" y="0"/>
                              <a:ext cx="4076700" cy="2743200"/>
                            </wpg:xfrm>
                            <a:graphic>
                              <a:graphicData uri="http://schemas.openxmlformats.org/drawingml/2006/chart">
                                <c:chart xmlns:c="http://schemas.openxmlformats.org/drawingml/2006/chart" xmlns:r="http://schemas.openxmlformats.org/officeDocument/2006/relationships" r:id="rId48"/>
                              </a:graphicData>
                            </a:graphic>
                          </wpg:graphicFrame>
                        </wpg:grpSp>
                        <pic:pic xmlns:pic="http://schemas.openxmlformats.org/drawingml/2006/picture">
                          <pic:nvPicPr>
                            <pic:cNvPr id="32" name="Imagem 32">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005759" y="1252770"/>
                              <a:ext cx="672270" cy="502582"/>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0" name="Imagem 70">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4544399" y="1216433"/>
                            <a:ext cx="687479" cy="5139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4E3CDC1" id="Agrupar 42" o:spid="_x0000_s1026" style="width:434.7pt;height:174.7pt;mso-position-horizontal-relative:char;mso-position-vertical-relative:line" coordsize="54775,21600" o:gfxdata="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">
                <v:group id="Agrupar 27" o:spid="_x0000_s1027" style="position:absolute;width:54775;height:21600" coordsize="5477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Agrupar 28" o:spid="_x0000_s1028" style="position:absolute;width:54775;height:21600" coordsize="76424,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Gráfico 29" o:spid="_x0000_s1029" type="#_x0000_t75" style="position:absolute;left:35442;width:41012;height:274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">
                      <v:imagedata r:id="rId51" o:title=""/>
                      <o:lock v:ext="edit" aspectratio="f"/>
                    </v:shape>
                    <v:shape id="Gráfico 31" o:spid="_x0000_s1030" type="#_x0000_t75" style="position:absolute;left:590;top:829;width:39409;height:26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">
                      <v:imagedata r:id="rId52" o:title=""/>
                      <o:lock v:ext="edit" aspectratio="f"/>
                    </v:shape>
                  </v:group>
                  <v:shape id="Imagem 32" o:spid="_x0000_s1031" type="#_x0000_t75" style="position:absolute;left:20057;top:12527;width:6723;height:5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">
                    <v:imagedata r:id="rId53" o:title=""/>
                  </v:shape>
                </v:group>
                <v:shape id="Imagem 70" o:spid="_x0000_s1032" type="#_x0000_t75" style="position:absolute;left:45443;top:12164;width:6875;height: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">
                  <v:imagedata r:id="rId54" o:title=""/>
                </v:shape>
                <w10:anchorlock/>
              </v:group>
            </w:pict>
          </mc:Fallback>
        </mc:AlternateContent>
      </w:r>
    </w:p>
    <w:p w14:paraId="796EA038" w14:textId="1119AC1C"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550" w:name="_Ref481073510"/>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13</w:t>
      </w:r>
      <w:r w:rsidRPr="002F3F83">
        <w:rPr>
          <w:rFonts w:ascii="Times New Roman" w:eastAsia="SimSun" w:hAnsi="Times New Roman" w:cs="Times New Roman"/>
          <w:bCs/>
          <w:szCs w:val="18"/>
          <w:lang w:eastAsia="zh-CN"/>
        </w:rPr>
        <w:fldChar w:fldCharType="end"/>
      </w:r>
      <w:bookmarkEnd w:id="550"/>
      <w:r w:rsidRPr="002F3F83">
        <w:rPr>
          <w:rFonts w:ascii="Times New Roman" w:eastAsia="SimSun" w:hAnsi="Times New Roman" w:cs="Times New Roman"/>
          <w:bCs/>
          <w:szCs w:val="18"/>
          <w:lang w:val="en-US" w:eastAsia="zh-CN"/>
        </w:rPr>
        <w:t xml:space="preserve">. </w:t>
      </w:r>
      <w:r w:rsidR="00302676">
        <w:rPr>
          <w:rFonts w:ascii="Times New Roman" w:eastAsia="SimSun" w:hAnsi="Times New Roman" w:cs="Times New Roman"/>
          <w:bCs/>
          <w:szCs w:val="18"/>
          <w:lang w:val="en-US" w:eastAsia="zh-CN"/>
        </w:rPr>
        <w:t>Measured versus simulated water contents over the cropping season and s</w:t>
      </w:r>
      <w:r w:rsidRPr="002F3F83">
        <w:rPr>
          <w:rFonts w:ascii="Times New Roman" w:eastAsia="SimSun" w:hAnsi="Times New Roman" w:cs="Times New Roman"/>
          <w:bCs/>
          <w:szCs w:val="18"/>
          <w:lang w:val="en-US" w:eastAsia="zh-CN"/>
        </w:rPr>
        <w:t xml:space="preserve">tatistical indexes of performance </w:t>
      </w:r>
      <w:r w:rsidR="00302676">
        <w:rPr>
          <w:rFonts w:ascii="Times New Roman" w:eastAsia="SimSun" w:hAnsi="Times New Roman" w:cs="Times New Roman"/>
          <w:bCs/>
          <w:szCs w:val="18"/>
          <w:lang w:val="en-US" w:eastAsia="zh-CN"/>
        </w:rPr>
        <w:t xml:space="preserve">using </w:t>
      </w:r>
      <w:r w:rsidRPr="002F3F83">
        <w:rPr>
          <w:rFonts w:ascii="Times New Roman" w:eastAsia="SimSun" w:hAnsi="Times New Roman" w:cs="Times New Roman"/>
          <w:bCs/>
          <w:szCs w:val="18"/>
          <w:lang w:val="en-US" w:eastAsia="zh-CN"/>
        </w:rPr>
        <w:t>SWAP</w:t>
      </w:r>
      <w:r w:rsidR="0059528A">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(left) and S</w:t>
      </w:r>
      <w:r w:rsidR="00F40591">
        <w:rPr>
          <w:rFonts w:ascii="Times New Roman" w:eastAsia="SimSun" w:hAnsi="Times New Roman" w:cs="Times New Roman"/>
          <w:bCs/>
          <w:szCs w:val="18"/>
          <w:lang w:val="en-US" w:eastAsia="zh-CN"/>
        </w:rPr>
        <w:t xml:space="preserve">AMUCA </w:t>
      </w:r>
      <w:r w:rsidR="001B4B38">
        <w:rPr>
          <w:rFonts w:ascii="Times New Roman" w:eastAsia="SimSun" w:hAnsi="Times New Roman" w:cs="Times New Roman"/>
          <w:bCs/>
          <w:szCs w:val="18"/>
          <w:lang w:val="en-US" w:eastAsia="zh-CN"/>
        </w:rPr>
        <w:t>standalone (right)</w:t>
      </w:r>
      <w:r w:rsidR="00302676">
        <w:rPr>
          <w:rFonts w:ascii="Times New Roman" w:eastAsia="SimSun" w:hAnsi="Times New Roman" w:cs="Times New Roman"/>
          <w:bCs/>
          <w:szCs w:val="18"/>
          <w:lang w:val="en-US" w:eastAsia="zh-CN"/>
        </w:rPr>
        <w:t>.</w:t>
      </w:r>
      <w:r w:rsidRPr="002F3F83">
        <w:rPr>
          <w:rFonts w:ascii="Times New Roman" w:eastAsia="SimSun" w:hAnsi="Times New Roman" w:cs="Times New Roman"/>
          <w:bCs/>
          <w:szCs w:val="18"/>
          <w:lang w:val="en-US" w:eastAsia="zh-CN"/>
        </w:rPr>
        <w:t xml:space="preserve"> Red dotted line is the line 1:1.</w:t>
      </w:r>
    </w:p>
    <w:p w14:paraId="240587EB"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033C1AB7" w14:textId="52512C91" w:rsidR="00322BA5" w:rsidRPr="002F3F83"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 xml:space="preserve">Actual evapotranspiration simulated </w:t>
      </w:r>
      <w:r w:rsidR="00450EF1">
        <w:rPr>
          <w:rFonts w:ascii="Times New Roman" w:eastAsia="Times New Roman" w:hAnsi="Times New Roman" w:cs="Times New Roman"/>
          <w:color w:val="000000" w:themeColor="text1"/>
          <w:sz w:val="24"/>
          <w:szCs w:val="24"/>
          <w:lang w:val="en-US" w:eastAsia="pt-BR"/>
        </w:rPr>
        <w:t>by both models</w:t>
      </w:r>
      <w:r w:rsidRPr="002F3F83">
        <w:rPr>
          <w:rFonts w:ascii="Times New Roman" w:eastAsia="Times New Roman" w:hAnsi="Times New Roman" w:cs="Times New Roman"/>
          <w:color w:val="000000" w:themeColor="text1"/>
          <w:sz w:val="24"/>
          <w:szCs w:val="24"/>
          <w:lang w:val="en-US" w:eastAsia="pt-BR"/>
        </w:rPr>
        <w:t xml:space="preserve"> </w:t>
      </w:r>
      <w:r w:rsidR="00450EF1">
        <w:rPr>
          <w:rFonts w:ascii="Times New Roman" w:eastAsia="Times New Roman" w:hAnsi="Times New Roman" w:cs="Times New Roman"/>
          <w:color w:val="000000" w:themeColor="text1"/>
          <w:sz w:val="24"/>
          <w:szCs w:val="24"/>
          <w:lang w:val="en-US" w:eastAsia="pt-BR"/>
        </w:rPr>
        <w:t xml:space="preserve">accompanied the observed values </w:t>
      </w:r>
      <w:r w:rsidRPr="002F3F83">
        <w:rPr>
          <w:rFonts w:ascii="Times New Roman" w:eastAsia="Times New Roman" w:hAnsi="Times New Roman" w:cs="Times New Roman"/>
          <w:color w:val="000000" w:themeColor="text1"/>
          <w:sz w:val="24"/>
          <w:szCs w:val="24"/>
          <w:lang w:val="en-US" w:eastAsia="pt-BR"/>
        </w:rPr>
        <w:t>during the season (</w:t>
      </w:r>
      <w:r w:rsidRPr="002F3F83">
        <w:rPr>
          <w:rFonts w:ascii="Times New Roman" w:eastAsia="Times New Roman" w:hAnsi="Times New Roman" w:cs="Times New Roman"/>
          <w:color w:val="000000" w:themeColor="text1"/>
          <w:sz w:val="24"/>
          <w:szCs w:val="24"/>
          <w:lang w:val="en-US" w:eastAsia="pt-BR"/>
        </w:rPr>
        <w:fldChar w:fldCharType="begin"/>
      </w:r>
      <w:r w:rsidRPr="002F3F83">
        <w:rPr>
          <w:rFonts w:ascii="Times New Roman" w:eastAsia="Times New Roman" w:hAnsi="Times New Roman" w:cs="Times New Roman"/>
          <w:color w:val="000000" w:themeColor="text1"/>
          <w:sz w:val="24"/>
          <w:szCs w:val="24"/>
          <w:lang w:val="en-US" w:eastAsia="pt-BR"/>
        </w:rPr>
        <w:instrText xml:space="preserve"> REF _Ref467669116 \h </w:instrText>
      </w:r>
      <w:r>
        <w:rPr>
          <w:rFonts w:ascii="Times New Roman" w:eastAsia="Times New Roman" w:hAnsi="Times New Roman" w:cs="Times New Roman"/>
          <w:color w:val="000000" w:themeColor="text1"/>
          <w:sz w:val="24"/>
          <w:szCs w:val="24"/>
          <w:lang w:val="en-US" w:eastAsia="pt-BR"/>
        </w:rPr>
        <w:instrText xml:space="preserve"> \* MERGEFORMAT </w:instrText>
      </w:r>
      <w:r w:rsidRPr="002F3F83">
        <w:rPr>
          <w:rFonts w:ascii="Times New Roman" w:eastAsia="Times New Roman" w:hAnsi="Times New Roman" w:cs="Times New Roman"/>
          <w:color w:val="000000" w:themeColor="text1"/>
          <w:sz w:val="24"/>
          <w:szCs w:val="24"/>
          <w:lang w:val="en-US" w:eastAsia="pt-BR"/>
        </w:rPr>
      </w:r>
      <w:r w:rsidRPr="002F3F83">
        <w:rPr>
          <w:rFonts w:ascii="Times New Roman" w:eastAsia="Times New Roman" w:hAnsi="Times New Roman" w:cs="Times New Roman"/>
          <w:color w:val="000000" w:themeColor="text1"/>
          <w:sz w:val="24"/>
          <w:szCs w:val="24"/>
          <w:lang w:val="en-US" w:eastAsia="pt-BR"/>
        </w:rPr>
        <w:fldChar w:fldCharType="separate"/>
      </w:r>
      <w:r w:rsidR="003D38E8" w:rsidRPr="003D38E8">
        <w:rPr>
          <w:rFonts w:ascii="Times New Roman" w:eastAsia="Times New Roman" w:hAnsi="Times New Roman" w:cs="Times New Roman"/>
          <w:color w:val="000000" w:themeColor="text1"/>
          <w:sz w:val="24"/>
          <w:szCs w:val="24"/>
          <w:lang w:val="en-US" w:eastAsia="pt-BR"/>
        </w:rPr>
        <w:t>Figure 12</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xml:space="preserve">). A small </w:t>
      </w:r>
      <w:r w:rsidR="00450EF1">
        <w:rPr>
          <w:rFonts w:ascii="Times New Roman" w:eastAsia="Times New Roman" w:hAnsi="Times New Roman" w:cs="Times New Roman"/>
          <w:color w:val="000000" w:themeColor="text1"/>
          <w:sz w:val="24"/>
          <w:szCs w:val="24"/>
          <w:lang w:val="en-US" w:eastAsia="pt-BR"/>
        </w:rPr>
        <w:t>under</w:t>
      </w:r>
      <w:r w:rsidRPr="002F3F83">
        <w:rPr>
          <w:rFonts w:ascii="Times New Roman" w:eastAsia="Times New Roman" w:hAnsi="Times New Roman" w:cs="Times New Roman"/>
          <w:color w:val="000000" w:themeColor="text1"/>
          <w:sz w:val="24"/>
          <w:szCs w:val="24"/>
          <w:lang w:val="en-US" w:eastAsia="pt-BR"/>
        </w:rPr>
        <w:t xml:space="preserve">estimation </w:t>
      </w:r>
      <w:r w:rsidR="00450EF1">
        <w:rPr>
          <w:rFonts w:ascii="Times New Roman" w:eastAsia="Times New Roman" w:hAnsi="Times New Roman" w:cs="Times New Roman"/>
          <w:color w:val="000000" w:themeColor="text1"/>
          <w:sz w:val="24"/>
          <w:szCs w:val="24"/>
          <w:lang w:val="en-US" w:eastAsia="pt-BR"/>
        </w:rPr>
        <w:t>in</w:t>
      </w:r>
      <w:r w:rsidRPr="002F3F83">
        <w:rPr>
          <w:rFonts w:ascii="Times New Roman" w:eastAsia="Times New Roman" w:hAnsi="Times New Roman" w:cs="Times New Roman"/>
          <w:color w:val="000000" w:themeColor="text1"/>
          <w:sz w:val="24"/>
          <w:szCs w:val="24"/>
          <w:lang w:val="en-US" w:eastAsia="pt-BR"/>
        </w:rPr>
        <w:t xml:space="preserve"> the mid-season (around 150 </w:t>
      </w:r>
      <w:r w:rsidR="001D450B">
        <w:rPr>
          <w:rFonts w:ascii="Times New Roman" w:eastAsia="Times New Roman" w:hAnsi="Times New Roman" w:cs="Times New Roman"/>
          <w:color w:val="000000" w:themeColor="text1"/>
          <w:sz w:val="24"/>
          <w:szCs w:val="24"/>
          <w:lang w:val="en-US" w:eastAsia="pt-BR"/>
        </w:rPr>
        <w:t>DAR</w:t>
      </w:r>
      <w:r w:rsidRPr="002F3F83">
        <w:rPr>
          <w:rFonts w:ascii="Times New Roman" w:eastAsia="Times New Roman" w:hAnsi="Times New Roman" w:cs="Times New Roman"/>
          <w:color w:val="000000" w:themeColor="text1"/>
          <w:sz w:val="24"/>
          <w:szCs w:val="24"/>
          <w:lang w:val="en-US" w:eastAsia="pt-BR"/>
        </w:rPr>
        <w:t xml:space="preserve">) </w:t>
      </w:r>
      <w:r w:rsidR="00450EF1">
        <w:rPr>
          <w:rFonts w:ascii="Times New Roman" w:eastAsia="Times New Roman" w:hAnsi="Times New Roman" w:cs="Times New Roman"/>
          <w:color w:val="000000" w:themeColor="text1"/>
          <w:sz w:val="24"/>
          <w:szCs w:val="24"/>
          <w:lang w:val="en-US" w:eastAsia="pt-BR"/>
        </w:rPr>
        <w:t xml:space="preserve">occurred for </w:t>
      </w:r>
      <w:r w:rsidRPr="002F3F83">
        <w:rPr>
          <w:rFonts w:ascii="Times New Roman" w:eastAsia="Times New Roman" w:hAnsi="Times New Roman" w:cs="Times New Roman"/>
          <w:color w:val="000000" w:themeColor="text1"/>
          <w:sz w:val="24"/>
          <w:szCs w:val="24"/>
          <w:lang w:val="en-US" w:eastAsia="pt-BR"/>
        </w:rPr>
        <w:t>the SWAP</w:t>
      </w:r>
      <w:r w:rsidR="0059528A">
        <w:rPr>
          <w:rFonts w:ascii="Times New Roman" w:eastAsia="Times New Roman" w:hAnsi="Times New Roman" w:cs="Times New Roman"/>
          <w:color w:val="000000" w:themeColor="text1"/>
          <w:sz w:val="24"/>
          <w:szCs w:val="24"/>
          <w:lang w:val="en-US" w:eastAsia="pt-BR"/>
        </w:rPr>
        <w:t>-SAMUCA</w:t>
      </w:r>
      <w:r w:rsidR="008E327C">
        <w:rPr>
          <w:rFonts w:ascii="Times New Roman" w:eastAsia="Times New Roman" w:hAnsi="Times New Roman" w:cs="Times New Roman"/>
          <w:color w:val="000000" w:themeColor="text1"/>
          <w:sz w:val="24"/>
          <w:szCs w:val="24"/>
          <w:lang w:val="en-US" w:eastAsia="pt-BR"/>
        </w:rPr>
        <w:t xml:space="preserve"> model. This m</w:t>
      </w:r>
      <w:r w:rsidR="00450EF1">
        <w:rPr>
          <w:rFonts w:ascii="Times New Roman" w:eastAsia="Times New Roman" w:hAnsi="Times New Roman" w:cs="Times New Roman"/>
          <w:color w:val="000000" w:themeColor="text1"/>
          <w:sz w:val="24"/>
          <w:szCs w:val="24"/>
          <w:lang w:val="en-US" w:eastAsia="pt-BR"/>
        </w:rPr>
        <w:t>ay</w:t>
      </w:r>
      <w:r w:rsidR="008E327C">
        <w:rPr>
          <w:rFonts w:ascii="Times New Roman" w:eastAsia="Times New Roman" w:hAnsi="Times New Roman" w:cs="Times New Roman"/>
          <w:color w:val="000000" w:themeColor="text1"/>
          <w:sz w:val="24"/>
          <w:szCs w:val="24"/>
          <w:lang w:val="en-US" w:eastAsia="pt-BR"/>
        </w:rPr>
        <w:t xml:space="preserve"> be due</w:t>
      </w:r>
      <w:r w:rsidRPr="002F3F83">
        <w:rPr>
          <w:rFonts w:ascii="Times New Roman" w:eastAsia="Times New Roman" w:hAnsi="Times New Roman" w:cs="Times New Roman"/>
          <w:color w:val="000000" w:themeColor="text1"/>
          <w:sz w:val="24"/>
          <w:szCs w:val="24"/>
          <w:lang w:val="en-US" w:eastAsia="pt-BR"/>
        </w:rPr>
        <w:t xml:space="preserve"> </w:t>
      </w:r>
      <w:r w:rsidR="008E327C">
        <w:rPr>
          <w:rFonts w:ascii="Times New Roman" w:eastAsia="Times New Roman" w:hAnsi="Times New Roman" w:cs="Times New Roman"/>
          <w:color w:val="000000" w:themeColor="text1"/>
          <w:sz w:val="24"/>
          <w:szCs w:val="24"/>
          <w:lang w:val="en-US" w:eastAsia="pt-BR"/>
        </w:rPr>
        <w:t xml:space="preserve">to differences </w:t>
      </w:r>
      <w:r w:rsidR="00450EF1">
        <w:rPr>
          <w:rFonts w:ascii="Times New Roman" w:eastAsia="Times New Roman" w:hAnsi="Times New Roman" w:cs="Times New Roman"/>
          <w:color w:val="000000" w:themeColor="text1"/>
          <w:sz w:val="24"/>
          <w:szCs w:val="24"/>
          <w:lang w:val="en-US" w:eastAsia="pt-BR"/>
        </w:rPr>
        <w:t>i</w:t>
      </w:r>
      <w:r w:rsidR="008E327C">
        <w:rPr>
          <w:rFonts w:ascii="Times New Roman" w:eastAsia="Times New Roman" w:hAnsi="Times New Roman" w:cs="Times New Roman"/>
          <w:color w:val="000000" w:themeColor="text1"/>
          <w:sz w:val="24"/>
          <w:szCs w:val="24"/>
          <w:lang w:val="en-US" w:eastAsia="pt-BR"/>
        </w:rPr>
        <w:t>n</w:t>
      </w:r>
      <w:r w:rsidRPr="002F3F83">
        <w:rPr>
          <w:rFonts w:ascii="Times New Roman" w:eastAsia="Times New Roman" w:hAnsi="Times New Roman" w:cs="Times New Roman"/>
          <w:color w:val="000000" w:themeColor="text1"/>
          <w:sz w:val="24"/>
          <w:szCs w:val="24"/>
          <w:lang w:val="en-US" w:eastAsia="pt-BR"/>
        </w:rPr>
        <w:t xml:space="preserve"> root water uptake and/or root system growth </w:t>
      </w:r>
      <w:r w:rsidR="00450EF1">
        <w:rPr>
          <w:rFonts w:ascii="Times New Roman" w:eastAsia="Times New Roman" w:hAnsi="Times New Roman" w:cs="Times New Roman"/>
          <w:color w:val="000000" w:themeColor="text1"/>
          <w:sz w:val="24"/>
          <w:szCs w:val="24"/>
          <w:lang w:val="en-US" w:eastAsia="pt-BR"/>
        </w:rPr>
        <w:t xml:space="preserve">simulations or by a </w:t>
      </w:r>
      <w:proofErr w:type="spellStart"/>
      <w:r w:rsidR="00450EF1">
        <w:rPr>
          <w:rFonts w:ascii="Times New Roman" w:eastAsia="Times New Roman" w:hAnsi="Times New Roman" w:cs="Times New Roman"/>
          <w:color w:val="000000" w:themeColor="text1"/>
          <w:sz w:val="24"/>
          <w:szCs w:val="24"/>
          <w:lang w:val="en-US" w:eastAsia="pt-BR"/>
        </w:rPr>
        <w:t>miscalibration</w:t>
      </w:r>
      <w:proofErr w:type="spellEnd"/>
      <w:r w:rsidR="00450EF1">
        <w:rPr>
          <w:rFonts w:ascii="Times New Roman" w:eastAsia="Times New Roman" w:hAnsi="Times New Roman" w:cs="Times New Roman"/>
          <w:color w:val="000000" w:themeColor="text1"/>
          <w:sz w:val="24"/>
          <w:szCs w:val="24"/>
          <w:lang w:val="en-US" w:eastAsia="pt-BR"/>
        </w:rPr>
        <w:t xml:space="preserve"> of </w:t>
      </w:r>
      <w:r w:rsidR="00621E05">
        <w:rPr>
          <w:rFonts w:ascii="Times New Roman" w:eastAsia="Times New Roman" w:hAnsi="Times New Roman" w:cs="Times New Roman"/>
          <w:color w:val="000000" w:themeColor="text1"/>
          <w:sz w:val="24"/>
          <w:szCs w:val="24"/>
          <w:lang w:val="en-US" w:eastAsia="pt-BR"/>
        </w:rPr>
        <w:t xml:space="preserve">threshold values of the </w:t>
      </w:r>
      <w:proofErr w:type="spellStart"/>
      <w:r w:rsidRPr="002F3F83">
        <w:rPr>
          <w:rFonts w:ascii="Times New Roman" w:eastAsia="Times New Roman" w:hAnsi="Times New Roman" w:cs="Times New Roman"/>
          <w:color w:val="000000" w:themeColor="text1"/>
          <w:sz w:val="24"/>
          <w:szCs w:val="24"/>
          <w:lang w:val="en-US" w:eastAsia="pt-BR"/>
        </w:rPr>
        <w:t>Feddes</w:t>
      </w:r>
      <w:proofErr w:type="spellEnd"/>
      <w:r w:rsidR="00621E05">
        <w:rPr>
          <w:rFonts w:ascii="Times New Roman" w:eastAsia="Times New Roman" w:hAnsi="Times New Roman" w:cs="Times New Roman"/>
          <w:color w:val="000000" w:themeColor="text1"/>
          <w:sz w:val="24"/>
          <w:szCs w:val="24"/>
          <w:lang w:val="en-US" w:eastAsia="pt-BR"/>
        </w:rPr>
        <w:t xml:space="preserve"> et al. (1978) reduction function</w:t>
      </w:r>
      <w:r w:rsidRPr="002F3F83">
        <w:rPr>
          <w:rFonts w:ascii="Times New Roman" w:eastAsia="Times New Roman" w:hAnsi="Times New Roman" w:cs="Times New Roman"/>
          <w:color w:val="000000" w:themeColor="text1"/>
          <w:sz w:val="24"/>
          <w:szCs w:val="24"/>
          <w:lang w:val="en-US" w:eastAsia="pt-BR"/>
        </w:rPr>
        <w:t>.</w:t>
      </w:r>
      <w:r w:rsidR="008E327C">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 xml:space="preserve">The effect of lodging after 242 </w:t>
      </w:r>
      <w:r w:rsidR="001D450B">
        <w:rPr>
          <w:rFonts w:ascii="Times New Roman" w:eastAsia="Times New Roman" w:hAnsi="Times New Roman" w:cs="Times New Roman"/>
          <w:color w:val="000000" w:themeColor="text1"/>
          <w:sz w:val="24"/>
          <w:szCs w:val="24"/>
          <w:lang w:val="en-US" w:eastAsia="pt-BR"/>
        </w:rPr>
        <w:t>DAR</w:t>
      </w:r>
      <w:r w:rsidRPr="002F3F83">
        <w:rPr>
          <w:rFonts w:ascii="Times New Roman" w:eastAsia="Times New Roman" w:hAnsi="Times New Roman" w:cs="Times New Roman"/>
          <w:color w:val="000000" w:themeColor="text1"/>
          <w:sz w:val="24"/>
          <w:szCs w:val="24"/>
          <w:lang w:val="en-US" w:eastAsia="pt-BR"/>
        </w:rPr>
        <w:t xml:space="preserve"> can be observed </w:t>
      </w:r>
      <w:r w:rsidR="00621E05">
        <w:rPr>
          <w:rFonts w:ascii="Times New Roman" w:eastAsia="Times New Roman" w:hAnsi="Times New Roman" w:cs="Times New Roman"/>
          <w:color w:val="000000" w:themeColor="text1"/>
          <w:sz w:val="24"/>
          <w:szCs w:val="24"/>
          <w:lang w:val="en-US" w:eastAsia="pt-BR"/>
        </w:rPr>
        <w:t xml:space="preserve">in the </w:t>
      </w:r>
      <w:r w:rsidRPr="002F3F83">
        <w:rPr>
          <w:rFonts w:ascii="Times New Roman" w:eastAsia="Times New Roman" w:hAnsi="Times New Roman" w:cs="Times New Roman"/>
          <w:color w:val="000000" w:themeColor="text1"/>
          <w:sz w:val="24"/>
          <w:szCs w:val="24"/>
          <w:lang w:val="en-US" w:eastAsia="pt-BR"/>
        </w:rPr>
        <w:t xml:space="preserve">data, </w:t>
      </w:r>
      <w:r w:rsidR="00621E05">
        <w:rPr>
          <w:rFonts w:ascii="Times New Roman" w:eastAsia="Times New Roman" w:hAnsi="Times New Roman" w:cs="Times New Roman"/>
          <w:color w:val="000000" w:themeColor="text1"/>
          <w:sz w:val="24"/>
          <w:szCs w:val="24"/>
          <w:lang w:val="en-US" w:eastAsia="pt-BR"/>
        </w:rPr>
        <w:t>but</w:t>
      </w:r>
      <w:r w:rsidRPr="002F3F83">
        <w:rPr>
          <w:rFonts w:ascii="Times New Roman" w:eastAsia="Times New Roman" w:hAnsi="Times New Roman" w:cs="Times New Roman"/>
          <w:color w:val="000000" w:themeColor="text1"/>
          <w:sz w:val="24"/>
          <w:szCs w:val="24"/>
          <w:lang w:val="en-US" w:eastAsia="pt-BR"/>
        </w:rPr>
        <w:t xml:space="preserve"> </w:t>
      </w:r>
      <w:ins w:id="551" w:author="Quirijn de Jong van Lier" w:date="2017-08-22T16:08:00Z">
        <w:r w:rsidR="00D34B2D">
          <w:rPr>
            <w:rFonts w:ascii="Times New Roman" w:eastAsia="Times New Roman" w:hAnsi="Times New Roman" w:cs="Times New Roman"/>
            <w:color w:val="000000" w:themeColor="text1"/>
            <w:sz w:val="24"/>
            <w:szCs w:val="24"/>
            <w:lang w:val="en-US" w:eastAsia="pt-BR"/>
          </w:rPr>
          <w:t xml:space="preserve">used </w:t>
        </w:r>
      </w:ins>
      <w:r w:rsidRPr="002F3F83">
        <w:rPr>
          <w:rFonts w:ascii="Times New Roman" w:eastAsia="Times New Roman" w:hAnsi="Times New Roman" w:cs="Times New Roman"/>
          <w:color w:val="000000" w:themeColor="text1"/>
          <w:sz w:val="24"/>
          <w:szCs w:val="24"/>
          <w:lang w:val="en-US" w:eastAsia="pt-BR"/>
        </w:rPr>
        <w:t xml:space="preserve">models </w:t>
      </w:r>
      <w:r w:rsidR="00621E05">
        <w:rPr>
          <w:rFonts w:ascii="Times New Roman" w:eastAsia="Times New Roman" w:hAnsi="Times New Roman" w:cs="Times New Roman"/>
          <w:color w:val="000000" w:themeColor="text1"/>
          <w:sz w:val="24"/>
          <w:szCs w:val="24"/>
          <w:lang w:val="en-US" w:eastAsia="pt-BR"/>
        </w:rPr>
        <w:t>cannot be</w:t>
      </w:r>
      <w:r w:rsidR="000F17A2">
        <w:rPr>
          <w:rFonts w:ascii="Times New Roman" w:eastAsia="Times New Roman" w:hAnsi="Times New Roman" w:cs="Times New Roman"/>
          <w:color w:val="000000" w:themeColor="text1"/>
          <w:sz w:val="24"/>
          <w:szCs w:val="24"/>
          <w:lang w:val="en-US" w:eastAsia="pt-BR"/>
        </w:rPr>
        <w:t xml:space="preserve"> expected to simulate this.</w:t>
      </w:r>
    </w:p>
    <w:p w14:paraId="33D997E0"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3DA44B76" w14:textId="77777777" w:rsidR="00322BA5" w:rsidRPr="002F3F83" w:rsidRDefault="00322BA5" w:rsidP="00322BA5">
      <w:pPr>
        <w:keepNext/>
        <w:spacing w:after="0" w:line="240" w:lineRule="auto"/>
        <w:rPr>
          <w:rFonts w:ascii="Times New Roman" w:eastAsia="SimSun" w:hAnsi="Times New Roman" w:cs="Times New Roman"/>
          <w:sz w:val="24"/>
          <w:szCs w:val="24"/>
          <w:lang w:eastAsia="zh-CN"/>
        </w:rPr>
      </w:pPr>
      <w:r w:rsidRPr="002F3F83">
        <w:rPr>
          <w:rFonts w:ascii="Times New Roman" w:eastAsia="SimSun" w:hAnsi="Times New Roman" w:cs="Times New Roman"/>
          <w:noProof/>
          <w:sz w:val="24"/>
          <w:szCs w:val="24"/>
          <w:lang w:eastAsia="pt-BR"/>
        </w:rPr>
        <w:lastRenderedPageBreak/>
        <mc:AlternateContent>
          <mc:Choice Requires="wps">
            <w:drawing>
              <wp:anchor distT="0" distB="0" distL="114300" distR="114300" simplePos="0" relativeHeight="251666432" behindDoc="0" locked="0" layoutInCell="1" allowOverlap="1" wp14:anchorId="50C17D06" wp14:editId="29E621FA">
                <wp:simplePos x="0" y="0"/>
                <wp:positionH relativeFrom="column">
                  <wp:posOffset>494996</wp:posOffset>
                </wp:positionH>
                <wp:positionV relativeFrom="paragraph">
                  <wp:posOffset>1379827</wp:posOffset>
                </wp:positionV>
                <wp:extent cx="405517" cy="302150"/>
                <wp:effectExtent l="0" t="0" r="0" b="3175"/>
                <wp:wrapNone/>
                <wp:docPr id="23" name="Caixa de Texto 23"/>
                <wp:cNvGraphicFramePr/>
                <a:graphic xmlns:a="http://schemas.openxmlformats.org/drawingml/2006/main">
                  <a:graphicData uri="http://schemas.microsoft.com/office/word/2010/wordprocessingShape">
                    <wps:wsp>
                      <wps:cNvSpPr txBox="1"/>
                      <wps:spPr>
                        <a:xfrm>
                          <a:off x="0" y="0"/>
                          <a:ext cx="405517" cy="302150"/>
                        </a:xfrm>
                        <a:prstGeom prst="rect">
                          <a:avLst/>
                        </a:prstGeom>
                        <a:solidFill>
                          <a:sysClr val="window" lastClr="FFFFFF"/>
                        </a:solidFill>
                        <a:ln w="6350">
                          <a:noFill/>
                        </a:ln>
                      </wps:spPr>
                      <wps:txbx>
                        <w:txbxContent>
                          <w:p w14:paraId="672C45A2" w14:textId="77777777" w:rsidR="001B43B9" w:rsidRPr="00C41D8D" w:rsidRDefault="001B43B9" w:rsidP="00322BA5">
                            <w:pPr>
                              <w:rPr>
                                <w:rFonts w:ascii="Times New Roman" w:hAnsi="Times New Roman" w:cs="Times New Roman"/>
                              </w:rPr>
                            </w:pPr>
                            <w:r w:rsidRPr="00C41D8D">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17D06" id="Caixa de Texto 23" o:spid="_x0000_s1038" type="#_x0000_t202" style="position:absolute;margin-left:39pt;margin-top:108.65pt;width:31.95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" fillcolor="window" stroked="f" strokeweight=".5pt">
                <v:textbox>
                  <w:txbxContent>
                    <w:p w14:paraId="672C45A2" w14:textId="77777777" w:rsidR="001B43B9" w:rsidRPr="00C41D8D" w:rsidRDefault="001B43B9" w:rsidP="00322BA5">
                      <w:pPr>
                        <w:rPr>
                          <w:rFonts w:ascii="Times New Roman" w:hAnsi="Times New Roman" w:cs="Times New Roman"/>
                        </w:rPr>
                      </w:pPr>
                      <w:r w:rsidRPr="00C41D8D">
                        <w:rPr>
                          <w:rFonts w:ascii="Times New Roman" w:hAnsi="Times New Roman" w:cs="Times New Roman"/>
                        </w:rPr>
                        <w:t>(b)</w:t>
                      </w:r>
                    </w:p>
                  </w:txbxContent>
                </v:textbox>
              </v:shape>
            </w:pict>
          </mc:Fallback>
        </mc:AlternateContent>
      </w:r>
      <w:r w:rsidRPr="002F3F83">
        <w:rPr>
          <w:rFonts w:ascii="Times New Roman" w:eastAsia="SimSu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7CB242A4" wp14:editId="5DB39113">
                <wp:simplePos x="0" y="0"/>
                <wp:positionH relativeFrom="column">
                  <wp:posOffset>517470</wp:posOffset>
                </wp:positionH>
                <wp:positionV relativeFrom="paragraph">
                  <wp:posOffset>145719</wp:posOffset>
                </wp:positionV>
                <wp:extent cx="405517" cy="302150"/>
                <wp:effectExtent l="0" t="0" r="0" b="3175"/>
                <wp:wrapNone/>
                <wp:docPr id="6" name="Caixa de Texto 6"/>
                <wp:cNvGraphicFramePr/>
                <a:graphic xmlns:a="http://schemas.openxmlformats.org/drawingml/2006/main">
                  <a:graphicData uri="http://schemas.microsoft.com/office/word/2010/wordprocessingShape">
                    <wps:wsp>
                      <wps:cNvSpPr txBox="1"/>
                      <wps:spPr>
                        <a:xfrm>
                          <a:off x="0" y="0"/>
                          <a:ext cx="405517" cy="302150"/>
                        </a:xfrm>
                        <a:prstGeom prst="rect">
                          <a:avLst/>
                        </a:prstGeom>
                        <a:solidFill>
                          <a:sysClr val="window" lastClr="FFFFFF"/>
                        </a:solidFill>
                        <a:ln w="6350">
                          <a:noFill/>
                        </a:ln>
                      </wps:spPr>
                      <wps:txbx>
                        <w:txbxContent>
                          <w:p w14:paraId="26594200" w14:textId="77777777" w:rsidR="001B43B9" w:rsidRPr="00C41D8D" w:rsidRDefault="001B43B9" w:rsidP="00322BA5">
                            <w:pPr>
                              <w:rPr>
                                <w:rFonts w:ascii="Times New Roman" w:hAnsi="Times New Roman" w:cs="Times New Roman"/>
                              </w:rPr>
                            </w:pPr>
                            <w:r w:rsidRPr="00C41D8D">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42A4" id="Caixa de Texto 6" o:spid="_x0000_s1039" type="#_x0000_t202" style="position:absolute;margin-left:40.75pt;margin-top:11.45pt;width:31.95pt;height: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" fillcolor="window" stroked="f" strokeweight=".5pt">
                <v:textbox>
                  <w:txbxContent>
                    <w:p w14:paraId="26594200" w14:textId="77777777" w:rsidR="001B43B9" w:rsidRPr="00C41D8D" w:rsidRDefault="001B43B9" w:rsidP="00322BA5">
                      <w:pPr>
                        <w:rPr>
                          <w:rFonts w:ascii="Times New Roman" w:hAnsi="Times New Roman" w:cs="Times New Roman"/>
                        </w:rPr>
                      </w:pPr>
                      <w:r w:rsidRPr="00C41D8D">
                        <w:rPr>
                          <w:rFonts w:ascii="Times New Roman" w:hAnsi="Times New Roman" w:cs="Times New Roman"/>
                        </w:rPr>
                        <w:t>(a)</w:t>
                      </w:r>
                    </w:p>
                  </w:txbxContent>
                </v:textbox>
              </v:shape>
            </w:pict>
          </mc:Fallback>
        </mc:AlternateContent>
      </w:r>
      <w:r w:rsidRPr="002F3F83">
        <w:rPr>
          <w:rFonts w:ascii="Times New Roman" w:eastAsia="SimSun" w:hAnsi="Times New Roman" w:cs="Times New Roman"/>
          <w:noProof/>
          <w:sz w:val="24"/>
          <w:szCs w:val="24"/>
          <w:lang w:eastAsia="pt-BR"/>
        </w:rPr>
        <mc:AlternateContent>
          <mc:Choice Requires="wpg">
            <w:drawing>
              <wp:inline distT="0" distB="0" distL="0" distR="0" wp14:anchorId="4CD17DB6" wp14:editId="50716354">
                <wp:extent cx="5716988" cy="2726765"/>
                <wp:effectExtent l="0" t="0" r="0" b="0"/>
                <wp:docPr id="67" name="Agrupar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16988" cy="2726765"/>
                          <a:chOff x="0" y="0"/>
                          <a:chExt cx="6797987" cy="3727924"/>
                        </a:xfrm>
                      </wpg:grpSpPr>
                      <wpg:graphicFrame>
                        <wpg:cNvPr id="68" name="Gráfico 68">
                          <a:extLst/>
                        </wpg:cNvPr>
                        <wpg:cNvFrPr>
                          <a:graphicFrameLocks/>
                        </wpg:cNvFrPr>
                        <wpg:xfrm>
                          <a:off x="0" y="0"/>
                          <a:ext cx="6778837" cy="2034231"/>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69" name="Gráfico 69">
                          <a:extLst/>
                        </wpg:cNvPr>
                        <wpg:cNvFrPr>
                          <a:graphicFrameLocks/>
                        </wpg:cNvFrPr>
                        <wpg:xfrm>
                          <a:off x="19150" y="1684148"/>
                          <a:ext cx="6778837" cy="2043776"/>
                        </wpg:xfrm>
                        <a:graphic>
                          <a:graphicData uri="http://schemas.openxmlformats.org/drawingml/2006/chart">
                            <c:chart xmlns:c="http://schemas.openxmlformats.org/drawingml/2006/chart" xmlns:r="http://schemas.openxmlformats.org/officeDocument/2006/relationships" r:id="rId56"/>
                          </a:graphicData>
                        </a:graphic>
                      </wpg:graphicFrame>
                    </wpg:wgp>
                  </a:graphicData>
                </a:graphic>
              </wp:inline>
            </w:drawing>
          </mc:Choice>
          <mc:Fallback>
            <w:pict>
              <v:group w14:anchorId="6C27DDA7" id="Agrupar 15" o:spid="_x0000_s1026" style="width:450.15pt;height:214.7pt;mso-position-horizontal-relative:char;mso-position-vertical-relative:line" coordsize="67979,37279"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">
                <v:shape id="Gráfico 68" o:spid="_x0000_s1027" type="#_x0000_t75" style="position:absolute;width:67775;height:203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">
                  <v:imagedata r:id="rId57" o:title=""/>
                  <o:lock v:ext="edit" aspectratio="f"/>
                </v:shape>
                <v:shape id="Gráfico 69" o:spid="_x0000_s1028" type="#_x0000_t75" style="position:absolute;left:144;top:16835;width:67848;height:204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">
                  <v:imagedata r:id="rId58" o:title=""/>
                  <o:lock v:ext="edit" aspectratio="f"/>
                </v:shape>
                <w10:anchorlock/>
              </v:group>
            </w:pict>
          </mc:Fallback>
        </mc:AlternateContent>
      </w:r>
    </w:p>
    <w:p w14:paraId="62EFCB9A" w14:textId="4D380204" w:rsidR="00322BA5" w:rsidRPr="002F3F83" w:rsidRDefault="00322BA5" w:rsidP="00322BA5">
      <w:pPr>
        <w:spacing w:after="0" w:line="240" w:lineRule="auto"/>
        <w:jc w:val="both"/>
        <w:rPr>
          <w:rFonts w:ascii="Times New Roman" w:eastAsia="SimSun" w:hAnsi="Times New Roman" w:cs="Times New Roman"/>
          <w:bCs/>
          <w:szCs w:val="18"/>
          <w:lang w:val="en-US" w:eastAsia="zh-CN"/>
        </w:rPr>
      </w:pPr>
      <w:bookmarkStart w:id="552" w:name="_Ref467669116"/>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14</w:t>
      </w:r>
      <w:r w:rsidRPr="002F3F83">
        <w:rPr>
          <w:rFonts w:ascii="Times New Roman" w:eastAsia="SimSun" w:hAnsi="Times New Roman" w:cs="Times New Roman"/>
          <w:bCs/>
          <w:szCs w:val="18"/>
          <w:lang w:eastAsia="zh-CN"/>
        </w:rPr>
        <w:fldChar w:fldCharType="end"/>
      </w:r>
      <w:bookmarkEnd w:id="552"/>
      <w:r w:rsidRPr="002F3F83">
        <w:rPr>
          <w:rFonts w:ascii="Times New Roman" w:eastAsia="SimSun" w:hAnsi="Times New Roman" w:cs="Times New Roman"/>
          <w:bCs/>
          <w:szCs w:val="18"/>
          <w:lang w:val="en-US" w:eastAsia="zh-CN"/>
        </w:rPr>
        <w:t>. Crop actual evapotranspiration simulated by SWAP</w:t>
      </w:r>
      <w:r w:rsidR="0059528A">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(a) model and sugarcane standalone (b) version.</w:t>
      </w:r>
    </w:p>
    <w:p w14:paraId="2462B5B4" w14:textId="77777777" w:rsidR="00322BA5" w:rsidRPr="002F3F83" w:rsidRDefault="00322BA5" w:rsidP="00322BA5">
      <w:pPr>
        <w:spacing w:after="0" w:line="240" w:lineRule="auto"/>
        <w:rPr>
          <w:rFonts w:ascii="Times New Roman" w:eastAsia="SimSun" w:hAnsi="Times New Roman" w:cs="Times New Roman"/>
          <w:sz w:val="24"/>
          <w:szCs w:val="24"/>
          <w:lang w:val="en-US" w:eastAsia="zh-CN"/>
        </w:rPr>
      </w:pPr>
    </w:p>
    <w:p w14:paraId="4B04D712" w14:textId="5D64737B" w:rsidR="009C0E7C" w:rsidRDefault="00322BA5"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PBMs for sugarcane have show</w:t>
      </w:r>
      <w:r w:rsidR="009474CF">
        <w:rPr>
          <w:rFonts w:ascii="Times New Roman" w:eastAsia="Times New Roman" w:hAnsi="Times New Roman" w:cs="Times New Roman"/>
          <w:color w:val="000000" w:themeColor="text1"/>
          <w:sz w:val="24"/>
          <w:szCs w:val="24"/>
          <w:lang w:val="en-US" w:eastAsia="pt-BR"/>
        </w:rPr>
        <w:t>n</w:t>
      </w:r>
      <w:r w:rsidRPr="002F3F83">
        <w:rPr>
          <w:rFonts w:ascii="Times New Roman" w:eastAsia="Times New Roman" w:hAnsi="Times New Roman" w:cs="Times New Roman"/>
          <w:color w:val="000000" w:themeColor="text1"/>
          <w:sz w:val="24"/>
          <w:szCs w:val="24"/>
          <w:lang w:val="en-US" w:eastAsia="pt-BR"/>
        </w:rPr>
        <w:t xml:space="preserve"> satisfactory performance to simulate crop components </w:t>
      </w:r>
      <w:r w:rsidR="009474CF">
        <w:rPr>
          <w:rFonts w:ascii="Times New Roman" w:eastAsia="Times New Roman" w:hAnsi="Times New Roman" w:cs="Times New Roman"/>
          <w:color w:val="000000" w:themeColor="text1"/>
          <w:sz w:val="24"/>
          <w:szCs w:val="24"/>
          <w:lang w:val="en-US" w:eastAsia="pt-BR"/>
        </w:rPr>
        <w:t>for</w:t>
      </w:r>
      <w:r w:rsidRPr="002F3F83">
        <w:rPr>
          <w:rFonts w:ascii="Times New Roman" w:eastAsia="Times New Roman" w:hAnsi="Times New Roman" w:cs="Times New Roman"/>
          <w:color w:val="000000" w:themeColor="text1"/>
          <w:sz w:val="24"/>
          <w:szCs w:val="24"/>
          <w:lang w:val="en-US" w:eastAsia="pt-BR"/>
        </w:rPr>
        <w:t xml:space="preserve"> Brazilian conditions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"10.1007/s12355-015-0367-0", "ISSN" : "09740740", "author" : [ { "dropping-particle" : "", "family" : "Vianna", "given" : "Murilo", "non-dropping-particle" : "", "parse-names" : false, "suffix" : "" }, { "dropping-particle" : "", "family" : "Sentelhas", "given" : "Paulo Cesar", "non-dropping-particle" : "", "parse-names" : false, "suffix" : "" } ], "container-title" : "Sugar Tech", "id" : "ITEM-1", "issue" : "1", "issued" : { "date-parts" : [ [ "2016" ] ] }, "page" : "75-86", "title" : "Performance of DSSAT CSM-CANEGRO Under Operational Conditions and its Use in Determining the 'Saving Irrigation' Impact on Sugarcane Crop", "type" : "article-journal", "volume" : "18" }, "uris" : [ "http://www.mendeley.com/documents/?uuid=3492859d-0038-469e-9fad-6e8aacfd8192" ] }, { "id" : "ITEM-2",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"ITEM-2",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"(M. Vianna and Sentelhas 2016; F. R. Marin et al. 2015)", "plainTextFormattedCitation" : "(M. Vianna and Sentelhas 2016; F. R. Marin et al. 2015)", "previouslyFormattedCitation" : "(Marin &lt;i&gt;et al.&lt;/i&gt;, 2015; Vianna e Sentelhas, 2016)"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(M. Vianna and Sentelhas 2016; F. R. Marin et al. 2015)</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Nevertheless, unc</w:t>
      </w:r>
      <w:r w:rsidR="00404840">
        <w:rPr>
          <w:rFonts w:ascii="Times New Roman" w:eastAsia="Times New Roman" w:hAnsi="Times New Roman" w:cs="Times New Roman"/>
          <w:color w:val="000000" w:themeColor="text1"/>
          <w:sz w:val="24"/>
          <w:szCs w:val="24"/>
          <w:lang w:val="en-US" w:eastAsia="pt-BR"/>
        </w:rPr>
        <w:t xml:space="preserve">ertainty </w:t>
      </w:r>
      <w:r w:rsidR="009474CF">
        <w:rPr>
          <w:rFonts w:ascii="Times New Roman" w:eastAsia="Times New Roman" w:hAnsi="Times New Roman" w:cs="Times New Roman"/>
          <w:color w:val="000000" w:themeColor="text1"/>
          <w:sz w:val="24"/>
          <w:szCs w:val="24"/>
          <w:lang w:val="en-US" w:eastAsia="pt-BR"/>
        </w:rPr>
        <w:t>about</w:t>
      </w:r>
      <w:r w:rsidR="00404840">
        <w:rPr>
          <w:rFonts w:ascii="Times New Roman" w:eastAsia="Times New Roman" w:hAnsi="Times New Roman" w:cs="Times New Roman"/>
          <w:color w:val="000000" w:themeColor="text1"/>
          <w:sz w:val="24"/>
          <w:szCs w:val="24"/>
          <w:lang w:val="en-US" w:eastAsia="pt-BR"/>
        </w:rPr>
        <w:t xml:space="preserve"> LAI and, especially</w:t>
      </w:r>
      <w:r w:rsidR="009474CF">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w:t>
      </w:r>
      <w:r w:rsidR="002E23E3">
        <w:rPr>
          <w:rFonts w:ascii="Times New Roman" w:eastAsia="Times New Roman" w:hAnsi="Times New Roman" w:cs="Times New Roman"/>
          <w:color w:val="000000" w:themeColor="text1"/>
          <w:sz w:val="24"/>
          <w:szCs w:val="24"/>
          <w:lang w:val="en-US" w:eastAsia="pt-BR"/>
        </w:rPr>
        <w:t>about the</w:t>
      </w:r>
      <w:r w:rsidRPr="002F3F83">
        <w:rPr>
          <w:rFonts w:ascii="Times New Roman" w:eastAsia="Times New Roman" w:hAnsi="Times New Roman" w:cs="Times New Roman"/>
          <w:color w:val="000000" w:themeColor="text1"/>
          <w:sz w:val="24"/>
          <w:szCs w:val="24"/>
          <w:lang w:val="en-US" w:eastAsia="pt-BR"/>
        </w:rPr>
        <w:t xml:space="preserve"> tillering process require attention mostly because the canopy and population </w:t>
      </w:r>
      <w:r w:rsidR="002E23E3">
        <w:rPr>
          <w:rFonts w:ascii="Times New Roman" w:eastAsia="Times New Roman" w:hAnsi="Times New Roman" w:cs="Times New Roman"/>
          <w:color w:val="000000" w:themeColor="text1"/>
          <w:sz w:val="24"/>
          <w:szCs w:val="24"/>
          <w:lang w:val="en-US" w:eastAsia="pt-BR"/>
        </w:rPr>
        <w:t xml:space="preserve">density </w:t>
      </w:r>
      <w:r w:rsidRPr="002F3F83">
        <w:rPr>
          <w:rFonts w:ascii="Times New Roman" w:eastAsia="Times New Roman" w:hAnsi="Times New Roman" w:cs="Times New Roman"/>
          <w:color w:val="000000" w:themeColor="text1"/>
          <w:sz w:val="24"/>
          <w:szCs w:val="24"/>
          <w:lang w:val="en-US" w:eastAsia="pt-BR"/>
        </w:rPr>
        <w:t>are directly af</w:t>
      </w:r>
      <w:r>
        <w:rPr>
          <w:rFonts w:ascii="Times New Roman" w:eastAsia="Times New Roman" w:hAnsi="Times New Roman" w:cs="Times New Roman"/>
          <w:color w:val="000000" w:themeColor="text1"/>
          <w:sz w:val="24"/>
          <w:szCs w:val="24"/>
          <w:lang w:val="en-US" w:eastAsia="pt-BR"/>
        </w:rPr>
        <w:t>fect</w:t>
      </w:r>
      <w:r w:rsidR="002E23E3">
        <w:rPr>
          <w:rFonts w:ascii="Times New Roman" w:eastAsia="Times New Roman" w:hAnsi="Times New Roman" w:cs="Times New Roman"/>
          <w:color w:val="000000" w:themeColor="text1"/>
          <w:sz w:val="24"/>
          <w:szCs w:val="24"/>
          <w:lang w:val="en-US" w:eastAsia="pt-BR"/>
        </w:rPr>
        <w:t>ing</w:t>
      </w:r>
      <w:r>
        <w:rPr>
          <w:rFonts w:ascii="Times New Roman" w:eastAsia="Times New Roman" w:hAnsi="Times New Roman" w:cs="Times New Roman"/>
          <w:color w:val="000000" w:themeColor="text1"/>
          <w:sz w:val="24"/>
          <w:szCs w:val="24"/>
          <w:lang w:val="en-US" w:eastAsia="pt-BR"/>
        </w:rPr>
        <w:t xml:space="preserve"> the </w:t>
      </w:r>
      <w:r w:rsidR="002E23E3">
        <w:rPr>
          <w:rFonts w:ascii="Times New Roman" w:eastAsia="Times New Roman" w:hAnsi="Times New Roman" w:cs="Times New Roman"/>
          <w:color w:val="000000" w:themeColor="text1"/>
          <w:sz w:val="24"/>
          <w:szCs w:val="24"/>
          <w:lang w:val="en-US" w:eastAsia="pt-BR"/>
        </w:rPr>
        <w:t>up</w:t>
      </w:r>
      <w:r>
        <w:rPr>
          <w:rFonts w:ascii="Times New Roman" w:eastAsia="Times New Roman" w:hAnsi="Times New Roman" w:cs="Times New Roman"/>
          <w:color w:val="000000" w:themeColor="text1"/>
          <w:sz w:val="24"/>
          <w:szCs w:val="24"/>
          <w:lang w:val="en-US" w:eastAsia="pt-BR"/>
        </w:rPr>
        <w:t>scaling</w:t>
      </w:r>
      <w:r w:rsidRPr="002F3F83">
        <w:rPr>
          <w:rFonts w:ascii="Times New Roman" w:eastAsia="Times New Roman" w:hAnsi="Times New Roman" w:cs="Times New Roman"/>
          <w:color w:val="000000" w:themeColor="text1"/>
          <w:sz w:val="24"/>
          <w:szCs w:val="24"/>
          <w:lang w:val="en-US" w:eastAsia="pt-BR"/>
        </w:rPr>
        <w:t xml:space="preserve">. In addition, </w:t>
      </w:r>
      <w:r w:rsidR="002E23E3">
        <w:rPr>
          <w:rFonts w:ascii="Times New Roman" w:eastAsia="Times New Roman" w:hAnsi="Times New Roman" w:cs="Times New Roman"/>
          <w:color w:val="000000" w:themeColor="text1"/>
          <w:sz w:val="24"/>
          <w:szCs w:val="24"/>
          <w:lang w:val="en-US" w:eastAsia="pt-BR"/>
        </w:rPr>
        <w:t>trash</w:t>
      </w:r>
      <w:r w:rsidR="002E23E3" w:rsidRPr="002F3F83">
        <w:rPr>
          <w:rFonts w:ascii="Times New Roman" w:eastAsia="Times New Roman" w:hAnsi="Times New Roman" w:cs="Times New Roman"/>
          <w:color w:val="000000" w:themeColor="text1"/>
          <w:sz w:val="24"/>
          <w:szCs w:val="24"/>
          <w:lang w:val="en-US" w:eastAsia="pt-BR"/>
        </w:rPr>
        <w:t xml:space="preserve"> cover management techniques </w:t>
      </w:r>
      <w:r w:rsidR="002E23E3">
        <w:rPr>
          <w:rFonts w:ascii="Times New Roman" w:eastAsia="Times New Roman" w:hAnsi="Times New Roman" w:cs="Times New Roman"/>
          <w:color w:val="000000" w:themeColor="text1"/>
          <w:sz w:val="24"/>
          <w:szCs w:val="24"/>
          <w:lang w:val="en-US" w:eastAsia="pt-BR"/>
        </w:rPr>
        <w:t>are used in many</w:t>
      </w:r>
      <w:r w:rsidRPr="002F3F83">
        <w:rPr>
          <w:rFonts w:ascii="Times New Roman" w:eastAsia="Times New Roman" w:hAnsi="Times New Roman" w:cs="Times New Roman"/>
          <w:color w:val="000000" w:themeColor="text1"/>
          <w:sz w:val="24"/>
          <w:szCs w:val="24"/>
          <w:lang w:val="en-US" w:eastAsia="pt-BR"/>
        </w:rPr>
        <w:t xml:space="preserve"> Brazilian sugarcane fields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"10.1590/S0100-204X2005000300011", "ISSN" : "0100204X", "abstract" : "The use of sugarcane harvesting without residue burning is a common harvesting management in Brazil. The objective of this work was to evaluate the effect of harvest systems and management of sugarcane with and without trash incorporation and of burned sugarcane on soil physical attributes as on production of stems in a Red Yellow Latosol (Typic Hapludox). The treatments can be described as sugarcane (Saccharum officinarum) with burning and manual cutting; sugarcane without burning and automated cutting, with incorporation of chopped residue down to 0.30 m; sugarcane without burning and automated cutting, without incorporation of chopped residue. The particle size distribution, soil organic matter, aggregate stability, bulk density and soil porosity in 0.0-0.1, 0.1-0.2 and 0.2-0.3 m depths were determined as well as soil resistance to penetration and soil moisture in 0.0-0.1, 0.1-0.2, 0.2-0.3 and 0.3-0.4 m depths. The systems sugarcane without burning and sugarcane with residue incorporation revealed the highest stalk production and higher values of organic matter, aggregate stability, macroporosity, water content and smaller values of soil resistance to penetration and bulk density of soil, compared to sugarcane system without incorporation of residue and burned sugarcane.", "author" : [ { "dropping-particle" : "", "family" : "Souza", "given" : "Zigomar Menezes", "non-dropping-particle" : "De", "parse-names" : false, "suffix" : "" }, { "dropping-particle" : "", "family" : "Prado", "given" : "R. D M", "non-dropping-particle" : "", "parse-names" : false, "suffix" : "" }, { "dropping-particle" : "", "family" : "Paix\u00e3o", "given" : "A. C S", "non-dropping-particle" : "", "parse-names" : false, "suffix" : "" }, { "dropping-particle" : "", "family" : "Cesarin", "given" : "Luiz Gilberto", "non-dropping-particle" : "", "parse-names" : false, "suffix" : "" } ], "container-title" : "Pesquisa Agropecuaria Brasileira", "id" : "ITEM-1", "issue" : "3", "issued" : { "date-parts" : [ [ "2005" ] ] }, "page" : "271-278", "title" : "Sistemas de colheita e manejo da palhada de cana-de-a\u00e7\u00facar", "type" : "article-journal", "volume" : "40" }, "uris" : [ "http://www.mendeley.com/documents/?uuid=9e8cab40-b89a-4ff1-939f-41f0d2d80b3b" ] }, { "id" : "ITEM-2", "itemData" : { "DOI" : "10.1590/S0100_204X2014000300003", "ISSN" : "16783921", "author" : [ { "dropping-particle" : "", "family" : "Aquino", "given" : "Gisele Silva", "non-dropping-particle" : "de", "parse-names" : false, "suffix" : "" }, { "dropping-particle" : "", "family" : "Conti Medina", "given" : "Cristiane", "non-dropping-particle" : "de", "parse-names" : false, "suffix" : "" } ], "container-title" : "Pesquisa Agropecuaria Brasileira", "id" : "ITEM-2", "issue" : "3", "issued" : { "date-parts" : [ [ "2014" ] ] }, "page" : "173-180", "title" : "Produtividade e \u00edndices biom\u00e9tricos e fisiol\u00f3gicos de cana-de-a\u00e7\u00facar cultivada sob diferentes quantidades de palhada", "type" : "article-journal", "volume" : "49" }, "uris" : [ "http://www.mendeley.com/documents/?uuid=e6e676c2-d94b-4dee-b488-4247a0c49908" ] }, { "id" : "ITEM-3", "itemData" : { "DOI" : "10.1590/S1415-43662014000500001", "ISBN" : "1807-1929", "ISSN" : "1807-1929", "abstract" : "The objective of the study was to model the growth and productivity of green and burnt sugarcane harvesting systems, under three nitrogen fertilizer levels (60, 120 and 180 kg ha-1). APSIM-Sugar crop model was previoulsy calibrated based on two field experiments conducted in Piracicaba,SP and Salinas, MG, with the cultivar SP80-1842. The sensitivity of the model was evaluated for the parameters of soil and variety, especially those related to the soil organic matter dynamics and nitrogen. The model simulated well the sugarcane growth and yield in the evaluated environments. Simulations showed that sugacarne yield being highly dependent on trash management. Trash removal from fields would ultimately decrease the crop yield. Simulations also revealed that the nitrogen doses as high as 180 kg ha-1 would not be enough to overcome the yield lost due to trash removal. Prop\u00f4s-se, com este trabalho, modelar o crescimento e a produtividade da cana-de-a\u00e7\u00facar em sistemas de colheita mecanizada avaliando o efeito da remo\u00e7\u00e3o da palhada remanescente em combina\u00e7\u00e3o com doses de aduba\u00e7\u00e3o nitrogenada de 60, 120 e 180 kg ha-1. Utilizou-se o modelo APSIM-Sugar calibrado com base em dois experimentos localizados em Piracicaba, SP, e Salinas, MG, conduzidos com a variedade SP80-1842. Avaliou-se a sensibilidade do modelo aos par\u00e2metros de solo e de variedade, em especial aqueles relacionados \u00e0 din\u00e2mica da mat\u00e9ria org\u00e2nica do solo e do nitrog\u00eanio. O modelo mostrou-se capaz de descrever adequadamente o crescimento da cana-de-a\u00e7\u00facar nos dois ambientes produtivos. As simula\u00e7\u00f5es indicaram que a remo\u00e7\u00e3o da palha para utiliza\u00e7\u00e3o na ind\u00fastria acarretaria redu\u00e7\u00e3o da produtividade no longo prazo e que a eleva\u00e7\u00e3o na aduba\u00e7\u00e3o nitrogenada at\u00e9 180 kg ha-1 n\u00e3o seria suficiente para compensar a queda na produ\u00e7\u00e3o.", "author" : [ { "dropping-particle" : "", "family" : "Costa", "given" : "Leandro G", "non-dropping-particle" : "", "parse-names" : false, "suffix" : "" }, { "dropping-particle" : "", "family" : "Marin", "given" : "F. R.", "non-dropping-particle" : "", "parse-names" : false, "suffix" : "" }, { "dropping-particle" : "", "family" : "Nassif", "given" : "Daniel S P", "non-dropping-particle" : "", "parse-names" : false, "suffix" : "" }, { "dropping-particle" : "", "family" : "Pinto", "given" : "Helena M S", "non-dropping-particle" : "", "parse-names" : false, "suffix" : "" }, { "dropping-particle" : "", "family" : "Lopes-Assad", "given" : "Maria L R C", "non-dropping-particle" : "", "parse-names" : false, "suffix" : "" } ], "container-title" : "Revista Brasileira de Engenharia Agr\u00edcola e Ambiental", "id" : "ITEM-3", "issue" : "5", "issued" : { "date-parts" : [ [ "2014" ] ] }, "page" : "469-474", "title" : "Simula\u00e7\u00e3o do efeito do manejo da palha e do nitrog\u00eanio na produtividade da cana-de-a\u00e7\u00facar", "type" : "article-journal", "volume" : "18" }, "uris" : [ "http://www.mendeley.com/documents/?uuid=5a9d2ddf-1c9f-4eef-9639-5d1152dba831" ] } ], "mendeley" : { "formattedCitation" : "(De Souza et al. 2005; de Aquino and de Conti Medina 2014; Costa et al. 2014)", "plainTextFormattedCitation" : "(De Souza et al. 2005; de Aquino and de Conti Medina 2014; Costa et al. 2014)", "previouslyFormattedCitation" : "(Aquino, de e Conti Medina, de, 2014; Costa &lt;i&gt;et al.&lt;/i&gt;, 2014; Souza, De &lt;i&gt;et al.&lt;/i&gt;, 2005)"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(De Souza et al. 2005; de Aquino and de Conti Medina 2014; Costa et al. 2014)</w:t>
      </w:r>
      <w:r w:rsidRPr="002F3F83">
        <w:rPr>
          <w:rFonts w:ascii="Times New Roman" w:eastAsia="Times New Roman" w:hAnsi="Times New Roman" w:cs="Times New Roman"/>
          <w:color w:val="000000" w:themeColor="text1"/>
          <w:sz w:val="24"/>
          <w:szCs w:val="24"/>
          <w:lang w:val="en-US" w:eastAsia="pt-BR"/>
        </w:rPr>
        <w:fldChar w:fldCharType="end"/>
      </w:r>
      <w:r w:rsidRPr="00370558">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 xml:space="preserve">increasing the importance </w:t>
      </w:r>
      <w:r w:rsidR="002E23E3">
        <w:rPr>
          <w:rFonts w:ascii="Times New Roman" w:eastAsia="Times New Roman" w:hAnsi="Times New Roman" w:cs="Times New Roman"/>
          <w:color w:val="000000" w:themeColor="text1"/>
          <w:sz w:val="24"/>
          <w:szCs w:val="24"/>
          <w:lang w:val="en-US" w:eastAsia="pt-BR"/>
        </w:rPr>
        <w:t>of</w:t>
      </w:r>
      <w:r w:rsidRPr="002F3F83">
        <w:rPr>
          <w:rFonts w:ascii="Times New Roman" w:eastAsia="Times New Roman" w:hAnsi="Times New Roman" w:cs="Times New Roman"/>
          <w:color w:val="000000" w:themeColor="text1"/>
          <w:sz w:val="24"/>
          <w:szCs w:val="24"/>
          <w:lang w:val="en-US" w:eastAsia="pt-BR"/>
        </w:rPr>
        <w:t xml:space="preserve"> physiologically account</w:t>
      </w:r>
      <w:r w:rsidR="002E23E3">
        <w:rPr>
          <w:rFonts w:ascii="Times New Roman" w:eastAsia="Times New Roman" w:hAnsi="Times New Roman" w:cs="Times New Roman"/>
          <w:color w:val="000000" w:themeColor="text1"/>
          <w:sz w:val="24"/>
          <w:szCs w:val="24"/>
          <w:lang w:val="en-US" w:eastAsia="pt-BR"/>
        </w:rPr>
        <w:t>ing</w:t>
      </w:r>
      <w:r w:rsidRPr="002F3F83">
        <w:rPr>
          <w:rFonts w:ascii="Times New Roman" w:eastAsia="Times New Roman" w:hAnsi="Times New Roman" w:cs="Times New Roman"/>
          <w:color w:val="000000" w:themeColor="text1"/>
          <w:sz w:val="24"/>
          <w:szCs w:val="24"/>
          <w:lang w:val="en-US" w:eastAsia="pt-BR"/>
        </w:rPr>
        <w:t xml:space="preserve"> for </w:t>
      </w:r>
      <w:r w:rsidR="005143CF">
        <w:rPr>
          <w:rFonts w:ascii="Times New Roman" w:eastAsia="Times New Roman" w:hAnsi="Times New Roman" w:cs="Times New Roman"/>
          <w:color w:val="000000" w:themeColor="text1"/>
          <w:sz w:val="24"/>
          <w:szCs w:val="24"/>
          <w:lang w:val="en-US" w:eastAsia="pt-BR"/>
        </w:rPr>
        <w:t>trash</w:t>
      </w:r>
      <w:r w:rsidRPr="002F3F83">
        <w:rPr>
          <w:rFonts w:ascii="Times New Roman" w:eastAsia="Times New Roman" w:hAnsi="Times New Roman" w:cs="Times New Roman"/>
          <w:color w:val="000000" w:themeColor="text1"/>
          <w:sz w:val="24"/>
          <w:szCs w:val="24"/>
          <w:lang w:val="en-US" w:eastAsia="pt-BR"/>
        </w:rPr>
        <w:t xml:space="preserve"> cover.</w:t>
      </w:r>
      <w:r w:rsidR="00404840">
        <w:rPr>
          <w:rFonts w:ascii="Times New Roman" w:eastAsia="Times New Roman" w:hAnsi="Times New Roman" w:cs="Times New Roman"/>
          <w:color w:val="000000" w:themeColor="text1"/>
          <w:sz w:val="24"/>
          <w:szCs w:val="24"/>
          <w:lang w:val="en-US" w:eastAsia="pt-BR"/>
        </w:rPr>
        <w:t xml:space="preserve"> Soil temperature is lower under </w:t>
      </w:r>
      <w:r w:rsidR="002E23E3">
        <w:rPr>
          <w:rFonts w:ascii="Times New Roman" w:eastAsia="Times New Roman" w:hAnsi="Times New Roman" w:cs="Times New Roman"/>
          <w:color w:val="000000" w:themeColor="text1"/>
          <w:sz w:val="24"/>
          <w:szCs w:val="24"/>
          <w:lang w:val="en-US" w:eastAsia="pt-BR"/>
        </w:rPr>
        <w:t xml:space="preserve">the </w:t>
      </w:r>
      <w:r w:rsidR="00404840">
        <w:rPr>
          <w:rFonts w:ascii="Times New Roman" w:eastAsia="Times New Roman" w:hAnsi="Times New Roman" w:cs="Times New Roman"/>
          <w:color w:val="000000" w:themeColor="text1"/>
          <w:sz w:val="24"/>
          <w:szCs w:val="24"/>
          <w:lang w:val="en-US" w:eastAsia="pt-BR"/>
        </w:rPr>
        <w:t>trash cover</w:t>
      </w:r>
      <w:r w:rsidR="002E23E3">
        <w:rPr>
          <w:rFonts w:ascii="Times New Roman" w:eastAsia="Times New Roman" w:hAnsi="Times New Roman" w:cs="Times New Roman"/>
          <w:color w:val="000000" w:themeColor="text1"/>
          <w:sz w:val="24"/>
          <w:szCs w:val="24"/>
          <w:lang w:val="en-US" w:eastAsia="pt-BR"/>
        </w:rPr>
        <w:t xml:space="preserve">, </w:t>
      </w:r>
      <w:r w:rsidR="00404840">
        <w:rPr>
          <w:rFonts w:ascii="Times New Roman" w:eastAsia="Times New Roman" w:hAnsi="Times New Roman" w:cs="Times New Roman"/>
          <w:color w:val="000000" w:themeColor="text1"/>
          <w:sz w:val="24"/>
          <w:szCs w:val="24"/>
          <w:lang w:val="en-US" w:eastAsia="pt-BR"/>
        </w:rPr>
        <w:t xml:space="preserve">which might be a driving factor for tillering and </w:t>
      </w:r>
      <w:r w:rsidR="002E23E3">
        <w:rPr>
          <w:rFonts w:ascii="Times New Roman" w:eastAsia="Times New Roman" w:hAnsi="Times New Roman" w:cs="Times New Roman"/>
          <w:color w:val="000000" w:themeColor="text1"/>
          <w:sz w:val="24"/>
          <w:szCs w:val="24"/>
          <w:lang w:val="en-US" w:eastAsia="pt-BR"/>
        </w:rPr>
        <w:t xml:space="preserve">initial </w:t>
      </w:r>
      <w:r w:rsidR="00404840">
        <w:rPr>
          <w:rFonts w:ascii="Times New Roman" w:eastAsia="Times New Roman" w:hAnsi="Times New Roman" w:cs="Times New Roman"/>
          <w:color w:val="000000" w:themeColor="text1"/>
          <w:sz w:val="24"/>
          <w:szCs w:val="24"/>
          <w:lang w:val="en-US" w:eastAsia="pt-BR"/>
        </w:rPr>
        <w:t xml:space="preserve">crop development. </w:t>
      </w:r>
    </w:p>
    <w:p w14:paraId="1D6D2FF5" w14:textId="20B0B644" w:rsidR="009C0E7C" w:rsidRPr="0010478B" w:rsidDel="00D34B2D" w:rsidRDefault="009C0E7C" w:rsidP="009C0E7C">
      <w:pPr>
        <w:spacing w:after="0" w:line="240" w:lineRule="auto"/>
        <w:rPr>
          <w:del w:id="553" w:author="Quirijn de Jong van Lier" w:date="2017-08-22T16:08:00Z"/>
          <w:rFonts w:ascii="Times New Roman" w:eastAsia="SimSun" w:hAnsi="Times New Roman" w:cs="Times New Roman"/>
          <w:sz w:val="24"/>
          <w:szCs w:val="24"/>
          <w:lang w:val="en-US" w:eastAsia="zh-CN"/>
        </w:rPr>
      </w:pPr>
    </w:p>
    <w:p w14:paraId="00D58E45" w14:textId="1DCD2541" w:rsidR="009C0E7C" w:rsidRPr="00CB75E1" w:rsidRDefault="009C0E7C" w:rsidP="00C23ED6">
      <w:pPr>
        <w:pStyle w:val="Ttulo2"/>
        <w:rPr>
          <w:rStyle w:val="Ttulo2Char"/>
        </w:rPr>
      </w:pPr>
      <w:r w:rsidRPr="00CB75E1">
        <w:rPr>
          <w:rStyle w:val="Ttulo2Char"/>
          <w:rFonts w:cs="Times New Roman"/>
        </w:rPr>
        <w:t xml:space="preserve">Model performance to simulate </w:t>
      </w:r>
      <w:r>
        <w:rPr>
          <w:rStyle w:val="Ttulo2Char"/>
          <w:rFonts w:cs="Times New Roman"/>
        </w:rPr>
        <w:t xml:space="preserve">crop components for </w:t>
      </w:r>
      <w:r w:rsidR="008E580D">
        <w:rPr>
          <w:rStyle w:val="Ttulo2Char"/>
          <w:rFonts w:cs="Times New Roman"/>
        </w:rPr>
        <w:t>other</w:t>
      </w:r>
      <w:r>
        <w:rPr>
          <w:rStyle w:val="Ttulo2Char"/>
          <w:rFonts w:cs="Times New Roman"/>
        </w:rPr>
        <w:t xml:space="preserve"> regions</w:t>
      </w:r>
      <w:r w:rsidR="008E580D">
        <w:rPr>
          <w:rStyle w:val="Ttulo2Char"/>
          <w:rFonts w:cs="Times New Roman"/>
        </w:rPr>
        <w:t xml:space="preserve"> in Brazil</w:t>
      </w:r>
    </w:p>
    <w:p w14:paraId="1BBF8C64" w14:textId="04F79ACA" w:rsidR="009C0E7C" w:rsidRPr="002F3F83" w:rsidDel="00D34B2D" w:rsidRDefault="009C0E7C" w:rsidP="009C0E7C">
      <w:pPr>
        <w:spacing w:after="0" w:line="240" w:lineRule="auto"/>
        <w:rPr>
          <w:del w:id="554" w:author="Quirijn de Jong van Lier" w:date="2017-08-22T16:08:00Z"/>
          <w:rFonts w:ascii="Times New Roman" w:eastAsia="SimSun" w:hAnsi="Times New Roman" w:cs="Times New Roman"/>
          <w:sz w:val="24"/>
          <w:szCs w:val="24"/>
          <w:lang w:val="en-US" w:eastAsia="zh-CN"/>
        </w:rPr>
      </w:pPr>
    </w:p>
    <w:p w14:paraId="4EB654FC" w14:textId="1DD970E0" w:rsidR="009C0E7C" w:rsidRPr="002F3F83" w:rsidRDefault="009C0E7C" w:rsidP="009C0E7C">
      <w:pPr>
        <w:spacing w:after="0" w:line="480" w:lineRule="auto"/>
        <w:ind w:firstLine="720"/>
        <w:jc w:val="both"/>
        <w:rPr>
          <w:rFonts w:ascii="Times New Roman" w:eastAsia="SimSun" w:hAnsi="Times New Roman" w:cs="Times New Roman"/>
          <w:sz w:val="24"/>
          <w:szCs w:val="24"/>
          <w:lang w:val="en-US" w:eastAsia="zh-CN"/>
        </w:rPr>
      </w:pPr>
      <w:r>
        <w:rPr>
          <w:rFonts w:ascii="Times New Roman" w:eastAsia="Times New Roman" w:hAnsi="Times New Roman" w:cs="Times New Roman"/>
          <w:color w:val="000000" w:themeColor="text1"/>
          <w:sz w:val="24"/>
          <w:szCs w:val="24"/>
          <w:lang w:val="en-US" w:eastAsia="pt-BR"/>
        </w:rPr>
        <w:t>For the other sites,</w:t>
      </w:r>
      <w:r w:rsidRPr="002F3F83">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t xml:space="preserve">SWAP-SAMUCA </w:t>
      </w:r>
      <w:r w:rsidR="00FD1E14">
        <w:rPr>
          <w:rFonts w:ascii="Times New Roman" w:eastAsia="Times New Roman" w:hAnsi="Times New Roman" w:cs="Times New Roman"/>
          <w:color w:val="000000" w:themeColor="text1"/>
          <w:sz w:val="24"/>
          <w:szCs w:val="24"/>
          <w:lang w:val="en-US" w:eastAsia="pt-BR"/>
        </w:rPr>
        <w:t xml:space="preserve">showed </w:t>
      </w:r>
      <w:r>
        <w:rPr>
          <w:rFonts w:ascii="Times New Roman" w:eastAsia="Times New Roman" w:hAnsi="Times New Roman" w:cs="Times New Roman"/>
          <w:color w:val="000000" w:themeColor="text1"/>
          <w:sz w:val="24"/>
          <w:szCs w:val="24"/>
          <w:lang w:val="en-US" w:eastAsia="pt-BR"/>
        </w:rPr>
        <w:t xml:space="preserve">good </w:t>
      </w:r>
      <w:r w:rsidR="00FD1E14">
        <w:rPr>
          <w:rFonts w:ascii="Times New Roman" w:eastAsia="Times New Roman" w:hAnsi="Times New Roman" w:cs="Times New Roman"/>
          <w:color w:val="000000" w:themeColor="text1"/>
          <w:sz w:val="24"/>
          <w:szCs w:val="24"/>
          <w:lang w:val="en-US" w:eastAsia="pt-BR"/>
        </w:rPr>
        <w:t xml:space="preserve">performance in </w:t>
      </w:r>
      <w:del w:id="555" w:author="Fabio Marin" w:date="2017-08-22T22:49:00Z">
        <w:r w:rsidRPr="002F3F83" w:rsidDel="00403F75">
          <w:rPr>
            <w:rFonts w:ascii="Times New Roman" w:eastAsia="Times New Roman" w:hAnsi="Times New Roman" w:cs="Times New Roman"/>
            <w:color w:val="000000" w:themeColor="text1"/>
            <w:sz w:val="24"/>
            <w:szCs w:val="24"/>
            <w:lang w:val="en-US" w:eastAsia="pt-BR"/>
          </w:rPr>
          <w:delText xml:space="preserve"> </w:delText>
        </w:r>
      </w:del>
      <w:r w:rsidRPr="002F3F83">
        <w:rPr>
          <w:rFonts w:ascii="Times New Roman" w:eastAsia="Times New Roman" w:hAnsi="Times New Roman" w:cs="Times New Roman"/>
          <w:color w:val="000000" w:themeColor="text1"/>
          <w:sz w:val="24"/>
          <w:szCs w:val="24"/>
          <w:lang w:val="en-US" w:eastAsia="pt-BR"/>
        </w:rPr>
        <w:t xml:space="preserve">stalk dry and fresh mass </w:t>
      </w:r>
      <w:r w:rsidR="00FD1E14">
        <w:rPr>
          <w:rFonts w:ascii="Times New Roman" w:eastAsia="Times New Roman" w:hAnsi="Times New Roman" w:cs="Times New Roman"/>
          <w:color w:val="000000" w:themeColor="text1"/>
          <w:sz w:val="24"/>
          <w:szCs w:val="24"/>
          <w:lang w:val="en-US" w:eastAsia="pt-BR"/>
        </w:rPr>
        <w:t xml:space="preserve">predictions </w:t>
      </w:r>
      <w:r w:rsidRPr="002F3F83">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fldChar w:fldCharType="begin"/>
      </w:r>
      <w:r w:rsidRPr="002F3F83">
        <w:rPr>
          <w:rFonts w:ascii="Times New Roman" w:eastAsia="Times New Roman" w:hAnsi="Times New Roman" w:cs="Times New Roman"/>
          <w:color w:val="000000" w:themeColor="text1"/>
          <w:sz w:val="24"/>
          <w:szCs w:val="24"/>
          <w:lang w:val="en-US" w:eastAsia="pt-BR"/>
        </w:rPr>
        <w:instrText xml:space="preserve"> REF _Ref467670741 \h </w:instrText>
      </w:r>
      <w:r>
        <w:rPr>
          <w:rFonts w:ascii="Times New Roman" w:eastAsia="Times New Roman" w:hAnsi="Times New Roman" w:cs="Times New Roman"/>
          <w:color w:val="000000" w:themeColor="text1"/>
          <w:sz w:val="24"/>
          <w:szCs w:val="24"/>
          <w:lang w:val="en-US" w:eastAsia="pt-BR"/>
        </w:rPr>
        <w:instrText xml:space="preserve"> \* MERGEFORMAT </w:instrText>
      </w:r>
      <w:r w:rsidRPr="002F3F83">
        <w:rPr>
          <w:rFonts w:ascii="Times New Roman" w:eastAsia="Times New Roman" w:hAnsi="Times New Roman" w:cs="Times New Roman"/>
          <w:color w:val="000000" w:themeColor="text1"/>
          <w:sz w:val="24"/>
          <w:szCs w:val="24"/>
          <w:lang w:val="en-US" w:eastAsia="pt-BR"/>
        </w:rPr>
      </w:r>
      <w:r w:rsidRPr="002F3F83">
        <w:rPr>
          <w:rFonts w:ascii="Times New Roman" w:eastAsia="Times New Roman" w:hAnsi="Times New Roman" w:cs="Times New Roman"/>
          <w:color w:val="000000" w:themeColor="text1"/>
          <w:sz w:val="24"/>
          <w:szCs w:val="24"/>
          <w:lang w:val="en-US" w:eastAsia="pt-BR"/>
        </w:rPr>
        <w:fldChar w:fldCharType="separate"/>
      </w:r>
      <w:r w:rsidRPr="003D38E8">
        <w:rPr>
          <w:rFonts w:ascii="Times New Roman" w:eastAsia="Times New Roman" w:hAnsi="Times New Roman" w:cs="Times New Roman"/>
          <w:color w:val="000000" w:themeColor="text1"/>
          <w:sz w:val="24"/>
          <w:szCs w:val="24"/>
          <w:lang w:val="en-US" w:eastAsia="pt-BR"/>
        </w:rPr>
        <w:t>Figure 13</w:t>
      </w:r>
      <w:r w:rsidRPr="002F3F83">
        <w:rPr>
          <w:rFonts w:ascii="Times New Roman" w:eastAsia="Times New Roman" w:hAnsi="Times New Roman" w:cs="Times New Roman"/>
          <w:color w:val="000000" w:themeColor="text1"/>
          <w:sz w:val="24"/>
          <w:szCs w:val="24"/>
          <w:lang w:val="en-US" w:eastAsia="pt-BR"/>
        </w:rPr>
        <w:fldChar w:fldCharType="end"/>
      </w:r>
      <w:r>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w:t>
      </w:r>
      <w:r>
        <w:rPr>
          <w:rFonts w:ascii="Times New Roman" w:eastAsia="Times New Roman" w:hAnsi="Times New Roman" w:cs="Times New Roman"/>
          <w:color w:val="000000" w:themeColor="text1"/>
          <w:sz w:val="24"/>
          <w:szCs w:val="24"/>
          <w:lang w:val="en-US" w:eastAsia="pt-BR"/>
        </w:rPr>
        <w:t xml:space="preserve"> with</w:t>
      </w:r>
      <w:r w:rsidRPr="002F3F83">
        <w:rPr>
          <w:rFonts w:ascii="Times New Roman" w:eastAsia="Times New Roman" w:hAnsi="Times New Roman" w:cs="Times New Roman"/>
          <w:color w:val="000000" w:themeColor="text1"/>
          <w:sz w:val="24"/>
          <w:szCs w:val="24"/>
          <w:lang w:val="en-US" w:eastAsia="pt-BR"/>
        </w:rPr>
        <w:t xml:space="preserve"> </w:t>
      </w:r>
      <w:r w:rsidR="00FD1E14">
        <w:rPr>
          <w:rFonts w:ascii="Times New Roman" w:eastAsia="Times New Roman" w:hAnsi="Times New Roman" w:cs="Times New Roman"/>
          <w:color w:val="000000" w:themeColor="text1"/>
          <w:sz w:val="24"/>
          <w:szCs w:val="24"/>
          <w:lang w:val="en-US" w:eastAsia="pt-BR"/>
        </w:rPr>
        <w:t xml:space="preserve">an RMSE of </w:t>
      </w:r>
      <w:r w:rsidRPr="002F3F83">
        <w:rPr>
          <w:rFonts w:ascii="Times New Roman" w:eastAsia="Times New Roman" w:hAnsi="Times New Roman" w:cs="Times New Roman"/>
          <w:color w:val="000000" w:themeColor="text1"/>
          <w:sz w:val="24"/>
          <w:szCs w:val="24"/>
          <w:lang w:val="en-US" w:eastAsia="pt-BR"/>
        </w:rPr>
        <w:t>3.4 and 24.1 t ha</w:t>
      </w:r>
      <w:r w:rsidRPr="002F3F83">
        <w:rPr>
          <w:rFonts w:ascii="Times New Roman" w:eastAsia="Times New Roman" w:hAnsi="Times New Roman" w:cs="Times New Roman"/>
          <w:color w:val="000000" w:themeColor="text1"/>
          <w:sz w:val="24"/>
          <w:szCs w:val="24"/>
          <w:vertAlign w:val="superscript"/>
          <w:lang w:val="en-US" w:eastAsia="pt-BR"/>
        </w:rPr>
        <w:t>-1</w:t>
      </w:r>
      <w:r w:rsidRPr="002F3F83">
        <w:rPr>
          <w:rFonts w:ascii="Times New Roman" w:eastAsia="Times New Roman" w:hAnsi="Times New Roman" w:cs="Times New Roman"/>
          <w:color w:val="000000" w:themeColor="text1"/>
          <w:sz w:val="24"/>
          <w:szCs w:val="24"/>
          <w:lang w:val="en-US" w:eastAsia="pt-BR"/>
        </w:rPr>
        <w:t xml:space="preserve"> </w:t>
      </w:r>
      <w:r w:rsidR="00FD1E14">
        <w:rPr>
          <w:rFonts w:ascii="Times New Roman" w:eastAsia="Times New Roman" w:hAnsi="Times New Roman" w:cs="Times New Roman"/>
          <w:color w:val="000000" w:themeColor="text1"/>
          <w:sz w:val="24"/>
          <w:szCs w:val="24"/>
          <w:lang w:val="en-US" w:eastAsia="pt-BR"/>
        </w:rPr>
        <w:t xml:space="preserve">among the </w:t>
      </w:r>
      <w:r w:rsidRPr="002F3F83">
        <w:rPr>
          <w:rFonts w:ascii="Times New Roman" w:eastAsia="Times New Roman" w:hAnsi="Times New Roman" w:cs="Times New Roman"/>
          <w:color w:val="000000" w:themeColor="text1"/>
          <w:sz w:val="24"/>
          <w:szCs w:val="24"/>
          <w:lang w:val="en-US" w:eastAsia="pt-BR"/>
        </w:rPr>
        <w:t xml:space="preserve">five different regions. </w:t>
      </w:r>
      <w:r>
        <w:rPr>
          <w:rFonts w:ascii="Times New Roman" w:eastAsia="Times New Roman" w:hAnsi="Times New Roman" w:cs="Times New Roman"/>
          <w:color w:val="000000" w:themeColor="text1"/>
          <w:sz w:val="24"/>
          <w:szCs w:val="24"/>
          <w:lang w:val="en-US" w:eastAsia="pt-BR"/>
        </w:rPr>
        <w:t xml:space="preserve">Compared to previous studies with DSSAT-CANEGRO and APSIM-Sugar, the model presented </w:t>
      </w:r>
      <w:r w:rsidR="00FD1E14">
        <w:rPr>
          <w:rFonts w:ascii="Times New Roman" w:eastAsia="Times New Roman" w:hAnsi="Times New Roman" w:cs="Times New Roman"/>
          <w:color w:val="000000" w:themeColor="text1"/>
          <w:sz w:val="24"/>
          <w:szCs w:val="24"/>
          <w:lang w:val="en-US" w:eastAsia="pt-BR"/>
        </w:rPr>
        <w:t>a higher</w:t>
      </w:r>
      <w:r>
        <w:rPr>
          <w:rFonts w:ascii="Times New Roman" w:eastAsia="Times New Roman" w:hAnsi="Times New Roman" w:cs="Times New Roman"/>
          <w:color w:val="000000" w:themeColor="text1"/>
          <w:sz w:val="24"/>
          <w:szCs w:val="24"/>
          <w:lang w:val="en-US" w:eastAsia="pt-BR"/>
        </w:rPr>
        <w:t xml:space="preserve"> RMSE for stalk fresh and dry mass simulations, </w:t>
      </w:r>
      <w:r w:rsidR="00FD1E14">
        <w:rPr>
          <w:rFonts w:ascii="Times New Roman" w:eastAsia="Times New Roman" w:hAnsi="Times New Roman" w:cs="Times New Roman"/>
          <w:color w:val="000000" w:themeColor="text1"/>
          <w:sz w:val="24"/>
          <w:szCs w:val="24"/>
          <w:lang w:val="en-US" w:eastAsia="pt-BR"/>
        </w:rPr>
        <w:t xml:space="preserve">earlier </w:t>
      </w:r>
      <w:r>
        <w:rPr>
          <w:rFonts w:ascii="Times New Roman" w:eastAsia="Times New Roman" w:hAnsi="Times New Roman" w:cs="Times New Roman"/>
          <w:color w:val="000000" w:themeColor="text1"/>
          <w:sz w:val="24"/>
          <w:szCs w:val="24"/>
          <w:lang w:val="en-US" w:eastAsia="pt-BR"/>
        </w:rPr>
        <w:t>reported as 18.2 and 20.9 t ha</w:t>
      </w:r>
      <w:r w:rsidRPr="0042237F">
        <w:rPr>
          <w:rFonts w:ascii="Times New Roman" w:eastAsia="Times New Roman" w:hAnsi="Times New Roman" w:cs="Times New Roman"/>
          <w:color w:val="000000" w:themeColor="text1"/>
          <w:sz w:val="24"/>
          <w:szCs w:val="24"/>
          <w:vertAlign w:val="superscript"/>
          <w:lang w:val="en-US" w:eastAsia="pt-BR"/>
        </w:rPr>
        <w:t>-1</w:t>
      </w:r>
      <w:r>
        <w:rPr>
          <w:rFonts w:ascii="Times New Roman" w:eastAsia="Times New Roman" w:hAnsi="Times New Roman" w:cs="Times New Roman"/>
          <w:color w:val="000000" w:themeColor="text1"/>
          <w:sz w:val="24"/>
          <w:szCs w:val="24"/>
          <w:vertAlign w:val="superscript"/>
          <w:lang w:val="en-US" w:eastAsia="pt-BR"/>
        </w:rPr>
        <w:t xml:space="preserve"> </w:t>
      </w:r>
      <w:r w:rsidRPr="0042237F">
        <w:rPr>
          <w:rFonts w:ascii="Times New Roman" w:eastAsia="Times New Roman" w:hAnsi="Times New Roman" w:cs="Times New Roman"/>
          <w:color w:val="000000" w:themeColor="text1"/>
          <w:sz w:val="24"/>
          <w:szCs w:val="24"/>
          <w:lang w:val="en-US" w:eastAsia="pt-BR"/>
        </w:rPr>
        <w:t>respectively</w:t>
      </w:r>
      <w:r>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"10.1016/j.envsoft.2015.02.019", "ISSN" : "13648152", "abstract" : "Sugarcane is one of the world's main carbohydrates sources. We analysed the APSIM-Sugar (AS) and DSSAT/CANEGRO (DC) models to determine their structural differences, and how these differences affect their predictions of crop growth and production. The AS model under predicted yield at the hotter sites, because the algorithm for computing the degree-days is based in only one upper cardinal temperature. The models did not accurately predict canopy and stalk development through time using growth parameters values developed from observed data, in combination with previously determined RUE for the cultivars. In response to elevated CO2, both predicted higher yields, although AS showed higher sensitivity to CO2 concentration, rainfall and temperature than DC. The Mean of simulations from both models produced better estimations than predictions from either model individually. Thus, applying the two models (in their current form) is likely to give the more accurate predictions than focusing on one model alone.", "author" : [ { "dropping-particle" : "", "family" : "Marin", "given" : "F. R.", "non-dropping-particle" : "", "parse-names" : false, "suffix" : "" }, { "dropping-particle" : "", "family" : "Thorburn", "given" : "Peter J.", "non-dropping-particle" : "", "parse-names" : false, "suffix" : "" }, { "dropping-particle" : "", "family" : "Nassif", "given" : "Daniel S.P.", "non-dropping-particle" : "", "parse-names" : false, "suffix" : "" }, { "dropping-particle" : "", "family" : "Costa", "given" : "Leandro G.", "non-dropping-particle" : "", "parse-names" : false, "suffix" : "" } ], "container-title" : "Environmental Modelling &amp; Software", "id" : "ITEM-1", "issued" : { "date-parts" : [ [ "2015" ] ] }, "page" : "372-386", "title" : "Sugarcane model intercomparison: Structural differences and uncertainties under current and potential future climates", "type" : "article-journal", "volume" : "72" }, "uris" : [ "http://www.mendeley.com/documents/?uuid=39ff9d1d-5840-4d1c-844c-d7cc53ba2c37" ] } ], "mendeley" : { "formattedCitation" : "(F. R. Marin et al. 2015)", "plainTextFormattedCitation" : "(F. R. Marin et al. 2015)", "previouslyFormattedCitation" : "(Marin &lt;i&gt;et al.&lt;/i&gt;, 2015)" }, "properties" : { "noteIndex" : 0 }, "schema" : "https://github.com/citation-style-language/schema/raw/master/csl-citation.json" }</w:instrText>
      </w:r>
      <w:r>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 R. Marin et al. 2015)</w:t>
      </w:r>
      <w:r>
        <w:rPr>
          <w:rFonts w:ascii="Times New Roman" w:eastAsia="Times New Roman" w:hAnsi="Times New Roman" w:cs="Times New Roman"/>
          <w:color w:val="000000" w:themeColor="text1"/>
          <w:sz w:val="24"/>
          <w:szCs w:val="24"/>
          <w:lang w:val="en-US" w:eastAsia="pt-BR"/>
        </w:rPr>
        <w:fldChar w:fldCharType="end"/>
      </w:r>
      <w:r>
        <w:rPr>
          <w:rFonts w:ascii="Times New Roman" w:eastAsia="Times New Roman" w:hAnsi="Times New Roman" w:cs="Times New Roman"/>
          <w:color w:val="000000" w:themeColor="text1"/>
          <w:sz w:val="24"/>
          <w:szCs w:val="24"/>
          <w:lang w:val="en-US" w:eastAsia="pt-BR"/>
        </w:rPr>
        <w:t xml:space="preserve">, but </w:t>
      </w:r>
      <w:r w:rsidR="00FD1E14">
        <w:rPr>
          <w:rFonts w:ascii="Times New Roman" w:eastAsia="Times New Roman" w:hAnsi="Times New Roman" w:cs="Times New Roman"/>
          <w:color w:val="000000" w:themeColor="text1"/>
          <w:sz w:val="24"/>
          <w:szCs w:val="24"/>
          <w:lang w:val="en-US" w:eastAsia="pt-BR"/>
        </w:rPr>
        <w:t xml:space="preserve">improved in relation to </w:t>
      </w:r>
      <w:r>
        <w:rPr>
          <w:rFonts w:ascii="Times New Roman" w:eastAsia="Times New Roman" w:hAnsi="Times New Roman" w:cs="Times New Roman"/>
          <w:color w:val="000000" w:themeColor="text1"/>
          <w:sz w:val="24"/>
          <w:szCs w:val="24"/>
          <w:lang w:val="en-US" w:eastAsia="pt-BR"/>
        </w:rPr>
        <w:t>the standalone version</w:t>
      </w:r>
      <w:r w:rsidR="00FD1E14">
        <w:rPr>
          <w:rFonts w:ascii="Times New Roman" w:eastAsia="Times New Roman" w:hAnsi="Times New Roman" w:cs="Times New Roman"/>
          <w:color w:val="000000" w:themeColor="text1"/>
          <w:sz w:val="24"/>
          <w:szCs w:val="24"/>
          <w:lang w:val="en-US" w:eastAsia="pt-BR"/>
        </w:rPr>
        <w:t xml:space="preserve"> RMSE,</w:t>
      </w:r>
      <w:r>
        <w:rPr>
          <w:rFonts w:ascii="Times New Roman" w:eastAsia="Times New Roman" w:hAnsi="Times New Roman" w:cs="Times New Roman"/>
          <w:color w:val="000000" w:themeColor="text1"/>
          <w:sz w:val="24"/>
          <w:szCs w:val="24"/>
          <w:lang w:val="en-US" w:eastAsia="pt-BR"/>
        </w:rPr>
        <w:t xml:space="preserve"> reported as 5.38 t ha</w:t>
      </w:r>
      <w:r w:rsidRPr="00B54CC5">
        <w:rPr>
          <w:rFonts w:ascii="Times New Roman" w:eastAsia="Times New Roman" w:hAnsi="Times New Roman" w:cs="Times New Roman"/>
          <w:color w:val="000000" w:themeColor="text1"/>
          <w:sz w:val="24"/>
          <w:szCs w:val="24"/>
          <w:vertAlign w:val="superscript"/>
          <w:lang w:val="en-US" w:eastAsia="pt-BR"/>
        </w:rPr>
        <w:t>-1</w:t>
      </w:r>
      <w:r>
        <w:rPr>
          <w:rFonts w:ascii="Times New Roman" w:eastAsia="Times New Roman" w:hAnsi="Times New Roman" w:cs="Times New Roman"/>
          <w:color w:val="000000" w:themeColor="text1"/>
          <w:sz w:val="24"/>
          <w:szCs w:val="24"/>
          <w:lang w:val="en-US" w:eastAsia="pt-BR"/>
        </w:rPr>
        <w:t xml:space="preserve"> </w:t>
      </w:r>
      <w:r>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"10.1590/S0103-90162014000100001", "ISBN" : "0103901620", "ISSN" : "0103-9016", "abstract" : "Dynamic simulation models can increase research efficiency and improve risk management of agriculture. Crop models are still little used for sugarcane (Saccharum spp.) because the lack of understanding of their capabilities and limitations, lack of experience in calibrating them, difficulties in evaluating and using models, and a general lack of model credibility. This paper describes the biophysics and shows a statistical evaluation of a simple sugarcane processbased model coupled with a routine for model calibration. Classical crop model approaches were used as a framework for this model, and fitted algorithms for simulating sucrose accumulation and leaf development driven by a source-sink approach were proposed. The model was evaluated using data from five growing seasons at four locations in Brazil, where crops received adequate nutrients and good weed control. Thirteen of the 27 parameters were optimized using a Generalized Likelihood Uncertainty Estimation algorithm using the leave-one-out cross-validation technique. Model predictions were evaluated using measured data of leaf area index, stalk and aerial dry mass, and sucrose content, using bias, root mean squared error, modeling efficiency, correlation coefficient and agreement index. The model well simulated the sugarcane crop in Southern Brazil, using the parameterization reported here. Predictions were best for stalk dry mass, followed by leaf area index and then sucrose content in stalk fresh mass.", "author" : [ { "dropping-particle" : "", "family" : "Marin", "given" : "F. R.", "non-dropping-particle" : "", "parse-names" : false, "suffix" : "" }, { "dropping-particle" : "", "family" : "Jones", "given" : "James W.", "non-dropping-particle" : "", "parse-names" : false, "suffix" : "" } ], "container-title" : "Scientia Agricola", "id" : "ITEM-1", "issue" : "1", "issued" : { "date-parts" : [ [ "2014" ] ] }, "page" : "1-16", "title" : "Process-based simple model for simulating sugarcane growth and production", "type" : "article-journal", "volume" : "71" }, "uris" : [ "http://www.mendeley.com/documents/?uuid=3e099f58-4d03-43e3-880d-2663c975afae" ] } ], "mendeley" : { "formattedCitation" : "(F. R. Marin and Jones 2014)", "plainTextFormattedCitation" : "(F. R. Marin and Jones 2014)", "previouslyFormattedCitation" : "(Marin e Jones, 2014)" }, "properties" : { "noteIndex" : 0 }, "schema" : "https://github.com/citation-style-language/schema/raw/master/csl-citation.json" }</w:instrText>
      </w:r>
      <w:r>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 xml:space="preserve">(F. R. Marin and Jones </w:t>
      </w:r>
      <w:r w:rsidR="00521BEE" w:rsidRPr="00521BEE">
        <w:rPr>
          <w:rFonts w:ascii="Times New Roman" w:eastAsia="Times New Roman" w:hAnsi="Times New Roman" w:cs="Times New Roman"/>
          <w:noProof/>
          <w:color w:val="000000" w:themeColor="text1"/>
          <w:sz w:val="24"/>
          <w:szCs w:val="24"/>
          <w:lang w:val="en-US" w:eastAsia="pt-BR"/>
        </w:rPr>
        <w:lastRenderedPageBreak/>
        <w:t>2014)</w:t>
      </w:r>
      <w:r>
        <w:rPr>
          <w:rFonts w:ascii="Times New Roman" w:eastAsia="Times New Roman" w:hAnsi="Times New Roman" w:cs="Times New Roman"/>
          <w:color w:val="000000" w:themeColor="text1"/>
          <w:sz w:val="24"/>
          <w:szCs w:val="24"/>
          <w:lang w:val="en-US" w:eastAsia="pt-BR"/>
        </w:rPr>
        <w:fldChar w:fldCharType="end"/>
      </w:r>
      <w:r>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In contrast, f</w:t>
      </w:r>
      <w:r>
        <w:rPr>
          <w:rFonts w:ascii="Times New Roman" w:eastAsia="Times New Roman" w:hAnsi="Times New Roman" w:cs="Times New Roman"/>
          <w:color w:val="000000" w:themeColor="text1"/>
          <w:sz w:val="24"/>
          <w:szCs w:val="24"/>
          <w:lang w:val="en-US" w:eastAsia="pt-BR"/>
        </w:rPr>
        <w:t xml:space="preserve">or a longer season in </w:t>
      </w:r>
      <w:proofErr w:type="spellStart"/>
      <w:r>
        <w:rPr>
          <w:rFonts w:ascii="Times New Roman" w:eastAsia="Times New Roman" w:hAnsi="Times New Roman" w:cs="Times New Roman"/>
          <w:color w:val="000000" w:themeColor="text1"/>
          <w:sz w:val="24"/>
          <w:szCs w:val="24"/>
          <w:lang w:val="en-US" w:eastAsia="pt-BR"/>
        </w:rPr>
        <w:t>Colina</w:t>
      </w:r>
      <w:proofErr w:type="spellEnd"/>
      <w:r>
        <w:rPr>
          <w:rFonts w:ascii="Times New Roman" w:eastAsia="Times New Roman" w:hAnsi="Times New Roman" w:cs="Times New Roman"/>
          <w:color w:val="000000" w:themeColor="text1"/>
          <w:sz w:val="24"/>
          <w:szCs w:val="24"/>
          <w:lang w:val="en-US" w:eastAsia="pt-BR"/>
        </w:rPr>
        <w:t>, S</w:t>
      </w:r>
      <w:r w:rsidR="00FD1E14">
        <w:rPr>
          <w:rFonts w:ascii="Times New Roman" w:eastAsia="Times New Roman" w:hAnsi="Times New Roman" w:cs="Times New Roman"/>
          <w:color w:val="000000" w:themeColor="text1"/>
          <w:sz w:val="24"/>
          <w:szCs w:val="24"/>
          <w:lang w:val="en-US" w:eastAsia="pt-BR"/>
        </w:rPr>
        <w:t>ã</w:t>
      </w:r>
      <w:r>
        <w:rPr>
          <w:rFonts w:ascii="Times New Roman" w:eastAsia="Times New Roman" w:hAnsi="Times New Roman" w:cs="Times New Roman"/>
          <w:color w:val="000000" w:themeColor="text1"/>
          <w:sz w:val="24"/>
          <w:szCs w:val="24"/>
          <w:lang w:val="en-US" w:eastAsia="pt-BR"/>
        </w:rPr>
        <w:t>o Paulo State</w:t>
      </w:r>
      <w:r w:rsidRPr="002F3F83">
        <w:rPr>
          <w:rFonts w:ascii="Times New Roman" w:eastAsia="Times New Roman" w:hAnsi="Times New Roman" w:cs="Times New Roman"/>
          <w:color w:val="000000" w:themeColor="text1"/>
          <w:sz w:val="24"/>
          <w:szCs w:val="24"/>
          <w:lang w:val="en-US" w:eastAsia="pt-BR"/>
        </w:rPr>
        <w:t xml:space="preserve">, the model did not satisfactory simulate stalk </w:t>
      </w:r>
      <w:r>
        <w:rPr>
          <w:rFonts w:ascii="Times New Roman" w:eastAsia="Times New Roman" w:hAnsi="Times New Roman" w:cs="Times New Roman"/>
          <w:color w:val="000000" w:themeColor="text1"/>
          <w:sz w:val="24"/>
          <w:szCs w:val="24"/>
          <w:lang w:val="en-US" w:eastAsia="pt-BR"/>
        </w:rPr>
        <w:t>fresh mass, wh</w:t>
      </w:r>
      <w:ins w:id="556" w:author="Quirijn de Jong van Lier" w:date="2017-08-22T16:09:00Z">
        <w:r w:rsidR="00D34B2D">
          <w:rPr>
            <w:rFonts w:ascii="Times New Roman" w:eastAsia="Times New Roman" w:hAnsi="Times New Roman" w:cs="Times New Roman"/>
            <w:color w:val="000000" w:themeColor="text1"/>
            <w:sz w:val="24"/>
            <w:szCs w:val="24"/>
            <w:lang w:val="en-US" w:eastAsia="pt-BR"/>
          </w:rPr>
          <w:t>ereas</w:t>
        </w:r>
      </w:ins>
      <w:del w:id="557" w:author="Quirijn de Jong van Lier" w:date="2017-08-22T16:09:00Z">
        <w:r w:rsidDel="00D34B2D">
          <w:rPr>
            <w:rFonts w:ascii="Times New Roman" w:eastAsia="Times New Roman" w:hAnsi="Times New Roman" w:cs="Times New Roman"/>
            <w:color w:val="000000" w:themeColor="text1"/>
            <w:sz w:val="24"/>
            <w:szCs w:val="24"/>
            <w:lang w:val="en-US" w:eastAsia="pt-BR"/>
          </w:rPr>
          <w:delText>ile</w:delText>
        </w:r>
      </w:del>
      <w:r>
        <w:rPr>
          <w:rFonts w:ascii="Times New Roman" w:eastAsia="Times New Roman" w:hAnsi="Times New Roman" w:cs="Times New Roman"/>
          <w:color w:val="000000" w:themeColor="text1"/>
          <w:sz w:val="24"/>
          <w:szCs w:val="24"/>
          <w:lang w:val="en-US" w:eastAsia="pt-BR"/>
        </w:rPr>
        <w:t xml:space="preserve"> in </w:t>
      </w:r>
      <w:proofErr w:type="spellStart"/>
      <w:r>
        <w:rPr>
          <w:rFonts w:ascii="Times New Roman" w:eastAsia="Times New Roman" w:hAnsi="Times New Roman" w:cs="Times New Roman"/>
          <w:color w:val="000000" w:themeColor="text1"/>
          <w:sz w:val="24"/>
          <w:szCs w:val="24"/>
          <w:lang w:val="en-US" w:eastAsia="pt-BR"/>
        </w:rPr>
        <w:t>Olimpia</w:t>
      </w:r>
      <w:proofErr w:type="spellEnd"/>
      <w:r>
        <w:rPr>
          <w:rFonts w:ascii="Times New Roman" w:eastAsia="Times New Roman" w:hAnsi="Times New Roman" w:cs="Times New Roman"/>
          <w:color w:val="000000" w:themeColor="text1"/>
          <w:sz w:val="24"/>
          <w:szCs w:val="24"/>
          <w:lang w:val="en-US" w:eastAsia="pt-BR"/>
        </w:rPr>
        <w:t xml:space="preserve">, </w:t>
      </w:r>
      <w:r w:rsidR="00FD1E14">
        <w:rPr>
          <w:rFonts w:ascii="Times New Roman" w:eastAsia="Times New Roman" w:hAnsi="Times New Roman" w:cs="Times New Roman"/>
          <w:color w:val="000000" w:themeColor="text1"/>
          <w:sz w:val="24"/>
          <w:szCs w:val="24"/>
          <w:lang w:val="en-US" w:eastAsia="pt-BR"/>
        </w:rPr>
        <w:t xml:space="preserve">São Paulo </w:t>
      </w:r>
      <w:r>
        <w:rPr>
          <w:rFonts w:ascii="Times New Roman" w:eastAsia="Times New Roman" w:hAnsi="Times New Roman" w:cs="Times New Roman"/>
          <w:color w:val="000000" w:themeColor="text1"/>
          <w:sz w:val="24"/>
          <w:szCs w:val="24"/>
          <w:lang w:val="en-US" w:eastAsia="pt-BR"/>
        </w:rPr>
        <w:t>State</w:t>
      </w:r>
      <w:r w:rsidR="00FD1E14">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 xml:space="preserve">for </w:t>
      </w:r>
      <w:r w:rsidR="00FD1E14">
        <w:rPr>
          <w:rFonts w:ascii="Times New Roman" w:eastAsia="Times New Roman" w:hAnsi="Times New Roman" w:cs="Times New Roman"/>
          <w:color w:val="000000" w:themeColor="text1"/>
          <w:sz w:val="24"/>
          <w:szCs w:val="24"/>
          <w:lang w:val="en-US" w:eastAsia="pt-BR"/>
        </w:rPr>
        <w:t xml:space="preserve">a </w:t>
      </w:r>
      <w:r w:rsidRPr="002F3F83">
        <w:rPr>
          <w:rFonts w:ascii="Times New Roman" w:eastAsia="Times New Roman" w:hAnsi="Times New Roman" w:cs="Times New Roman"/>
          <w:color w:val="000000" w:themeColor="text1"/>
          <w:sz w:val="24"/>
          <w:szCs w:val="24"/>
          <w:lang w:val="en-US" w:eastAsia="pt-BR"/>
        </w:rPr>
        <w:t xml:space="preserve">longer </w:t>
      </w:r>
      <w:r w:rsidR="00FD1E14">
        <w:rPr>
          <w:rFonts w:ascii="Times New Roman" w:eastAsia="Times New Roman" w:hAnsi="Times New Roman" w:cs="Times New Roman"/>
          <w:color w:val="000000" w:themeColor="text1"/>
          <w:sz w:val="24"/>
          <w:szCs w:val="24"/>
          <w:lang w:val="en-US" w:eastAsia="pt-BR"/>
        </w:rPr>
        <w:t xml:space="preserve">crop </w:t>
      </w:r>
      <w:r>
        <w:rPr>
          <w:rFonts w:ascii="Times New Roman" w:eastAsia="Times New Roman" w:hAnsi="Times New Roman" w:cs="Times New Roman"/>
          <w:color w:val="000000" w:themeColor="text1"/>
          <w:sz w:val="24"/>
          <w:szCs w:val="24"/>
          <w:lang w:val="en-US" w:eastAsia="pt-BR"/>
        </w:rPr>
        <w:t xml:space="preserve">cycle and </w:t>
      </w:r>
      <w:r w:rsidR="00FD1E14">
        <w:rPr>
          <w:rFonts w:ascii="Times New Roman" w:eastAsia="Times New Roman" w:hAnsi="Times New Roman" w:cs="Times New Roman"/>
          <w:color w:val="000000" w:themeColor="text1"/>
          <w:sz w:val="24"/>
          <w:szCs w:val="24"/>
          <w:lang w:val="en-US" w:eastAsia="pt-BR"/>
        </w:rPr>
        <w:t>similar</w:t>
      </w:r>
      <w:r>
        <w:rPr>
          <w:rFonts w:ascii="Times New Roman" w:eastAsia="Times New Roman" w:hAnsi="Times New Roman" w:cs="Times New Roman"/>
          <w:color w:val="000000" w:themeColor="text1"/>
          <w:sz w:val="24"/>
          <w:szCs w:val="24"/>
          <w:lang w:val="en-US" w:eastAsia="pt-BR"/>
        </w:rPr>
        <w:t xml:space="preserve"> climate</w:t>
      </w:r>
      <w:r w:rsidR="00FD1E14">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the result was good. In both sites</w:t>
      </w:r>
      <w:r w:rsidR="00FD1E14">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sugarcane was cultivated under rainfed conditions whereas the production is very dependent on soil </w:t>
      </w:r>
      <w:r w:rsidR="00FD1E14">
        <w:rPr>
          <w:rFonts w:ascii="Times New Roman" w:eastAsia="Times New Roman" w:hAnsi="Times New Roman" w:cs="Times New Roman"/>
          <w:color w:val="000000" w:themeColor="text1"/>
          <w:sz w:val="24"/>
          <w:szCs w:val="24"/>
          <w:lang w:val="en-US" w:eastAsia="pt-BR"/>
        </w:rPr>
        <w:t>hydraulic</w:t>
      </w:r>
      <w:r>
        <w:rPr>
          <w:rFonts w:ascii="Times New Roman" w:eastAsia="Times New Roman" w:hAnsi="Times New Roman" w:cs="Times New Roman"/>
          <w:color w:val="000000" w:themeColor="text1"/>
          <w:sz w:val="24"/>
          <w:szCs w:val="24"/>
          <w:lang w:val="en-US" w:eastAsia="pt-BR"/>
        </w:rPr>
        <w:t xml:space="preserve"> </w:t>
      </w:r>
      <w:r w:rsidR="00FD1E14">
        <w:rPr>
          <w:rFonts w:ascii="Times New Roman" w:eastAsia="Times New Roman" w:hAnsi="Times New Roman" w:cs="Times New Roman"/>
          <w:color w:val="000000" w:themeColor="text1"/>
          <w:sz w:val="24"/>
          <w:szCs w:val="24"/>
          <w:lang w:val="en-US" w:eastAsia="pt-BR"/>
        </w:rPr>
        <w:t xml:space="preserve">properties </w:t>
      </w:r>
      <w:r>
        <w:rPr>
          <w:rFonts w:ascii="Times New Roman" w:eastAsia="Times New Roman" w:hAnsi="Times New Roman" w:cs="Times New Roman"/>
          <w:color w:val="000000" w:themeColor="text1"/>
          <w:sz w:val="24"/>
          <w:szCs w:val="24"/>
          <w:lang w:val="en-US" w:eastAsia="pt-BR"/>
        </w:rPr>
        <w:t xml:space="preserve">and </w:t>
      </w:r>
      <w:r w:rsidR="00FD1E14">
        <w:rPr>
          <w:rFonts w:ascii="Times New Roman" w:eastAsia="Times New Roman" w:hAnsi="Times New Roman" w:cs="Times New Roman"/>
          <w:color w:val="000000" w:themeColor="text1"/>
          <w:sz w:val="24"/>
          <w:szCs w:val="24"/>
          <w:lang w:val="en-US" w:eastAsia="pt-BR"/>
        </w:rPr>
        <w:t xml:space="preserve">quick variations in </w:t>
      </w:r>
      <w:r>
        <w:rPr>
          <w:rFonts w:ascii="Times New Roman" w:eastAsia="Times New Roman" w:hAnsi="Times New Roman" w:cs="Times New Roman"/>
          <w:color w:val="000000" w:themeColor="text1"/>
          <w:sz w:val="24"/>
          <w:szCs w:val="24"/>
          <w:lang w:val="en-US" w:eastAsia="pt-BR"/>
        </w:rPr>
        <w:t>fresh mass increase the uncertainty on fresh biomass simulations.</w:t>
      </w:r>
    </w:p>
    <w:p w14:paraId="43E73265" w14:textId="77777777" w:rsidR="009C0E7C" w:rsidRPr="002F3F83" w:rsidRDefault="009C0E7C" w:rsidP="009C0E7C">
      <w:pPr>
        <w:spacing w:after="0" w:line="240" w:lineRule="auto"/>
        <w:rPr>
          <w:rFonts w:ascii="Times New Roman" w:eastAsia="SimSun" w:hAnsi="Times New Roman" w:cs="Times New Roman"/>
          <w:sz w:val="24"/>
          <w:szCs w:val="24"/>
          <w:lang w:val="en-US" w:eastAsia="zh-CN"/>
        </w:rPr>
      </w:pPr>
    </w:p>
    <w:p w14:paraId="17852748" w14:textId="77777777" w:rsidR="009C0E7C" w:rsidRPr="002F3F83" w:rsidRDefault="009C0E7C" w:rsidP="009C0E7C">
      <w:pPr>
        <w:keepNext/>
        <w:spacing w:after="0" w:line="240" w:lineRule="auto"/>
        <w:ind w:hanging="450"/>
        <w:jc w:val="center"/>
        <w:rPr>
          <w:rFonts w:ascii="Times New Roman" w:eastAsia="SimSun" w:hAnsi="Times New Roman" w:cs="Times New Roman"/>
          <w:sz w:val="24"/>
          <w:szCs w:val="24"/>
          <w:lang w:eastAsia="zh-CN"/>
        </w:rPr>
      </w:pPr>
      <w:r w:rsidRPr="002F3F83">
        <w:rPr>
          <w:rFonts w:ascii="Times New Roman" w:eastAsia="SimSun" w:hAnsi="Times New Roman" w:cs="Times New Roman"/>
          <w:noProof/>
          <w:sz w:val="24"/>
          <w:szCs w:val="24"/>
          <w:lang w:eastAsia="pt-BR"/>
        </w:rPr>
        <mc:AlternateContent>
          <mc:Choice Requires="wpg">
            <w:drawing>
              <wp:inline distT="0" distB="0" distL="0" distR="0" wp14:anchorId="290F9691" wp14:editId="560FF7EA">
                <wp:extent cx="5450889" cy="1879112"/>
                <wp:effectExtent l="0" t="0" r="0" b="6985"/>
                <wp:docPr id="33" name="Agrupar 30"/>
                <wp:cNvGraphicFramePr/>
                <a:graphic xmlns:a="http://schemas.openxmlformats.org/drawingml/2006/main">
                  <a:graphicData uri="http://schemas.microsoft.com/office/word/2010/wordprocessingGroup">
                    <wpg:wgp>
                      <wpg:cNvGrpSpPr/>
                      <wpg:grpSpPr>
                        <a:xfrm>
                          <a:off x="0" y="0"/>
                          <a:ext cx="5450889" cy="1879112"/>
                          <a:chOff x="0" y="0"/>
                          <a:chExt cx="7154334" cy="2706859"/>
                        </a:xfrm>
                      </wpg:grpSpPr>
                      <wpg:grpSp>
                        <wpg:cNvPr id="34" name="Agrupar 34"/>
                        <wpg:cNvGrpSpPr/>
                        <wpg:grpSpPr>
                          <a:xfrm>
                            <a:off x="3563479" y="0"/>
                            <a:ext cx="3590855" cy="2706859"/>
                            <a:chOff x="3563479" y="0"/>
                            <a:chExt cx="3590855" cy="2706859"/>
                          </a:xfrm>
                        </wpg:grpSpPr>
                        <pic:pic xmlns:pic="http://schemas.openxmlformats.org/drawingml/2006/picture">
                          <pic:nvPicPr>
                            <pic:cNvPr id="35" name="Imagem 35"/>
                            <pic:cNvPicPr>
                              <a:picLocks noChangeAspect="1"/>
                            </pic:cNvPicPr>
                          </pic:nvPicPr>
                          <pic:blipFill>
                            <a:blip r:embed="rId59"/>
                            <a:stretch>
                              <a:fillRect/>
                            </a:stretch>
                          </pic:blipFill>
                          <pic:spPr>
                            <a:xfrm>
                              <a:off x="3563479" y="0"/>
                              <a:ext cx="3590855" cy="2706859"/>
                            </a:xfrm>
                            <a:prstGeom prst="rect">
                              <a:avLst/>
                            </a:prstGeom>
                          </pic:spPr>
                        </pic:pic>
                        <pic:pic xmlns:pic="http://schemas.openxmlformats.org/drawingml/2006/picture">
                          <pic:nvPicPr>
                            <pic:cNvPr id="36" name="Imagem 36"/>
                            <pic:cNvPicPr>
                              <a:picLocks noChangeAspect="1"/>
                            </pic:cNvPicPr>
                          </pic:nvPicPr>
                          <pic:blipFill>
                            <a:blip r:embed="rId60"/>
                            <a:stretch>
                              <a:fillRect/>
                            </a:stretch>
                          </pic:blipFill>
                          <pic:spPr>
                            <a:xfrm>
                              <a:off x="4157283" y="196799"/>
                              <a:ext cx="1566472" cy="502920"/>
                            </a:xfrm>
                            <a:prstGeom prst="rect">
                              <a:avLst/>
                            </a:prstGeom>
                            <a:ln w="0">
                              <a:solidFill>
                                <a:sysClr val="windowText" lastClr="000000"/>
                              </a:solidFill>
                            </a:ln>
                          </pic:spPr>
                        </pic:pic>
                      </wpg:grpSp>
                      <pic:pic xmlns:pic="http://schemas.openxmlformats.org/drawingml/2006/picture">
                        <pic:nvPicPr>
                          <pic:cNvPr id="37" name="Imagem 37"/>
                          <pic:cNvPicPr>
                            <a:picLocks noChangeAspect="1"/>
                          </pic:cNvPicPr>
                        </pic:nvPicPr>
                        <pic:blipFill>
                          <a:blip r:embed="rId61"/>
                          <a:stretch>
                            <a:fillRect/>
                          </a:stretch>
                        </pic:blipFill>
                        <pic:spPr>
                          <a:xfrm>
                            <a:off x="0" y="0"/>
                            <a:ext cx="3645724" cy="2700762"/>
                          </a:xfrm>
                          <a:prstGeom prst="rect">
                            <a:avLst/>
                          </a:prstGeom>
                        </pic:spPr>
                      </pic:pic>
                    </wpg:wgp>
                  </a:graphicData>
                </a:graphic>
              </wp:inline>
            </w:drawing>
          </mc:Choice>
          <mc:Fallback>
            <w:pict>
              <v:group w14:anchorId="7B36A8F3" id="Agrupar 30" o:spid="_x0000_s1026" style="width:429.2pt;height:147.95pt;mso-position-horizontal-relative:char;mso-position-vertical-relative:line" coordsize="71543,2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">
                <v:group id="Agrupar 34" o:spid="_x0000_s1027" style="position:absolute;left:35634;width:35909;height:27068" coordorigin="35634" coordsize="35908,2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m 35" o:spid="_x0000_s1028" type="#_x0000_t75" style="position:absolute;left:35634;width:35909;height:2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">
                    <v:imagedata r:id="rId63" o:title=""/>
                  </v:shape>
                  <v:shape id="Imagem 36" o:spid="_x0000_s1029" type="#_x0000_t75" style="position:absolute;left:41572;top:1967;width:15665;height: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" stroked="t" strokecolor="windowText" strokeweight="0">
                    <v:imagedata r:id="rId64" o:title=""/>
                    <v:path arrowok="t"/>
                  </v:shape>
                </v:group>
                <v:shape id="Imagem 37" o:spid="_x0000_s1030" type="#_x0000_t75" style="position:absolute;width:36457;height:2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">
                  <v:imagedata r:id="rId65" o:title=""/>
                </v:shape>
                <w10:anchorlock/>
              </v:group>
            </w:pict>
          </mc:Fallback>
        </mc:AlternateContent>
      </w:r>
    </w:p>
    <w:p w14:paraId="6A40BFC8" w14:textId="483B65A9" w:rsidR="009C0E7C" w:rsidRPr="002F3F83" w:rsidRDefault="009C0E7C" w:rsidP="009C0E7C">
      <w:pPr>
        <w:spacing w:after="0" w:line="240" w:lineRule="auto"/>
        <w:jc w:val="both"/>
        <w:rPr>
          <w:rFonts w:ascii="Times New Roman" w:eastAsia="SimSun" w:hAnsi="Times New Roman" w:cs="Times New Roman"/>
          <w:bCs/>
          <w:szCs w:val="18"/>
          <w:lang w:val="en-US" w:eastAsia="zh-CN"/>
        </w:rPr>
      </w:pPr>
      <w:bookmarkStart w:id="558" w:name="_Ref467670741"/>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15</w:t>
      </w:r>
      <w:r w:rsidRPr="002F3F83">
        <w:rPr>
          <w:rFonts w:ascii="Times New Roman" w:eastAsia="SimSun" w:hAnsi="Times New Roman" w:cs="Times New Roman"/>
          <w:bCs/>
          <w:szCs w:val="18"/>
          <w:lang w:eastAsia="zh-CN"/>
        </w:rPr>
        <w:fldChar w:fldCharType="end"/>
      </w:r>
      <w:bookmarkEnd w:id="558"/>
      <w:r w:rsidRPr="002F3F83">
        <w:rPr>
          <w:rFonts w:ascii="Times New Roman" w:eastAsia="SimSun" w:hAnsi="Times New Roman" w:cs="Times New Roman"/>
          <w:bCs/>
          <w:szCs w:val="18"/>
          <w:lang w:val="en-US" w:eastAsia="zh-CN"/>
        </w:rPr>
        <w:t>. Stalk dry (left) and fresh (right) simulated</w:t>
      </w:r>
      <w:r>
        <w:rPr>
          <w:rFonts w:ascii="Times New Roman" w:eastAsia="SimSun" w:hAnsi="Times New Roman" w:cs="Times New Roman"/>
          <w:bCs/>
          <w:szCs w:val="18"/>
          <w:lang w:val="en-US" w:eastAsia="zh-CN"/>
        </w:rPr>
        <w:t xml:space="preserve"> (SIM)</w:t>
      </w:r>
      <w:r w:rsidRPr="002F3F83">
        <w:rPr>
          <w:rFonts w:ascii="Times New Roman" w:eastAsia="SimSun" w:hAnsi="Times New Roman" w:cs="Times New Roman"/>
          <w:bCs/>
          <w:szCs w:val="18"/>
          <w:lang w:val="en-US" w:eastAsia="zh-CN"/>
        </w:rPr>
        <w:t xml:space="preserve"> by SWAP</w:t>
      </w:r>
      <w:r>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model and measured</w:t>
      </w:r>
      <w:r>
        <w:rPr>
          <w:rFonts w:ascii="Times New Roman" w:eastAsia="SimSun" w:hAnsi="Times New Roman" w:cs="Times New Roman"/>
          <w:bCs/>
          <w:szCs w:val="18"/>
          <w:lang w:val="en-US" w:eastAsia="zh-CN"/>
        </w:rPr>
        <w:t xml:space="preserve"> (MEA)</w:t>
      </w:r>
      <w:r w:rsidRPr="002F3F83">
        <w:rPr>
          <w:rFonts w:ascii="Times New Roman" w:eastAsia="SimSun" w:hAnsi="Times New Roman" w:cs="Times New Roman"/>
          <w:bCs/>
          <w:szCs w:val="18"/>
          <w:lang w:val="en-US" w:eastAsia="zh-CN"/>
        </w:rPr>
        <w:t xml:space="preserve"> data </w:t>
      </w:r>
      <w:r w:rsidR="00FD1E14">
        <w:rPr>
          <w:rFonts w:ascii="Times New Roman" w:eastAsia="SimSun" w:hAnsi="Times New Roman" w:cs="Times New Roman"/>
          <w:bCs/>
          <w:szCs w:val="18"/>
          <w:lang w:val="en-US" w:eastAsia="zh-CN"/>
        </w:rPr>
        <w:t>for several</w:t>
      </w:r>
      <w:r w:rsidRPr="002F3F83">
        <w:rPr>
          <w:rFonts w:ascii="Times New Roman" w:eastAsia="SimSun" w:hAnsi="Times New Roman" w:cs="Times New Roman"/>
          <w:bCs/>
          <w:szCs w:val="18"/>
          <w:lang w:val="en-US" w:eastAsia="zh-CN"/>
        </w:rPr>
        <w:t xml:space="preserve"> Brazilian conditions.</w:t>
      </w:r>
    </w:p>
    <w:p w14:paraId="510A5890" w14:textId="77777777" w:rsidR="009C0E7C" w:rsidRPr="002F3F83" w:rsidRDefault="009C0E7C" w:rsidP="009C0E7C">
      <w:pPr>
        <w:spacing w:after="0" w:line="240" w:lineRule="auto"/>
        <w:ind w:hanging="720"/>
        <w:rPr>
          <w:rFonts w:ascii="Times New Roman" w:eastAsia="SimSun" w:hAnsi="Times New Roman" w:cs="Times New Roman"/>
          <w:sz w:val="24"/>
          <w:szCs w:val="24"/>
          <w:lang w:val="en-US" w:eastAsia="zh-CN"/>
        </w:rPr>
      </w:pPr>
    </w:p>
    <w:p w14:paraId="40443E0F" w14:textId="5EE9707B" w:rsidR="009C0E7C" w:rsidRPr="002F3F83" w:rsidRDefault="009C0E7C" w:rsidP="009C0E7C">
      <w:pPr>
        <w:spacing w:after="0" w:line="480" w:lineRule="auto"/>
        <w:ind w:firstLine="720"/>
        <w:jc w:val="both"/>
        <w:rPr>
          <w:rFonts w:ascii="Times New Roman" w:eastAsia="Times New Roman" w:hAnsi="Times New Roman" w:cs="Times New Roman"/>
          <w:color w:val="000000" w:themeColor="text1"/>
          <w:sz w:val="24"/>
          <w:szCs w:val="24"/>
          <w:lang w:val="en-US" w:eastAsia="pt-BR"/>
        </w:rPr>
      </w:pPr>
      <w:commentRangeStart w:id="559"/>
      <w:r w:rsidRPr="002F3F83">
        <w:rPr>
          <w:rFonts w:ascii="Times New Roman" w:eastAsia="Times New Roman" w:hAnsi="Times New Roman" w:cs="Times New Roman"/>
          <w:color w:val="000000" w:themeColor="text1"/>
          <w:sz w:val="24"/>
          <w:szCs w:val="24"/>
          <w:lang w:val="en-US" w:eastAsia="pt-BR"/>
        </w:rPr>
        <w:t xml:space="preserve">The model </w:t>
      </w:r>
      <w:del w:id="560" w:author="Quirijn de Jong van Lier" w:date="2017-08-22T16:09:00Z">
        <w:r w:rsidRPr="002F3F83" w:rsidDel="00D34B2D">
          <w:rPr>
            <w:rFonts w:ascii="Times New Roman" w:eastAsia="Times New Roman" w:hAnsi="Times New Roman" w:cs="Times New Roman"/>
            <w:color w:val="000000" w:themeColor="text1"/>
            <w:sz w:val="24"/>
            <w:szCs w:val="24"/>
            <w:lang w:val="en-US" w:eastAsia="pt-BR"/>
          </w:rPr>
          <w:delText>was able to</w:delText>
        </w:r>
      </w:del>
      <w:ins w:id="561" w:author="Quirijn de Jong van Lier" w:date="2017-08-22T16:09:00Z">
        <w:r w:rsidR="00D34B2D" w:rsidRPr="002F3F83">
          <w:rPr>
            <w:rFonts w:ascii="Times New Roman" w:eastAsia="Times New Roman" w:hAnsi="Times New Roman" w:cs="Times New Roman"/>
            <w:color w:val="000000" w:themeColor="text1"/>
            <w:sz w:val="24"/>
            <w:szCs w:val="24"/>
            <w:lang w:val="en-US" w:eastAsia="pt-BR"/>
          </w:rPr>
          <w:t>could</w:t>
        </w:r>
      </w:ins>
      <w:r w:rsidRPr="002F3F83">
        <w:rPr>
          <w:rFonts w:ascii="Times New Roman" w:eastAsia="Times New Roman" w:hAnsi="Times New Roman" w:cs="Times New Roman"/>
          <w:color w:val="000000" w:themeColor="text1"/>
          <w:sz w:val="24"/>
          <w:szCs w:val="24"/>
          <w:lang w:val="en-US" w:eastAsia="pt-BR"/>
        </w:rPr>
        <w:t xml:space="preserve"> simulate the tillering pattern over time, such as peak population time and quantities. However, in some regions the tillering peak </w:t>
      </w:r>
      <w:r w:rsidR="00FD1E14">
        <w:rPr>
          <w:rFonts w:ascii="Times New Roman" w:eastAsia="Times New Roman" w:hAnsi="Times New Roman" w:cs="Times New Roman"/>
          <w:color w:val="000000" w:themeColor="text1"/>
          <w:sz w:val="24"/>
          <w:szCs w:val="24"/>
          <w:lang w:val="en-US" w:eastAsia="pt-BR"/>
        </w:rPr>
        <w:t xml:space="preserve">did not </w:t>
      </w:r>
      <w:r w:rsidRPr="002F3F83">
        <w:rPr>
          <w:rFonts w:ascii="Times New Roman" w:eastAsia="Times New Roman" w:hAnsi="Times New Roman" w:cs="Times New Roman"/>
          <w:color w:val="000000" w:themeColor="text1"/>
          <w:sz w:val="24"/>
          <w:szCs w:val="24"/>
          <w:lang w:val="en-US" w:eastAsia="pt-BR"/>
        </w:rPr>
        <w:t xml:space="preserve">match </w:t>
      </w:r>
      <w:r w:rsidR="00FD1E14">
        <w:rPr>
          <w:rFonts w:ascii="Times New Roman" w:eastAsia="Times New Roman" w:hAnsi="Times New Roman" w:cs="Times New Roman"/>
          <w:color w:val="000000" w:themeColor="text1"/>
          <w:sz w:val="24"/>
          <w:szCs w:val="24"/>
          <w:lang w:val="en-US" w:eastAsia="pt-BR"/>
        </w:rPr>
        <w:t>the</w:t>
      </w:r>
      <w:r w:rsidRPr="002F3F83">
        <w:rPr>
          <w:rFonts w:ascii="Times New Roman" w:eastAsia="Times New Roman" w:hAnsi="Times New Roman" w:cs="Times New Roman"/>
          <w:color w:val="000000" w:themeColor="text1"/>
          <w:sz w:val="24"/>
          <w:szCs w:val="24"/>
          <w:lang w:val="en-US" w:eastAsia="pt-BR"/>
        </w:rPr>
        <w:t xml:space="preserve"> simulated pattern. There is lack of data describing the management of each site regarding to soil </w:t>
      </w:r>
      <w:r>
        <w:rPr>
          <w:rFonts w:ascii="Times New Roman" w:eastAsia="Times New Roman" w:hAnsi="Times New Roman" w:cs="Times New Roman"/>
          <w:color w:val="000000" w:themeColor="text1"/>
          <w:sz w:val="24"/>
          <w:szCs w:val="24"/>
          <w:lang w:val="en-US" w:eastAsia="pt-BR"/>
        </w:rPr>
        <w:t>trash</w:t>
      </w:r>
      <w:r w:rsidRPr="002F3F83">
        <w:rPr>
          <w:rFonts w:ascii="Times New Roman" w:eastAsia="Times New Roman" w:hAnsi="Times New Roman" w:cs="Times New Roman"/>
          <w:color w:val="000000" w:themeColor="text1"/>
          <w:sz w:val="24"/>
          <w:szCs w:val="24"/>
          <w:lang w:val="en-US" w:eastAsia="pt-BR"/>
        </w:rPr>
        <w:t xml:space="preserve"> cover (</w:t>
      </w:r>
      <w:proofErr w:type="spellStart"/>
      <w:r w:rsidRPr="002F3F83">
        <w:rPr>
          <w:rFonts w:ascii="Times New Roman" w:eastAsia="Times New Roman" w:hAnsi="Times New Roman" w:cs="Times New Roman"/>
          <w:color w:val="000000" w:themeColor="text1"/>
          <w:sz w:val="24"/>
          <w:szCs w:val="24"/>
          <w:lang w:val="en-US" w:eastAsia="pt-BR"/>
        </w:rPr>
        <w:t>Aparecida</w:t>
      </w:r>
      <w:proofErr w:type="spellEnd"/>
      <w:r w:rsidRPr="002F3F83">
        <w:rPr>
          <w:rFonts w:ascii="Times New Roman" w:eastAsia="Times New Roman" w:hAnsi="Times New Roman" w:cs="Times New Roman"/>
          <w:color w:val="000000" w:themeColor="text1"/>
          <w:sz w:val="24"/>
          <w:szCs w:val="24"/>
          <w:lang w:val="en-US" w:eastAsia="pt-BR"/>
        </w:rPr>
        <w:t xml:space="preserve"> do </w:t>
      </w:r>
      <w:proofErr w:type="spellStart"/>
      <w:r w:rsidRPr="002F3F83">
        <w:rPr>
          <w:rFonts w:ascii="Times New Roman" w:eastAsia="Times New Roman" w:hAnsi="Times New Roman" w:cs="Times New Roman"/>
          <w:color w:val="000000" w:themeColor="text1"/>
          <w:sz w:val="24"/>
          <w:szCs w:val="24"/>
          <w:lang w:val="en-US" w:eastAsia="pt-BR"/>
        </w:rPr>
        <w:t>Taboado</w:t>
      </w:r>
      <w:proofErr w:type="spellEnd"/>
      <w:r w:rsidRPr="002F3F83">
        <w:rPr>
          <w:rFonts w:ascii="Times New Roman" w:eastAsia="Times New Roman" w:hAnsi="Times New Roman" w:cs="Times New Roman"/>
          <w:color w:val="000000" w:themeColor="text1"/>
          <w:sz w:val="24"/>
          <w:szCs w:val="24"/>
          <w:lang w:val="en-US" w:eastAsia="pt-BR"/>
        </w:rPr>
        <w:t xml:space="preserve">, MS), which may have great effect on tillering as discussed before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"http://dx.doi.org/10.1016/B978-0-12-774750-7.50017-8", "ISBN" : "978-0-12-774750-7", "author" : [ { "dropping-particle" : "", "family" : "LAUDE", "given" : "HORTON M", "non-dropping-particle" : "", "parse-names" : false, "suffix" : "" } ], "container-title" : "The Biology and Utilization of Grasses", "editor" : [ { "dropping-particle" : "", "family" : "Younger", "given" : "V B", "non-dropping-particle" : "", "parse-names" : false, "suffix" : "" }, { "dropping-particle" : "", "family" : "McKell", "given" : "C M", "non-dropping-particle" : "", "parse-names" : false, "suffix" : "" } ], "id" : "ITEM-1", "issued" : { "date-parts" : [ [ "1972" ] ] }, "page" : "146-154", "publisher" : "Academic Press", "title" : "Chapter 11 - External Factors Affecting Tiller Development", "type" : "chapter" }, "uris" : [ "http://www.mendeley.com/documents/?uuid=ecef9107-0f34-4344-b4ec-f18208f33ac8" ] } ], "mendeley" : { "formattedCitation" : "(LAUDE 1972)", "plainTextFormattedCitation" : "(LAUDE 1972)", "previouslyFormattedCitation" : "(LAUDE, 1972)"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(LAUDE 1972)</w:t>
      </w:r>
      <w:r w:rsidRPr="002F3F83">
        <w:rPr>
          <w:rFonts w:ascii="Times New Roman" w:eastAsia="Times New Roman" w:hAnsi="Times New Roman" w:cs="Times New Roman"/>
          <w:color w:val="000000" w:themeColor="text1"/>
          <w:sz w:val="24"/>
          <w:szCs w:val="24"/>
          <w:lang w:val="en-US" w:eastAsia="pt-BR"/>
        </w:rPr>
        <w:fldChar w:fldCharType="end"/>
      </w:r>
      <w:r w:rsidRPr="002F3F83">
        <w:rPr>
          <w:rFonts w:ascii="Times New Roman" w:eastAsia="Times New Roman" w:hAnsi="Times New Roman" w:cs="Times New Roman"/>
          <w:color w:val="000000" w:themeColor="text1"/>
          <w:sz w:val="24"/>
          <w:szCs w:val="24"/>
          <w:lang w:val="en-US" w:eastAsia="pt-BR"/>
        </w:rPr>
        <w:t xml:space="preserve">. </w:t>
      </w:r>
      <w:r w:rsidR="00D27E78">
        <w:rPr>
          <w:rFonts w:ascii="Times New Roman" w:eastAsia="Times New Roman" w:hAnsi="Times New Roman" w:cs="Times New Roman"/>
          <w:color w:val="000000" w:themeColor="text1"/>
          <w:sz w:val="24"/>
          <w:szCs w:val="24"/>
          <w:lang w:val="en-US" w:eastAsia="pt-BR"/>
        </w:rPr>
        <w:t>A similar effect</w:t>
      </w:r>
      <w:r w:rsidRPr="002F3F83">
        <w:rPr>
          <w:rFonts w:ascii="Times New Roman" w:eastAsia="Times New Roman" w:hAnsi="Times New Roman" w:cs="Times New Roman"/>
          <w:color w:val="000000" w:themeColor="text1"/>
          <w:sz w:val="24"/>
          <w:szCs w:val="24"/>
          <w:lang w:val="en-US" w:eastAsia="pt-BR"/>
        </w:rPr>
        <w:t xml:space="preserve"> was noted </w:t>
      </w:r>
      <w:r w:rsidR="00D27E78">
        <w:rPr>
          <w:rFonts w:ascii="Times New Roman" w:eastAsia="Times New Roman" w:hAnsi="Times New Roman" w:cs="Times New Roman"/>
          <w:color w:val="000000" w:themeColor="text1"/>
          <w:sz w:val="24"/>
          <w:szCs w:val="24"/>
          <w:lang w:val="en-US" w:eastAsia="pt-BR"/>
        </w:rPr>
        <w:t>for</w:t>
      </w:r>
      <w:r w:rsidRPr="002F3F83">
        <w:rPr>
          <w:rFonts w:ascii="Times New Roman" w:eastAsia="Times New Roman" w:hAnsi="Times New Roman" w:cs="Times New Roman"/>
          <w:color w:val="000000" w:themeColor="text1"/>
          <w:sz w:val="24"/>
          <w:szCs w:val="24"/>
          <w:lang w:val="en-US" w:eastAsia="pt-BR"/>
        </w:rPr>
        <w:t xml:space="preserve"> LAI, </w:t>
      </w:r>
      <w:r w:rsidR="00D27E78">
        <w:rPr>
          <w:rFonts w:ascii="Times New Roman" w:eastAsia="Times New Roman" w:hAnsi="Times New Roman" w:cs="Times New Roman"/>
          <w:color w:val="000000" w:themeColor="text1"/>
          <w:sz w:val="24"/>
          <w:szCs w:val="24"/>
          <w:lang w:val="en-US" w:eastAsia="pt-BR"/>
        </w:rPr>
        <w:t>and</w:t>
      </w:r>
      <w:r w:rsidRPr="002F3F83">
        <w:rPr>
          <w:rFonts w:ascii="Times New Roman" w:eastAsia="Times New Roman" w:hAnsi="Times New Roman" w:cs="Times New Roman"/>
          <w:color w:val="000000" w:themeColor="text1"/>
          <w:sz w:val="24"/>
          <w:szCs w:val="24"/>
          <w:lang w:val="en-US" w:eastAsia="pt-BR"/>
        </w:rPr>
        <w:t xml:space="preserve"> the model </w:t>
      </w:r>
      <w:proofErr w:type="gramStart"/>
      <w:r w:rsidRPr="002F3F83">
        <w:rPr>
          <w:rFonts w:ascii="Times New Roman" w:eastAsia="Times New Roman" w:hAnsi="Times New Roman" w:cs="Times New Roman"/>
          <w:color w:val="000000" w:themeColor="text1"/>
          <w:sz w:val="24"/>
          <w:szCs w:val="24"/>
          <w:lang w:val="en-US" w:eastAsia="pt-BR"/>
        </w:rPr>
        <w:t>was able to</w:t>
      </w:r>
      <w:proofErr w:type="gramEnd"/>
      <w:r w:rsidRPr="002F3F83">
        <w:rPr>
          <w:rFonts w:ascii="Times New Roman" w:eastAsia="Times New Roman" w:hAnsi="Times New Roman" w:cs="Times New Roman"/>
          <w:color w:val="000000" w:themeColor="text1"/>
          <w:sz w:val="24"/>
          <w:szCs w:val="24"/>
          <w:lang w:val="en-US" w:eastAsia="pt-BR"/>
        </w:rPr>
        <w:t xml:space="preserve"> simulate its pattern over time</w:t>
      </w:r>
      <w:r w:rsidR="00D27E78">
        <w:rPr>
          <w:rFonts w:ascii="Times New Roman" w:eastAsia="Times New Roman" w:hAnsi="Times New Roman" w:cs="Times New Roman"/>
          <w:color w:val="000000" w:themeColor="text1"/>
          <w:sz w:val="24"/>
          <w:szCs w:val="24"/>
          <w:lang w:val="en-US" w:eastAsia="pt-BR"/>
        </w:rPr>
        <w:t xml:space="preserve">, although not very </w:t>
      </w:r>
      <w:r w:rsidRPr="002F3F83">
        <w:rPr>
          <w:rFonts w:ascii="Times New Roman" w:eastAsia="Times New Roman" w:hAnsi="Times New Roman" w:cs="Times New Roman"/>
          <w:color w:val="000000" w:themeColor="text1"/>
          <w:sz w:val="24"/>
          <w:szCs w:val="24"/>
          <w:lang w:val="en-US" w:eastAsia="pt-BR"/>
        </w:rPr>
        <w:t>accurate</w:t>
      </w:r>
      <w:r w:rsidR="00D27E78">
        <w:rPr>
          <w:rFonts w:ascii="Times New Roman" w:eastAsia="Times New Roman" w:hAnsi="Times New Roman" w:cs="Times New Roman"/>
          <w:color w:val="000000" w:themeColor="text1"/>
          <w:sz w:val="24"/>
          <w:szCs w:val="24"/>
          <w:lang w:val="en-US" w:eastAsia="pt-BR"/>
        </w:rPr>
        <w:t>ly</w:t>
      </w:r>
      <w:r w:rsidRPr="002F3F83">
        <w:rPr>
          <w:rFonts w:ascii="Times New Roman" w:eastAsia="Times New Roman" w:hAnsi="Times New Roman" w:cs="Times New Roman"/>
          <w:color w:val="000000" w:themeColor="text1"/>
          <w:sz w:val="24"/>
          <w:szCs w:val="24"/>
          <w:lang w:val="en-US" w:eastAsia="pt-BR"/>
        </w:rPr>
        <w:t>.</w:t>
      </w:r>
      <w:commentRangeEnd w:id="559"/>
      <w:r w:rsidR="00403F75">
        <w:rPr>
          <w:rStyle w:val="Refdecomentrio"/>
        </w:rPr>
        <w:commentReference w:id="559"/>
      </w:r>
    </w:p>
    <w:p w14:paraId="150DA117" w14:textId="2F1938DB" w:rsidR="009C0E7C" w:rsidRPr="002F3F83" w:rsidRDefault="008B56BE" w:rsidP="009C0E7C">
      <w:pPr>
        <w:keepNext/>
        <w:spacing w:after="0" w:line="240" w:lineRule="auto"/>
        <w:jc w:val="center"/>
        <w:rPr>
          <w:rFonts w:ascii="Times New Roman" w:eastAsia="SimSun" w:hAnsi="Times New Roman" w:cs="Times New Roman"/>
          <w:sz w:val="24"/>
          <w:szCs w:val="24"/>
          <w:lang w:eastAsia="zh-CN"/>
        </w:rPr>
      </w:pPr>
      <w:r>
        <w:rPr>
          <w:noProof/>
        </w:rPr>
        <w:lastRenderedPageBreak/>
        <w:drawing>
          <wp:anchor distT="0" distB="0" distL="114300" distR="114300" simplePos="0" relativeHeight="251668480" behindDoc="0" locked="0" layoutInCell="1" allowOverlap="1" wp14:anchorId="75A702A5" wp14:editId="0F78E09A">
            <wp:simplePos x="0" y="0"/>
            <wp:positionH relativeFrom="column">
              <wp:posOffset>3815715</wp:posOffset>
            </wp:positionH>
            <wp:positionV relativeFrom="paragraph">
              <wp:posOffset>135255</wp:posOffset>
            </wp:positionV>
            <wp:extent cx="1193484" cy="349102"/>
            <wp:effectExtent l="0" t="0" r="0" b="0"/>
            <wp:wrapNone/>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pic:cNvPicPr>
                  </pic:nvPicPr>
                  <pic:blipFill>
                    <a:blip r:embed="rId60"/>
                    <a:stretch>
                      <a:fillRect/>
                    </a:stretch>
                  </pic:blipFill>
                  <pic:spPr>
                    <a:xfrm>
                      <a:off x="0" y="0"/>
                      <a:ext cx="1193484" cy="349102"/>
                    </a:xfrm>
                    <a:prstGeom prst="rect">
                      <a:avLst/>
                    </a:prstGeom>
                    <a:ln w="0">
                      <a:solidFill>
                        <a:sysClr val="windowText" lastClr="000000"/>
                      </a:solidFill>
                    </a:ln>
                  </pic:spPr>
                </pic:pic>
              </a:graphicData>
            </a:graphic>
          </wp:anchor>
        </w:drawing>
      </w:r>
      <w:r>
        <w:rPr>
          <w:noProof/>
          <w:sz w:val="16"/>
          <w:szCs w:val="16"/>
        </w:rPr>
        <mc:AlternateContent>
          <mc:Choice Requires="wpg">
            <w:drawing>
              <wp:inline distT="0" distB="0" distL="0" distR="0" wp14:anchorId="17B5891E" wp14:editId="62EDDCD5">
                <wp:extent cx="5036234" cy="1819666"/>
                <wp:effectExtent l="0" t="0" r="0" b="9525"/>
                <wp:docPr id="48" name="Agrupar 48"/>
                <wp:cNvGraphicFramePr/>
                <a:graphic xmlns:a="http://schemas.openxmlformats.org/drawingml/2006/main">
                  <a:graphicData uri="http://schemas.microsoft.com/office/word/2010/wordprocessingGroup">
                    <wpg:wgp>
                      <wpg:cNvGrpSpPr/>
                      <wpg:grpSpPr>
                        <a:xfrm>
                          <a:off x="0" y="0"/>
                          <a:ext cx="5036234" cy="1819666"/>
                          <a:chOff x="0" y="0"/>
                          <a:chExt cx="7141780" cy="2700762"/>
                        </a:xfrm>
                      </wpg:grpSpPr>
                      <pic:pic xmlns:pic="http://schemas.openxmlformats.org/drawingml/2006/picture">
                        <pic:nvPicPr>
                          <pic:cNvPr id="49" name="Imagem 49"/>
                          <pic:cNvPicPr>
                            <a:picLocks noChangeAspect="1"/>
                          </pic:cNvPicPr>
                        </pic:nvPicPr>
                        <pic:blipFill>
                          <a:blip r:embed="rId66"/>
                          <a:stretch>
                            <a:fillRect/>
                          </a:stretch>
                        </pic:blipFill>
                        <pic:spPr>
                          <a:xfrm>
                            <a:off x="0" y="0"/>
                            <a:ext cx="3664014" cy="2700762"/>
                          </a:xfrm>
                          <a:prstGeom prst="rect">
                            <a:avLst/>
                          </a:prstGeom>
                        </pic:spPr>
                      </pic:pic>
                      <pic:pic xmlns:pic="http://schemas.openxmlformats.org/drawingml/2006/picture">
                        <pic:nvPicPr>
                          <pic:cNvPr id="50" name="Imagem 50"/>
                          <pic:cNvPicPr>
                            <a:picLocks noChangeAspect="1"/>
                          </pic:cNvPicPr>
                        </pic:nvPicPr>
                        <pic:blipFill>
                          <a:blip r:embed="rId67"/>
                          <a:stretch>
                            <a:fillRect/>
                          </a:stretch>
                        </pic:blipFill>
                        <pic:spPr>
                          <a:xfrm>
                            <a:off x="3532635" y="0"/>
                            <a:ext cx="3609145" cy="2700762"/>
                          </a:xfrm>
                          <a:prstGeom prst="rect">
                            <a:avLst/>
                          </a:prstGeom>
                        </pic:spPr>
                      </pic:pic>
                    </wpg:wgp>
                  </a:graphicData>
                </a:graphic>
              </wp:inline>
            </w:drawing>
          </mc:Choice>
          <mc:Fallback>
            <w:pict>
              <v:group w14:anchorId="28485606" id="Agrupar 48" o:spid="_x0000_s1026" style="width:396.55pt;height:143.3pt;mso-position-horizontal-relative:char;mso-position-vertical-relative:line" coordsize="71417,27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">
                <v:shape id="Imagem 49" o:spid="_x0000_s1027" type="#_x0000_t75" style="position:absolute;width:36640;height:2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">
                  <v:imagedata r:id="rId68" o:title=""/>
                </v:shape>
                <v:shape id="Imagem 50" o:spid="_x0000_s1028" type="#_x0000_t75" style="position:absolute;left:35326;width:36091;height:2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">
                  <v:imagedata r:id="rId69" o:title=""/>
                </v:shape>
                <w10:anchorlock/>
              </v:group>
            </w:pict>
          </mc:Fallback>
        </mc:AlternateContent>
      </w:r>
    </w:p>
    <w:p w14:paraId="46E9A873" w14:textId="2847F93A" w:rsidR="009C0E7C" w:rsidRPr="002F3F83" w:rsidRDefault="009C0E7C" w:rsidP="009C0E7C">
      <w:pPr>
        <w:spacing w:after="0" w:line="240" w:lineRule="auto"/>
        <w:jc w:val="both"/>
        <w:rPr>
          <w:rFonts w:ascii="Times New Roman" w:eastAsia="SimSun" w:hAnsi="Times New Roman" w:cs="Times New Roman"/>
          <w:bCs/>
          <w:szCs w:val="18"/>
          <w:lang w:val="en-US" w:eastAsia="zh-CN"/>
        </w:rPr>
      </w:pPr>
      <w:r w:rsidRPr="002F3F83">
        <w:rPr>
          <w:rFonts w:ascii="Times New Roman" w:eastAsia="SimSun" w:hAnsi="Times New Roman" w:cs="Times New Roman"/>
          <w:bCs/>
          <w:szCs w:val="18"/>
          <w:lang w:val="en-AU"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AU"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AU" w:eastAsia="zh-CN"/>
        </w:rPr>
        <w:t>16</w:t>
      </w:r>
      <w:r w:rsidRPr="002F3F83">
        <w:rPr>
          <w:rFonts w:ascii="Times New Roman" w:eastAsia="SimSun" w:hAnsi="Times New Roman" w:cs="Times New Roman"/>
          <w:bCs/>
          <w:szCs w:val="18"/>
          <w:lang w:eastAsia="zh-CN"/>
        </w:rPr>
        <w:fldChar w:fldCharType="end"/>
      </w:r>
      <w:r w:rsidRPr="002F3F83">
        <w:rPr>
          <w:rFonts w:ascii="Times New Roman" w:eastAsia="SimSun" w:hAnsi="Times New Roman" w:cs="Times New Roman"/>
          <w:bCs/>
          <w:szCs w:val="18"/>
          <w:lang w:val="en-AU" w:eastAsia="zh-CN"/>
        </w:rPr>
        <w:t xml:space="preserve">. </w:t>
      </w:r>
      <w:r w:rsidRPr="002F3F83">
        <w:rPr>
          <w:rFonts w:ascii="Times New Roman" w:eastAsia="SimSun" w:hAnsi="Times New Roman" w:cs="Times New Roman"/>
          <w:bCs/>
          <w:szCs w:val="18"/>
          <w:lang w:val="en-US" w:eastAsia="zh-CN"/>
        </w:rPr>
        <w:t>Tillering (left) and leaf area index (right) simulated</w:t>
      </w:r>
      <w:r>
        <w:rPr>
          <w:rFonts w:ascii="Times New Roman" w:eastAsia="SimSun" w:hAnsi="Times New Roman" w:cs="Times New Roman"/>
          <w:bCs/>
          <w:szCs w:val="18"/>
          <w:lang w:val="en-US" w:eastAsia="zh-CN"/>
        </w:rPr>
        <w:t xml:space="preserve"> (SIM)</w:t>
      </w:r>
      <w:r w:rsidRPr="002F3F83">
        <w:rPr>
          <w:rFonts w:ascii="Times New Roman" w:eastAsia="SimSun" w:hAnsi="Times New Roman" w:cs="Times New Roman"/>
          <w:bCs/>
          <w:szCs w:val="18"/>
          <w:lang w:val="en-US" w:eastAsia="zh-CN"/>
        </w:rPr>
        <w:t xml:space="preserve"> by SWAP</w:t>
      </w:r>
      <w:r>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model and measured</w:t>
      </w:r>
      <w:r>
        <w:rPr>
          <w:rFonts w:ascii="Times New Roman" w:eastAsia="SimSun" w:hAnsi="Times New Roman" w:cs="Times New Roman"/>
          <w:bCs/>
          <w:szCs w:val="18"/>
          <w:lang w:val="en-US" w:eastAsia="zh-CN"/>
        </w:rPr>
        <w:t xml:space="preserve"> (MEA)</w:t>
      </w:r>
      <w:r w:rsidRPr="002F3F83">
        <w:rPr>
          <w:rFonts w:ascii="Times New Roman" w:eastAsia="SimSun" w:hAnsi="Times New Roman" w:cs="Times New Roman"/>
          <w:bCs/>
          <w:szCs w:val="18"/>
          <w:lang w:val="en-US" w:eastAsia="zh-CN"/>
        </w:rPr>
        <w:t xml:space="preserve"> data </w:t>
      </w:r>
      <w:r w:rsidR="00D27E78">
        <w:rPr>
          <w:rFonts w:ascii="Times New Roman" w:eastAsia="SimSun" w:hAnsi="Times New Roman" w:cs="Times New Roman"/>
          <w:bCs/>
          <w:szCs w:val="18"/>
          <w:lang w:val="en-US" w:eastAsia="zh-CN"/>
        </w:rPr>
        <w:t>for several</w:t>
      </w:r>
      <w:r w:rsidRPr="002F3F83">
        <w:rPr>
          <w:rFonts w:ascii="Times New Roman" w:eastAsia="SimSun" w:hAnsi="Times New Roman" w:cs="Times New Roman"/>
          <w:bCs/>
          <w:szCs w:val="18"/>
          <w:lang w:val="en-US" w:eastAsia="zh-CN"/>
        </w:rPr>
        <w:t xml:space="preserve"> Brazilian conditions.</w:t>
      </w:r>
    </w:p>
    <w:p w14:paraId="2184F0B8" w14:textId="77777777" w:rsidR="009C0E7C" w:rsidRDefault="009C0E7C" w:rsidP="009C0E7C">
      <w:pPr>
        <w:spacing w:after="0" w:line="480" w:lineRule="auto"/>
        <w:ind w:firstLine="720"/>
        <w:jc w:val="both"/>
        <w:rPr>
          <w:rFonts w:ascii="Times New Roman" w:eastAsia="Times New Roman" w:hAnsi="Times New Roman" w:cs="Times New Roman"/>
          <w:color w:val="000000" w:themeColor="text1"/>
          <w:sz w:val="24"/>
          <w:szCs w:val="24"/>
          <w:lang w:val="en-US" w:eastAsia="pt-BR"/>
        </w:rPr>
      </w:pPr>
    </w:p>
    <w:p w14:paraId="14F45E49" w14:textId="547DFFB8" w:rsidR="009C0E7C" w:rsidRPr="002F3F83" w:rsidRDefault="009C0E7C" w:rsidP="009C0E7C">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Except</w:t>
      </w:r>
      <w:ins w:id="562" w:author="Fabio Marin" w:date="2017-08-22T22:51:00Z">
        <w:r w:rsidR="00403F75">
          <w:rPr>
            <w:rFonts w:ascii="Times New Roman" w:eastAsia="Times New Roman" w:hAnsi="Times New Roman" w:cs="Times New Roman"/>
            <w:color w:val="000000" w:themeColor="text1"/>
            <w:sz w:val="24"/>
            <w:szCs w:val="24"/>
            <w:lang w:val="en-US" w:eastAsia="pt-BR"/>
          </w:rPr>
          <w:t xml:space="preserve">ing </w:t>
        </w:r>
      </w:ins>
      <w:del w:id="563" w:author="Fabio Marin" w:date="2017-08-22T22:51:00Z">
        <w:r w:rsidRPr="002F3F83" w:rsidDel="00403F75">
          <w:rPr>
            <w:rFonts w:ascii="Times New Roman" w:eastAsia="Times New Roman" w:hAnsi="Times New Roman" w:cs="Times New Roman"/>
            <w:color w:val="000000" w:themeColor="text1"/>
            <w:sz w:val="24"/>
            <w:szCs w:val="24"/>
            <w:lang w:val="en-US" w:eastAsia="pt-BR"/>
          </w:rPr>
          <w:delText xml:space="preserve"> for </w:delText>
        </w:r>
      </w:del>
      <w:ins w:id="564" w:author="Quirijn de Jong van Lier" w:date="2017-08-22T16:09:00Z">
        <w:del w:id="565" w:author="Fabio Marin" w:date="2017-08-22T22:51:00Z">
          <w:r w:rsidR="00D34B2D" w:rsidDel="00403F75">
            <w:rPr>
              <w:rFonts w:ascii="Times New Roman" w:eastAsia="Times New Roman" w:hAnsi="Times New Roman" w:cs="Times New Roman"/>
              <w:color w:val="000000" w:themeColor="text1"/>
              <w:sz w:val="24"/>
              <w:szCs w:val="24"/>
              <w:lang w:val="en-US" w:eastAsia="pt-BR"/>
            </w:rPr>
            <w:delText xml:space="preserve">the case of </w:delText>
          </w:r>
        </w:del>
      </w:ins>
      <w:proofErr w:type="spellStart"/>
      <w:r w:rsidRPr="002F3F83">
        <w:rPr>
          <w:rFonts w:ascii="Times New Roman" w:eastAsia="Times New Roman" w:hAnsi="Times New Roman" w:cs="Times New Roman"/>
          <w:color w:val="000000" w:themeColor="text1"/>
          <w:sz w:val="24"/>
          <w:szCs w:val="24"/>
          <w:lang w:val="en-US" w:eastAsia="pt-BR"/>
        </w:rPr>
        <w:t>Coruripe</w:t>
      </w:r>
      <w:proofErr w:type="spellEnd"/>
      <w:r w:rsidRPr="002F3F83">
        <w:rPr>
          <w:rFonts w:ascii="Times New Roman" w:eastAsia="Times New Roman" w:hAnsi="Times New Roman" w:cs="Times New Roman"/>
          <w:color w:val="000000" w:themeColor="text1"/>
          <w:sz w:val="24"/>
          <w:szCs w:val="24"/>
          <w:lang w:val="en-US" w:eastAsia="pt-BR"/>
        </w:rPr>
        <w:t xml:space="preserve"> (AL), </w:t>
      </w:r>
      <w:r w:rsidR="00D27E78">
        <w:rPr>
          <w:rFonts w:ascii="Times New Roman" w:eastAsia="Times New Roman" w:hAnsi="Times New Roman" w:cs="Times New Roman"/>
          <w:color w:val="000000" w:themeColor="text1"/>
          <w:sz w:val="24"/>
          <w:szCs w:val="24"/>
          <w:lang w:val="en-US" w:eastAsia="pt-BR"/>
        </w:rPr>
        <w:t>where</w:t>
      </w:r>
      <w:r w:rsidRPr="002F3F83">
        <w:rPr>
          <w:rFonts w:ascii="Times New Roman" w:eastAsia="Times New Roman" w:hAnsi="Times New Roman" w:cs="Times New Roman"/>
          <w:color w:val="000000" w:themeColor="text1"/>
          <w:sz w:val="24"/>
          <w:szCs w:val="24"/>
          <w:lang w:val="en-US" w:eastAsia="pt-BR"/>
        </w:rPr>
        <w:t xml:space="preserve"> sucrose content</w:t>
      </w:r>
      <w:r w:rsidR="00D27E78">
        <w:rPr>
          <w:rFonts w:ascii="Times New Roman" w:eastAsia="Times New Roman" w:hAnsi="Times New Roman" w:cs="Times New Roman"/>
          <w:color w:val="000000" w:themeColor="text1"/>
          <w:sz w:val="24"/>
          <w:szCs w:val="24"/>
          <w:lang w:val="en-US" w:eastAsia="pt-BR"/>
        </w:rPr>
        <w:t>s</w:t>
      </w:r>
      <w:r w:rsidRPr="002F3F83">
        <w:rPr>
          <w:rFonts w:ascii="Times New Roman" w:eastAsia="Times New Roman" w:hAnsi="Times New Roman" w:cs="Times New Roman"/>
          <w:color w:val="000000" w:themeColor="text1"/>
          <w:sz w:val="24"/>
          <w:szCs w:val="24"/>
          <w:lang w:val="en-US" w:eastAsia="pt-BR"/>
        </w:rPr>
        <w:t xml:space="preserve"> w</w:t>
      </w:r>
      <w:r w:rsidR="00D27E78">
        <w:rPr>
          <w:rFonts w:ascii="Times New Roman" w:eastAsia="Times New Roman" w:hAnsi="Times New Roman" w:cs="Times New Roman"/>
          <w:color w:val="000000" w:themeColor="text1"/>
          <w:sz w:val="24"/>
          <w:szCs w:val="24"/>
          <w:lang w:val="en-US" w:eastAsia="pt-BR"/>
        </w:rPr>
        <w:t>ere</w:t>
      </w:r>
      <w:r w:rsidRPr="002F3F83">
        <w:rPr>
          <w:rFonts w:ascii="Times New Roman" w:eastAsia="Times New Roman" w:hAnsi="Times New Roman" w:cs="Times New Roman"/>
          <w:color w:val="000000" w:themeColor="text1"/>
          <w:sz w:val="24"/>
          <w:szCs w:val="24"/>
          <w:lang w:val="en-US" w:eastAsia="pt-BR"/>
        </w:rPr>
        <w:t xml:space="preserve"> overestimated for </w:t>
      </w:r>
      <w:r w:rsidR="00D27E78">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 xml:space="preserve">whole season resulting in an unexpected additional accumulation at </w:t>
      </w:r>
      <w:r w:rsidR="00D27E78">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 xml:space="preserve">end of </w:t>
      </w:r>
      <w:r w:rsidR="00D27E78">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 xml:space="preserve">season (320 </w:t>
      </w:r>
      <w:r w:rsidR="001D450B">
        <w:rPr>
          <w:rFonts w:ascii="Times New Roman" w:eastAsia="Times New Roman" w:hAnsi="Times New Roman" w:cs="Times New Roman"/>
          <w:color w:val="000000" w:themeColor="text1"/>
          <w:sz w:val="24"/>
          <w:szCs w:val="24"/>
          <w:lang w:val="en-US" w:eastAsia="pt-BR"/>
        </w:rPr>
        <w:t>DAR</w:t>
      </w:r>
      <w:r w:rsidRPr="002F3F83">
        <w:rPr>
          <w:rFonts w:ascii="Times New Roman" w:eastAsia="Times New Roman" w:hAnsi="Times New Roman" w:cs="Times New Roman"/>
          <w:color w:val="000000" w:themeColor="text1"/>
          <w:sz w:val="24"/>
          <w:szCs w:val="24"/>
          <w:lang w:val="en-US" w:eastAsia="pt-BR"/>
        </w:rPr>
        <w:t>)</w:t>
      </w:r>
      <w:r w:rsidR="00D27E78">
        <w:rPr>
          <w:rFonts w:ascii="Times New Roman" w:eastAsia="Times New Roman" w:hAnsi="Times New Roman" w:cs="Times New Roman"/>
          <w:color w:val="000000" w:themeColor="text1"/>
          <w:sz w:val="24"/>
          <w:szCs w:val="24"/>
          <w:lang w:val="en-US" w:eastAsia="pt-BR"/>
        </w:rPr>
        <w:t>, s</w:t>
      </w:r>
      <w:r w:rsidR="00D27E78" w:rsidRPr="002F3F83">
        <w:rPr>
          <w:rFonts w:ascii="Times New Roman" w:eastAsia="Times New Roman" w:hAnsi="Times New Roman" w:cs="Times New Roman"/>
          <w:color w:val="000000" w:themeColor="text1"/>
          <w:sz w:val="24"/>
          <w:szCs w:val="24"/>
          <w:lang w:val="en-US" w:eastAsia="pt-BR"/>
        </w:rPr>
        <w:t xml:space="preserve">ucrose content </w:t>
      </w:r>
      <w:r w:rsidR="00D27E78">
        <w:rPr>
          <w:rFonts w:ascii="Times New Roman" w:eastAsia="Times New Roman" w:hAnsi="Times New Roman" w:cs="Times New Roman"/>
          <w:color w:val="000000" w:themeColor="text1"/>
          <w:sz w:val="24"/>
          <w:szCs w:val="24"/>
          <w:lang w:val="en-US" w:eastAsia="pt-BR"/>
        </w:rPr>
        <w:t xml:space="preserve">accumulation </w:t>
      </w:r>
      <w:r w:rsidR="00D27E78" w:rsidRPr="002F3F83">
        <w:rPr>
          <w:rFonts w:ascii="Times New Roman" w:eastAsia="Times New Roman" w:hAnsi="Times New Roman" w:cs="Times New Roman"/>
          <w:color w:val="000000" w:themeColor="text1"/>
          <w:sz w:val="24"/>
          <w:szCs w:val="24"/>
          <w:lang w:val="en-US" w:eastAsia="pt-BR"/>
        </w:rPr>
        <w:t>on fresh basis was well simulated, better than earl</w:t>
      </w:r>
      <w:ins w:id="566" w:author="Quirijn de Jong van Lier" w:date="2017-08-22T16:09:00Z">
        <w:r w:rsidR="00D34B2D">
          <w:rPr>
            <w:rFonts w:ascii="Times New Roman" w:eastAsia="Times New Roman" w:hAnsi="Times New Roman" w:cs="Times New Roman"/>
            <w:color w:val="000000" w:themeColor="text1"/>
            <w:sz w:val="24"/>
            <w:szCs w:val="24"/>
            <w:lang w:val="en-US" w:eastAsia="pt-BR"/>
          </w:rPr>
          <w:t>ier</w:t>
        </w:r>
      </w:ins>
      <w:del w:id="567" w:author="Quirijn de Jong van Lier" w:date="2017-08-22T16:10:00Z">
        <w:r w:rsidR="00D27E78" w:rsidRPr="002F3F83" w:rsidDel="00D34B2D">
          <w:rPr>
            <w:rFonts w:ascii="Times New Roman" w:eastAsia="Times New Roman" w:hAnsi="Times New Roman" w:cs="Times New Roman"/>
            <w:color w:val="000000" w:themeColor="text1"/>
            <w:sz w:val="24"/>
            <w:szCs w:val="24"/>
            <w:lang w:val="en-US" w:eastAsia="pt-BR"/>
          </w:rPr>
          <w:delText>y</w:delText>
        </w:r>
      </w:del>
      <w:r w:rsidR="00D27E78" w:rsidRPr="002F3F83">
        <w:rPr>
          <w:rFonts w:ascii="Times New Roman" w:eastAsia="Times New Roman" w:hAnsi="Times New Roman" w:cs="Times New Roman"/>
          <w:color w:val="000000" w:themeColor="text1"/>
          <w:sz w:val="24"/>
          <w:szCs w:val="24"/>
          <w:lang w:val="en-US" w:eastAsia="pt-BR"/>
        </w:rPr>
        <w:t xml:space="preserve"> discussed (</w:t>
      </w:r>
      <w:r w:rsidR="00D27E78" w:rsidRPr="002F3F83">
        <w:rPr>
          <w:rFonts w:ascii="Times New Roman" w:eastAsia="Times New Roman" w:hAnsi="Times New Roman" w:cs="Times New Roman"/>
          <w:color w:val="000000" w:themeColor="text1"/>
          <w:sz w:val="24"/>
          <w:szCs w:val="24"/>
          <w:lang w:val="en-US" w:eastAsia="pt-BR"/>
        </w:rPr>
        <w:fldChar w:fldCharType="begin"/>
      </w:r>
      <w:r w:rsidR="00D27E78" w:rsidRPr="002F3F83">
        <w:rPr>
          <w:rFonts w:ascii="Times New Roman" w:eastAsia="Times New Roman" w:hAnsi="Times New Roman" w:cs="Times New Roman"/>
          <w:color w:val="000000" w:themeColor="text1"/>
          <w:sz w:val="24"/>
          <w:szCs w:val="24"/>
          <w:lang w:val="en-US" w:eastAsia="pt-BR"/>
        </w:rPr>
        <w:instrText xml:space="preserve"> REF _Ref467672657 \h </w:instrText>
      </w:r>
      <w:r w:rsidR="00D27E78">
        <w:rPr>
          <w:rFonts w:ascii="Times New Roman" w:eastAsia="Times New Roman" w:hAnsi="Times New Roman" w:cs="Times New Roman"/>
          <w:color w:val="000000" w:themeColor="text1"/>
          <w:sz w:val="24"/>
          <w:szCs w:val="24"/>
          <w:lang w:val="en-US" w:eastAsia="pt-BR"/>
        </w:rPr>
        <w:instrText xml:space="preserve"> \* MERGEFORMAT </w:instrText>
      </w:r>
      <w:r w:rsidR="00D27E78" w:rsidRPr="002F3F83">
        <w:rPr>
          <w:rFonts w:ascii="Times New Roman" w:eastAsia="Times New Roman" w:hAnsi="Times New Roman" w:cs="Times New Roman"/>
          <w:color w:val="000000" w:themeColor="text1"/>
          <w:sz w:val="24"/>
          <w:szCs w:val="24"/>
          <w:lang w:val="en-US" w:eastAsia="pt-BR"/>
        </w:rPr>
      </w:r>
      <w:r w:rsidR="00D27E78" w:rsidRPr="002F3F83">
        <w:rPr>
          <w:rFonts w:ascii="Times New Roman" w:eastAsia="Times New Roman" w:hAnsi="Times New Roman" w:cs="Times New Roman"/>
          <w:color w:val="000000" w:themeColor="text1"/>
          <w:sz w:val="24"/>
          <w:szCs w:val="24"/>
          <w:lang w:val="en-US" w:eastAsia="pt-BR"/>
        </w:rPr>
        <w:fldChar w:fldCharType="separate"/>
      </w:r>
      <w:r w:rsidR="00D27E78" w:rsidRPr="003D38E8">
        <w:rPr>
          <w:rFonts w:ascii="Times New Roman" w:eastAsia="Times New Roman" w:hAnsi="Times New Roman" w:cs="Times New Roman"/>
          <w:color w:val="000000" w:themeColor="text1"/>
          <w:sz w:val="24"/>
          <w:szCs w:val="24"/>
          <w:lang w:val="en-US" w:eastAsia="pt-BR"/>
        </w:rPr>
        <w:t>Figure 14</w:t>
      </w:r>
      <w:r w:rsidR="00D27E78" w:rsidRPr="002F3F83">
        <w:rPr>
          <w:rFonts w:ascii="Times New Roman" w:eastAsia="Times New Roman" w:hAnsi="Times New Roman" w:cs="Times New Roman"/>
          <w:color w:val="000000" w:themeColor="text1"/>
          <w:sz w:val="24"/>
          <w:szCs w:val="24"/>
          <w:lang w:val="en-US" w:eastAsia="pt-BR"/>
        </w:rPr>
        <w:fldChar w:fldCharType="end"/>
      </w:r>
      <w:r w:rsidR="00D27E78" w:rsidRPr="002F3F83">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Stalk height was evaluated only </w:t>
      </w:r>
      <w:r w:rsidR="00D27E78">
        <w:rPr>
          <w:rFonts w:ascii="Times New Roman" w:eastAsia="Times New Roman" w:hAnsi="Times New Roman" w:cs="Times New Roman"/>
          <w:color w:val="000000" w:themeColor="text1"/>
          <w:sz w:val="24"/>
          <w:szCs w:val="24"/>
          <w:lang w:val="en-US" w:eastAsia="pt-BR"/>
        </w:rPr>
        <w:t xml:space="preserve">at </w:t>
      </w:r>
      <w:r w:rsidRPr="002F3F83">
        <w:rPr>
          <w:rFonts w:ascii="Times New Roman" w:eastAsia="Times New Roman" w:hAnsi="Times New Roman" w:cs="Times New Roman"/>
          <w:color w:val="000000" w:themeColor="text1"/>
          <w:sz w:val="24"/>
          <w:szCs w:val="24"/>
          <w:lang w:val="en-US" w:eastAsia="pt-BR"/>
        </w:rPr>
        <w:t xml:space="preserve">one site but under two treatments (irrigated and rainfed) and </w:t>
      </w:r>
      <w:r w:rsidR="00D27E78">
        <w:rPr>
          <w:rFonts w:ascii="Times New Roman" w:eastAsia="Times New Roman" w:hAnsi="Times New Roman" w:cs="Times New Roman"/>
          <w:color w:val="000000" w:themeColor="text1"/>
          <w:sz w:val="24"/>
          <w:szCs w:val="24"/>
          <w:lang w:val="en-US" w:eastAsia="pt-BR"/>
        </w:rPr>
        <w:t xml:space="preserve">model predictions were accurate </w:t>
      </w:r>
      <w:r w:rsidRPr="002F3F83">
        <w:rPr>
          <w:rFonts w:ascii="Times New Roman" w:eastAsia="Times New Roman" w:hAnsi="Times New Roman" w:cs="Times New Roman"/>
          <w:color w:val="000000" w:themeColor="text1"/>
          <w:sz w:val="24"/>
          <w:szCs w:val="24"/>
          <w:lang w:val="en-US" w:eastAsia="pt-BR"/>
        </w:rPr>
        <w:t>over the season.</w:t>
      </w:r>
    </w:p>
    <w:p w14:paraId="7DD1E56A" w14:textId="77777777" w:rsidR="009C0E7C" w:rsidRPr="002F3F83" w:rsidRDefault="009C0E7C" w:rsidP="009C0E7C">
      <w:pPr>
        <w:spacing w:after="0" w:line="240" w:lineRule="auto"/>
        <w:ind w:hanging="720"/>
        <w:rPr>
          <w:rFonts w:ascii="Times New Roman" w:eastAsia="SimSun" w:hAnsi="Times New Roman" w:cs="Times New Roman"/>
          <w:sz w:val="24"/>
          <w:szCs w:val="24"/>
          <w:lang w:val="en-US" w:eastAsia="zh-CN"/>
        </w:rPr>
      </w:pPr>
    </w:p>
    <w:p w14:paraId="785B1DF9" w14:textId="728178AC" w:rsidR="009C0E7C" w:rsidRPr="002F3F83" w:rsidRDefault="008B56BE" w:rsidP="009C0E7C">
      <w:pPr>
        <w:keepNext/>
        <w:spacing w:after="0" w:line="240" w:lineRule="auto"/>
        <w:ind w:hanging="90"/>
        <w:jc w:val="center"/>
        <w:rPr>
          <w:rFonts w:ascii="Times New Roman" w:eastAsia="SimSun" w:hAnsi="Times New Roman" w:cs="Times New Roman"/>
          <w:sz w:val="24"/>
          <w:szCs w:val="24"/>
          <w:lang w:eastAsia="zh-CN"/>
        </w:rPr>
      </w:pPr>
      <w:r>
        <w:rPr>
          <w:noProof/>
        </w:rPr>
        <w:drawing>
          <wp:anchor distT="0" distB="0" distL="114300" distR="114300" simplePos="0" relativeHeight="251670528" behindDoc="0" locked="0" layoutInCell="1" allowOverlap="1" wp14:anchorId="6BFF5731" wp14:editId="4C5EAE77">
            <wp:simplePos x="0" y="0"/>
            <wp:positionH relativeFrom="column">
              <wp:posOffset>3949065</wp:posOffset>
            </wp:positionH>
            <wp:positionV relativeFrom="paragraph">
              <wp:posOffset>1237615</wp:posOffset>
            </wp:positionV>
            <wp:extent cx="1193484" cy="349102"/>
            <wp:effectExtent l="0" t="0" r="0" b="0"/>
            <wp:wrapNone/>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pic:cNvPicPr>
                  </pic:nvPicPr>
                  <pic:blipFill>
                    <a:blip r:embed="rId60"/>
                    <a:stretch>
                      <a:fillRect/>
                    </a:stretch>
                  </pic:blipFill>
                  <pic:spPr>
                    <a:xfrm>
                      <a:off x="0" y="0"/>
                      <a:ext cx="1193484" cy="349102"/>
                    </a:xfrm>
                    <a:prstGeom prst="rect">
                      <a:avLst/>
                    </a:prstGeom>
                    <a:ln w="0">
                      <a:solidFill>
                        <a:sysClr val="windowText" lastClr="000000"/>
                      </a:solidFill>
                    </a:ln>
                  </pic:spPr>
                </pic:pic>
              </a:graphicData>
            </a:graphic>
          </wp:anchor>
        </w:drawing>
      </w:r>
      <w:r>
        <w:rPr>
          <w:rFonts w:ascii="Times New Roman" w:eastAsia="SimSun" w:hAnsi="Times New Roman" w:cs="Times New Roman"/>
          <w:noProof/>
          <w:sz w:val="24"/>
          <w:szCs w:val="24"/>
          <w:lang w:eastAsia="zh-CN"/>
        </w:rPr>
        <mc:AlternateContent>
          <mc:Choice Requires="wpg">
            <w:drawing>
              <wp:inline distT="0" distB="0" distL="0" distR="0" wp14:anchorId="553BAE75" wp14:editId="7AB3BCCE">
                <wp:extent cx="5415817" cy="1884729"/>
                <wp:effectExtent l="0" t="0" r="0" b="1270"/>
                <wp:docPr id="39" name="Agrupar 39"/>
                <wp:cNvGraphicFramePr/>
                <a:graphic xmlns:a="http://schemas.openxmlformats.org/drawingml/2006/main">
                  <a:graphicData uri="http://schemas.microsoft.com/office/word/2010/wordprocessingGroup">
                    <wpg:wgp>
                      <wpg:cNvGrpSpPr/>
                      <wpg:grpSpPr>
                        <a:xfrm>
                          <a:off x="0" y="0"/>
                          <a:ext cx="5415817" cy="1884729"/>
                          <a:chOff x="0" y="0"/>
                          <a:chExt cx="7167858" cy="2706859"/>
                        </a:xfrm>
                      </wpg:grpSpPr>
                      <pic:pic xmlns:pic="http://schemas.openxmlformats.org/drawingml/2006/picture">
                        <pic:nvPicPr>
                          <pic:cNvPr id="40" name="Imagem 40"/>
                          <pic:cNvPicPr>
                            <a:picLocks noChangeAspect="1"/>
                          </pic:cNvPicPr>
                        </pic:nvPicPr>
                        <pic:blipFill>
                          <a:blip r:embed="rId70"/>
                          <a:stretch>
                            <a:fillRect/>
                          </a:stretch>
                        </pic:blipFill>
                        <pic:spPr>
                          <a:xfrm>
                            <a:off x="0" y="0"/>
                            <a:ext cx="3639627" cy="2706859"/>
                          </a:xfrm>
                          <a:prstGeom prst="rect">
                            <a:avLst/>
                          </a:prstGeom>
                        </pic:spPr>
                      </pic:pic>
                      <pic:pic xmlns:pic="http://schemas.openxmlformats.org/drawingml/2006/picture">
                        <pic:nvPicPr>
                          <pic:cNvPr id="41" name="Imagem 41"/>
                          <pic:cNvPicPr>
                            <a:picLocks noChangeAspect="1"/>
                          </pic:cNvPicPr>
                        </pic:nvPicPr>
                        <pic:blipFill>
                          <a:blip r:embed="rId71"/>
                          <a:stretch>
                            <a:fillRect/>
                          </a:stretch>
                        </pic:blipFill>
                        <pic:spPr>
                          <a:xfrm>
                            <a:off x="3516037" y="0"/>
                            <a:ext cx="3651821" cy="2700762"/>
                          </a:xfrm>
                          <a:prstGeom prst="rect">
                            <a:avLst/>
                          </a:prstGeom>
                        </pic:spPr>
                      </pic:pic>
                    </wpg:wgp>
                  </a:graphicData>
                </a:graphic>
              </wp:inline>
            </w:drawing>
          </mc:Choice>
          <mc:Fallback>
            <w:pict>
              <v:group w14:anchorId="6B3A4098" id="Agrupar 39" o:spid="_x0000_s1026" style="width:426.45pt;height:148.4pt;mso-position-horizontal-relative:char;mso-position-vertical-relative:line" coordsize="71678,2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">
                <v:shape id="Imagem 40" o:spid="_x0000_s1027" type="#_x0000_t75" style="position:absolute;width:36396;height:2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">
                  <v:imagedata r:id="rId72" o:title=""/>
                </v:shape>
                <v:shape id="Imagem 41" o:spid="_x0000_s1028" type="#_x0000_t75" style="position:absolute;left:35160;width:36518;height:2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">
                  <v:imagedata r:id="rId73" o:title=""/>
                </v:shape>
                <w10:anchorlock/>
              </v:group>
            </w:pict>
          </mc:Fallback>
        </mc:AlternateContent>
      </w:r>
    </w:p>
    <w:p w14:paraId="5A99CD12" w14:textId="4BE2D004" w:rsidR="009C0E7C" w:rsidRPr="002F3F83" w:rsidRDefault="009C0E7C" w:rsidP="009C0E7C">
      <w:pPr>
        <w:spacing w:after="0" w:line="240" w:lineRule="auto"/>
        <w:jc w:val="both"/>
        <w:rPr>
          <w:rFonts w:ascii="Times New Roman" w:eastAsia="SimSun" w:hAnsi="Times New Roman" w:cs="Times New Roman"/>
          <w:bCs/>
          <w:szCs w:val="18"/>
          <w:lang w:val="en-US" w:eastAsia="zh-CN"/>
        </w:rPr>
      </w:pPr>
      <w:bookmarkStart w:id="568" w:name="_Ref467672657"/>
      <w:r w:rsidRPr="002F3F83">
        <w:rPr>
          <w:rFonts w:ascii="Times New Roman" w:eastAsia="SimSun" w:hAnsi="Times New Roman" w:cs="Times New Roman"/>
          <w:bCs/>
          <w:szCs w:val="18"/>
          <w:lang w:val="en-US" w:eastAsia="zh-CN"/>
        </w:rPr>
        <w:t xml:space="preserve">Figure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Figure \* ARABIC </w:instrText>
      </w:r>
      <w:r w:rsidRPr="002F3F83">
        <w:rPr>
          <w:rFonts w:ascii="Times New Roman" w:eastAsia="SimSun" w:hAnsi="Times New Roman" w:cs="Times New Roman"/>
          <w:bCs/>
          <w:szCs w:val="18"/>
          <w:lang w:eastAsia="zh-CN"/>
        </w:rPr>
        <w:fldChar w:fldCharType="separate"/>
      </w:r>
      <w:r w:rsidR="00B559F1">
        <w:rPr>
          <w:rFonts w:ascii="Times New Roman" w:eastAsia="SimSun" w:hAnsi="Times New Roman" w:cs="Times New Roman"/>
          <w:bCs/>
          <w:noProof/>
          <w:szCs w:val="18"/>
          <w:lang w:val="en-US" w:eastAsia="zh-CN"/>
        </w:rPr>
        <w:t>17</w:t>
      </w:r>
      <w:r w:rsidRPr="002F3F83">
        <w:rPr>
          <w:rFonts w:ascii="Times New Roman" w:eastAsia="SimSun" w:hAnsi="Times New Roman" w:cs="Times New Roman"/>
          <w:bCs/>
          <w:szCs w:val="18"/>
          <w:lang w:eastAsia="zh-CN"/>
        </w:rPr>
        <w:fldChar w:fldCharType="end"/>
      </w:r>
      <w:bookmarkEnd w:id="568"/>
      <w:r w:rsidRPr="002F3F83">
        <w:rPr>
          <w:rFonts w:ascii="Times New Roman" w:eastAsia="SimSun" w:hAnsi="Times New Roman" w:cs="Times New Roman"/>
          <w:bCs/>
          <w:szCs w:val="18"/>
          <w:lang w:val="en-US" w:eastAsia="zh-CN"/>
        </w:rPr>
        <w:t xml:space="preserve">. Sucrose content </w:t>
      </w:r>
      <w:r w:rsidR="00D27E78">
        <w:rPr>
          <w:rFonts w:ascii="Times New Roman" w:eastAsia="SimSun" w:hAnsi="Times New Roman" w:cs="Times New Roman"/>
          <w:bCs/>
          <w:szCs w:val="18"/>
          <w:lang w:val="en-US" w:eastAsia="zh-CN"/>
        </w:rPr>
        <w:t>in</w:t>
      </w:r>
      <w:r w:rsidRPr="002F3F83">
        <w:rPr>
          <w:rFonts w:ascii="Times New Roman" w:eastAsia="SimSun" w:hAnsi="Times New Roman" w:cs="Times New Roman"/>
          <w:bCs/>
          <w:szCs w:val="18"/>
          <w:lang w:val="en-US" w:eastAsia="zh-CN"/>
        </w:rPr>
        <w:t xml:space="preserve"> fresh stalks (left) and stalk height (right) simulated</w:t>
      </w:r>
      <w:r>
        <w:rPr>
          <w:rFonts w:ascii="Times New Roman" w:eastAsia="SimSun" w:hAnsi="Times New Roman" w:cs="Times New Roman"/>
          <w:bCs/>
          <w:szCs w:val="18"/>
          <w:lang w:val="en-US" w:eastAsia="zh-CN"/>
        </w:rPr>
        <w:t xml:space="preserve"> (SIM)</w:t>
      </w:r>
      <w:r w:rsidRPr="002F3F83">
        <w:rPr>
          <w:rFonts w:ascii="Times New Roman" w:eastAsia="SimSun" w:hAnsi="Times New Roman" w:cs="Times New Roman"/>
          <w:bCs/>
          <w:szCs w:val="18"/>
          <w:lang w:val="en-US" w:eastAsia="zh-CN"/>
        </w:rPr>
        <w:t xml:space="preserve"> by SWAP</w:t>
      </w:r>
      <w:r>
        <w:rPr>
          <w:rFonts w:ascii="Times New Roman" w:eastAsia="SimSun" w:hAnsi="Times New Roman" w:cs="Times New Roman"/>
          <w:bCs/>
          <w:szCs w:val="18"/>
          <w:lang w:val="en-US" w:eastAsia="zh-CN"/>
        </w:rPr>
        <w:t>-SAMUCA</w:t>
      </w:r>
      <w:r w:rsidRPr="002F3F83">
        <w:rPr>
          <w:rFonts w:ascii="Times New Roman" w:eastAsia="SimSun" w:hAnsi="Times New Roman" w:cs="Times New Roman"/>
          <w:bCs/>
          <w:szCs w:val="18"/>
          <w:lang w:val="en-US" w:eastAsia="zh-CN"/>
        </w:rPr>
        <w:t xml:space="preserve"> model and measured</w:t>
      </w:r>
      <w:r>
        <w:rPr>
          <w:rFonts w:ascii="Times New Roman" w:eastAsia="SimSun" w:hAnsi="Times New Roman" w:cs="Times New Roman"/>
          <w:bCs/>
          <w:szCs w:val="18"/>
          <w:lang w:val="en-US" w:eastAsia="zh-CN"/>
        </w:rPr>
        <w:t xml:space="preserve"> (MEA)</w:t>
      </w:r>
      <w:r w:rsidRPr="002F3F83">
        <w:rPr>
          <w:rFonts w:ascii="Times New Roman" w:eastAsia="SimSun" w:hAnsi="Times New Roman" w:cs="Times New Roman"/>
          <w:bCs/>
          <w:szCs w:val="18"/>
          <w:lang w:val="en-US" w:eastAsia="zh-CN"/>
        </w:rPr>
        <w:t xml:space="preserve"> data </w:t>
      </w:r>
      <w:r w:rsidR="00D27E78">
        <w:rPr>
          <w:rFonts w:ascii="Times New Roman" w:eastAsia="SimSun" w:hAnsi="Times New Roman" w:cs="Times New Roman"/>
          <w:bCs/>
          <w:szCs w:val="18"/>
          <w:lang w:val="en-US" w:eastAsia="zh-CN"/>
        </w:rPr>
        <w:t>for several</w:t>
      </w:r>
      <w:r w:rsidRPr="002F3F83">
        <w:rPr>
          <w:rFonts w:ascii="Times New Roman" w:eastAsia="SimSun" w:hAnsi="Times New Roman" w:cs="Times New Roman"/>
          <w:bCs/>
          <w:szCs w:val="18"/>
          <w:lang w:val="en-US" w:eastAsia="zh-CN"/>
        </w:rPr>
        <w:t xml:space="preserve"> Brazilian conditions.</w:t>
      </w:r>
    </w:p>
    <w:p w14:paraId="595D0FDE" w14:textId="77777777" w:rsidR="009C0E7C" w:rsidRPr="002F3F83" w:rsidRDefault="009C0E7C" w:rsidP="009C0E7C">
      <w:pPr>
        <w:spacing w:after="0" w:line="240" w:lineRule="auto"/>
        <w:ind w:hanging="630"/>
        <w:rPr>
          <w:rFonts w:ascii="Times New Roman" w:eastAsia="SimSun" w:hAnsi="Times New Roman" w:cs="Times New Roman"/>
          <w:sz w:val="24"/>
          <w:szCs w:val="24"/>
          <w:lang w:val="en-US" w:eastAsia="zh-CN"/>
        </w:rPr>
      </w:pPr>
    </w:p>
    <w:p w14:paraId="1705818D" w14:textId="77777777" w:rsidR="009C0E7C" w:rsidRPr="002F3F83" w:rsidRDefault="009C0E7C" w:rsidP="009C0E7C">
      <w:pPr>
        <w:spacing w:after="0" w:line="240" w:lineRule="auto"/>
        <w:jc w:val="both"/>
        <w:rPr>
          <w:rFonts w:ascii="Times New Roman" w:eastAsia="SimSun" w:hAnsi="Times New Roman" w:cs="Times New Roman"/>
          <w:bCs/>
          <w:szCs w:val="18"/>
          <w:lang w:val="en-US" w:eastAsia="zh-CN"/>
        </w:rPr>
      </w:pPr>
    </w:p>
    <w:p w14:paraId="4947C2B5" w14:textId="37A9046B" w:rsidR="009C0E7C" w:rsidRDefault="009C0E7C" w:rsidP="009C0E7C">
      <w:pPr>
        <w:spacing w:after="0" w:line="480" w:lineRule="auto"/>
        <w:ind w:firstLine="720"/>
        <w:jc w:val="both"/>
        <w:rPr>
          <w:rFonts w:ascii="Times New Roman" w:eastAsia="Times New Roman" w:hAnsi="Times New Roman" w:cs="Times New Roman"/>
          <w:color w:val="000000" w:themeColor="text1"/>
          <w:sz w:val="24"/>
          <w:szCs w:val="24"/>
          <w:lang w:val="en-US" w:eastAsia="pt-BR"/>
        </w:rPr>
      </w:pPr>
      <w:r w:rsidRPr="00370558">
        <w:rPr>
          <w:rFonts w:ascii="Times New Roman" w:eastAsia="Times New Roman" w:hAnsi="Times New Roman" w:cs="Times New Roman"/>
          <w:color w:val="000000" w:themeColor="text1"/>
          <w:sz w:val="24"/>
          <w:szCs w:val="24"/>
          <w:lang w:val="en-US" w:eastAsia="pt-BR"/>
        </w:rPr>
        <w:t xml:space="preserve">The model had the same performance </w:t>
      </w:r>
      <w:r w:rsidR="00884DD3">
        <w:rPr>
          <w:rFonts w:ascii="Times New Roman" w:eastAsia="Times New Roman" w:hAnsi="Times New Roman" w:cs="Times New Roman"/>
          <w:color w:val="000000" w:themeColor="text1"/>
          <w:sz w:val="24"/>
          <w:szCs w:val="24"/>
          <w:lang w:val="en-US" w:eastAsia="pt-BR"/>
        </w:rPr>
        <w:t xml:space="preserve">as </w:t>
      </w:r>
      <w:r w:rsidRPr="00370558">
        <w:rPr>
          <w:rFonts w:ascii="Times New Roman" w:eastAsia="Times New Roman" w:hAnsi="Times New Roman" w:cs="Times New Roman"/>
          <w:color w:val="000000" w:themeColor="text1"/>
          <w:sz w:val="24"/>
          <w:szCs w:val="24"/>
          <w:lang w:val="en-US" w:eastAsia="pt-BR"/>
        </w:rPr>
        <w:t xml:space="preserve">obtained for the standalone version </w:t>
      </w:r>
      <w:r w:rsidRPr="002F3F8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"author" : [ { "dropping-particle" : "", "family" : "Marin", "given" : "F\u00e1bio Ricardo", "non-dropping-particle" : "", "parse-names" : false, "suffix" : "" } ], "id" : "ITEM-1", "issued" : { "date-parts" : [ [ "2014" ] ] }, "page" : "0-262", "title" : "Universidade de S\u00e3o Paulo Escola Superior de A gricultura \u201c Luiz de Queiroz \u201d Efici\u00eancia de produ\u00e7\u00e3o da cana-de-a\u00e7\u00facar brasileira : estado atual e cen\u00e1rios futuros baseados em simula\u00e7\u00f5es multimodelos F\u00e1bio Ricardo Marin Engenheiro Agr\u00f4nomo Piracicaba \u2013 SP", "type" : "article-journal" }, "uris" : [ "http://www.mendeley.com/documents/?uuid=60bac3e7-2b53-45fc-9cb3-79149ea83224" ] } ], "mendeley" : { "formattedCitation" : "(F\u00e1bio Ricardo Marin 2014)", "plainTextFormattedCitation" : "(F\u00e1bio Ricardo Marin 2014)", "previouslyFormattedCitation" : "(Marin, 2014)" }, "properties" : { "noteIndex" : 0 }, "schema" : "https://github.com/citation-style-language/schema/raw/master/csl-citation.json" }</w:instrText>
      </w:r>
      <w:r w:rsidRPr="002F3F8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(Fábio Ricardo Marin 2014)</w:t>
      </w:r>
      <w:r w:rsidRPr="002F3F83">
        <w:rPr>
          <w:rFonts w:ascii="Times New Roman" w:eastAsia="Times New Roman" w:hAnsi="Times New Roman" w:cs="Times New Roman"/>
          <w:color w:val="000000" w:themeColor="text1"/>
          <w:sz w:val="24"/>
          <w:szCs w:val="24"/>
          <w:lang w:val="en-US" w:eastAsia="pt-BR"/>
        </w:rPr>
        <w:fldChar w:fldCharType="end"/>
      </w:r>
      <w:r w:rsidRPr="00370558">
        <w:rPr>
          <w:rFonts w:ascii="Times New Roman" w:eastAsia="Times New Roman" w:hAnsi="Times New Roman" w:cs="Times New Roman"/>
          <w:color w:val="000000" w:themeColor="text1"/>
          <w:sz w:val="24"/>
          <w:szCs w:val="24"/>
          <w:lang w:val="en-US" w:eastAsia="pt-BR"/>
        </w:rPr>
        <w:t xml:space="preserve">. </w:t>
      </w:r>
      <w:r w:rsidRPr="002F3F83">
        <w:rPr>
          <w:rFonts w:ascii="Times New Roman" w:eastAsia="Times New Roman" w:hAnsi="Times New Roman" w:cs="Times New Roman"/>
          <w:color w:val="000000" w:themeColor="text1"/>
          <w:sz w:val="24"/>
          <w:szCs w:val="24"/>
          <w:lang w:val="en-US" w:eastAsia="pt-BR"/>
        </w:rPr>
        <w:t xml:space="preserve">Although </w:t>
      </w:r>
      <w:r>
        <w:rPr>
          <w:rFonts w:ascii="Times New Roman" w:eastAsia="Times New Roman" w:hAnsi="Times New Roman" w:cs="Times New Roman"/>
          <w:color w:val="000000" w:themeColor="text1"/>
          <w:sz w:val="24"/>
          <w:szCs w:val="24"/>
          <w:lang w:val="en-US" w:eastAsia="pt-BR"/>
        </w:rPr>
        <w:t>LAI results were</w:t>
      </w:r>
      <w:r w:rsidRPr="002F3F83">
        <w:rPr>
          <w:rFonts w:ascii="Times New Roman" w:eastAsia="Times New Roman" w:hAnsi="Times New Roman" w:cs="Times New Roman"/>
          <w:color w:val="000000" w:themeColor="text1"/>
          <w:sz w:val="24"/>
          <w:szCs w:val="24"/>
          <w:lang w:val="en-US" w:eastAsia="pt-BR"/>
        </w:rPr>
        <w:t xml:space="preserve"> not as accurate (</w:t>
      </w:r>
      <w:r>
        <w:rPr>
          <w:rFonts w:ascii="Times New Roman" w:eastAsia="Times New Roman" w:hAnsi="Times New Roman" w:cs="Times New Roman"/>
          <w:color w:val="000000" w:themeColor="text1"/>
          <w:sz w:val="24"/>
          <w:szCs w:val="24"/>
          <w:lang w:val="en-US" w:eastAsia="pt-BR"/>
        </w:rPr>
        <w:fldChar w:fldCharType="begin"/>
      </w:r>
      <w:r>
        <w:rPr>
          <w:rFonts w:ascii="Times New Roman" w:eastAsia="Times New Roman" w:hAnsi="Times New Roman" w:cs="Times New Roman"/>
          <w:color w:val="000000" w:themeColor="text1"/>
          <w:sz w:val="24"/>
          <w:szCs w:val="24"/>
          <w:lang w:val="en-US" w:eastAsia="pt-BR"/>
        </w:rPr>
        <w:instrText xml:space="preserve"> REF _Ref481073981 \h  \* MERGEFORMAT </w:instrText>
      </w:r>
      <w:r>
        <w:rPr>
          <w:rFonts w:ascii="Times New Roman" w:eastAsia="Times New Roman" w:hAnsi="Times New Roman" w:cs="Times New Roman"/>
          <w:color w:val="000000" w:themeColor="text1"/>
          <w:sz w:val="24"/>
          <w:szCs w:val="24"/>
          <w:lang w:val="en-US" w:eastAsia="pt-BR"/>
        </w:rPr>
      </w:r>
      <w:r>
        <w:rPr>
          <w:rFonts w:ascii="Times New Roman" w:eastAsia="Times New Roman" w:hAnsi="Times New Roman" w:cs="Times New Roman"/>
          <w:color w:val="000000" w:themeColor="text1"/>
          <w:sz w:val="24"/>
          <w:szCs w:val="24"/>
          <w:lang w:val="en-US" w:eastAsia="pt-BR"/>
        </w:rPr>
        <w:fldChar w:fldCharType="separate"/>
      </w:r>
      <w:r w:rsidRPr="003D38E8">
        <w:rPr>
          <w:rFonts w:ascii="Times New Roman" w:eastAsia="Times New Roman" w:hAnsi="Times New Roman" w:cs="Times New Roman"/>
          <w:color w:val="000000" w:themeColor="text1"/>
          <w:sz w:val="24"/>
          <w:szCs w:val="24"/>
          <w:lang w:val="en-US" w:eastAsia="pt-BR"/>
        </w:rPr>
        <w:t>Table 6</w:t>
      </w:r>
      <w:r>
        <w:rPr>
          <w:rFonts w:ascii="Times New Roman" w:eastAsia="Times New Roman" w:hAnsi="Times New Roman" w:cs="Times New Roman"/>
          <w:color w:val="000000" w:themeColor="text1"/>
          <w:sz w:val="24"/>
          <w:szCs w:val="24"/>
          <w:lang w:val="en-US" w:eastAsia="pt-BR"/>
        </w:rPr>
        <w:fldChar w:fldCharType="end"/>
      </w:r>
      <w:r>
        <w:rPr>
          <w:rFonts w:ascii="Times New Roman" w:eastAsia="Times New Roman" w:hAnsi="Times New Roman" w:cs="Times New Roman"/>
          <w:color w:val="000000" w:themeColor="text1"/>
          <w:sz w:val="24"/>
          <w:szCs w:val="24"/>
          <w:lang w:val="en-US" w:eastAsia="pt-BR"/>
        </w:rPr>
        <w:t xml:space="preserve">) </w:t>
      </w:r>
      <w:r w:rsidR="00884DD3">
        <w:rPr>
          <w:rFonts w:ascii="Times New Roman" w:eastAsia="Times New Roman" w:hAnsi="Times New Roman" w:cs="Times New Roman"/>
          <w:color w:val="000000" w:themeColor="text1"/>
          <w:sz w:val="24"/>
          <w:szCs w:val="24"/>
          <w:lang w:val="en-US" w:eastAsia="pt-BR"/>
        </w:rPr>
        <w:t>as</w:t>
      </w:r>
      <w:r w:rsidRPr="002F3F83">
        <w:rPr>
          <w:rFonts w:ascii="Times New Roman" w:eastAsia="Times New Roman" w:hAnsi="Times New Roman" w:cs="Times New Roman"/>
          <w:color w:val="000000" w:themeColor="text1"/>
          <w:sz w:val="24"/>
          <w:szCs w:val="24"/>
          <w:lang w:val="en-US" w:eastAsia="pt-BR"/>
        </w:rPr>
        <w:t xml:space="preserve"> other variables</w:t>
      </w:r>
      <w:r w:rsidR="00884DD3">
        <w:rPr>
          <w:rFonts w:ascii="Times New Roman" w:eastAsia="Times New Roman" w:hAnsi="Times New Roman" w:cs="Times New Roman"/>
          <w:color w:val="000000" w:themeColor="text1"/>
          <w:sz w:val="24"/>
          <w:szCs w:val="24"/>
          <w:lang w:val="en-US" w:eastAsia="pt-BR"/>
        </w:rPr>
        <w:t>,</w:t>
      </w:r>
      <w:r w:rsidRPr="002F3F83">
        <w:rPr>
          <w:rFonts w:ascii="Times New Roman" w:eastAsia="Times New Roman" w:hAnsi="Times New Roman" w:cs="Times New Roman"/>
          <w:color w:val="000000" w:themeColor="text1"/>
          <w:sz w:val="24"/>
          <w:szCs w:val="24"/>
          <w:lang w:val="en-US" w:eastAsia="pt-BR"/>
        </w:rPr>
        <w:t xml:space="preserve"> the simulation pattern was reproduced during </w:t>
      </w:r>
      <w:r w:rsidR="00884DD3">
        <w:rPr>
          <w:rFonts w:ascii="Times New Roman" w:eastAsia="Times New Roman" w:hAnsi="Times New Roman" w:cs="Times New Roman"/>
          <w:color w:val="000000" w:themeColor="text1"/>
          <w:sz w:val="24"/>
          <w:szCs w:val="24"/>
          <w:lang w:val="en-US" w:eastAsia="pt-BR"/>
        </w:rPr>
        <w:t xml:space="preserve">the </w:t>
      </w:r>
      <w:r w:rsidRPr="002F3F83">
        <w:rPr>
          <w:rFonts w:ascii="Times New Roman" w:eastAsia="Times New Roman" w:hAnsi="Times New Roman" w:cs="Times New Roman"/>
          <w:color w:val="000000" w:themeColor="text1"/>
          <w:sz w:val="24"/>
          <w:szCs w:val="24"/>
          <w:lang w:val="en-US" w:eastAsia="pt-BR"/>
        </w:rPr>
        <w:t>sea</w:t>
      </w:r>
      <w:r>
        <w:rPr>
          <w:rFonts w:ascii="Times New Roman" w:eastAsia="Times New Roman" w:hAnsi="Times New Roman" w:cs="Times New Roman"/>
          <w:color w:val="000000" w:themeColor="text1"/>
          <w:sz w:val="24"/>
          <w:szCs w:val="24"/>
          <w:lang w:val="en-US" w:eastAsia="pt-BR"/>
        </w:rPr>
        <w:t>son under different conditions.</w:t>
      </w:r>
      <w:r w:rsidR="00A9067F">
        <w:rPr>
          <w:rFonts w:ascii="Times New Roman" w:eastAsia="Times New Roman" w:hAnsi="Times New Roman" w:cs="Times New Roman"/>
          <w:color w:val="000000" w:themeColor="text1"/>
          <w:sz w:val="24"/>
          <w:szCs w:val="24"/>
          <w:lang w:val="en-US" w:eastAsia="pt-BR"/>
        </w:rPr>
        <w:t xml:space="preserve"> In addition, although not evaluated </w:t>
      </w:r>
      <w:r w:rsidR="00884DD3">
        <w:rPr>
          <w:rFonts w:ascii="Times New Roman" w:eastAsia="Times New Roman" w:hAnsi="Times New Roman" w:cs="Times New Roman"/>
          <w:color w:val="000000" w:themeColor="text1"/>
          <w:sz w:val="24"/>
          <w:szCs w:val="24"/>
          <w:lang w:val="en-US" w:eastAsia="pt-BR"/>
        </w:rPr>
        <w:t>at</w:t>
      </w:r>
      <w:r w:rsidR="00A9067F">
        <w:rPr>
          <w:rFonts w:ascii="Times New Roman" w:eastAsia="Times New Roman" w:hAnsi="Times New Roman" w:cs="Times New Roman"/>
          <w:color w:val="000000" w:themeColor="text1"/>
          <w:sz w:val="24"/>
          <w:szCs w:val="24"/>
          <w:lang w:val="en-US" w:eastAsia="pt-BR"/>
        </w:rPr>
        <w:t xml:space="preserve"> other sites, soil water content </w:t>
      </w:r>
      <w:r w:rsidR="00A9067F">
        <w:rPr>
          <w:rFonts w:ascii="Times New Roman" w:eastAsia="Times New Roman" w:hAnsi="Times New Roman" w:cs="Times New Roman"/>
          <w:color w:val="000000" w:themeColor="text1"/>
          <w:sz w:val="24"/>
          <w:szCs w:val="24"/>
          <w:lang w:val="en-US" w:eastAsia="pt-BR"/>
        </w:rPr>
        <w:lastRenderedPageBreak/>
        <w:t xml:space="preserve">simulations were improved by using the numerical solution of </w:t>
      </w:r>
      <w:r w:rsidR="00884DD3">
        <w:rPr>
          <w:rFonts w:ascii="Times New Roman" w:eastAsia="Times New Roman" w:hAnsi="Times New Roman" w:cs="Times New Roman"/>
          <w:color w:val="000000" w:themeColor="text1"/>
          <w:sz w:val="24"/>
          <w:szCs w:val="24"/>
          <w:lang w:val="en-US" w:eastAsia="pt-BR"/>
        </w:rPr>
        <w:t xml:space="preserve">the </w:t>
      </w:r>
      <w:r w:rsidR="00A9067F">
        <w:rPr>
          <w:rFonts w:ascii="Times New Roman" w:eastAsia="Times New Roman" w:hAnsi="Times New Roman" w:cs="Times New Roman"/>
          <w:color w:val="000000" w:themeColor="text1"/>
          <w:sz w:val="24"/>
          <w:szCs w:val="24"/>
          <w:lang w:val="en-US" w:eastAsia="pt-BR"/>
        </w:rPr>
        <w:t>Richards equation from SWAP algorithm.</w:t>
      </w:r>
    </w:p>
    <w:p w14:paraId="61057457" w14:textId="77777777" w:rsidR="009C0E7C" w:rsidRPr="002F3F83" w:rsidRDefault="009C0E7C" w:rsidP="009C0E7C">
      <w:pPr>
        <w:spacing w:after="0" w:line="240" w:lineRule="auto"/>
        <w:ind w:firstLine="720"/>
        <w:jc w:val="both"/>
        <w:rPr>
          <w:rFonts w:ascii="Times New Roman" w:eastAsia="Times New Roman" w:hAnsi="Times New Roman" w:cs="Times New Roman"/>
          <w:color w:val="000000" w:themeColor="text1"/>
          <w:sz w:val="24"/>
          <w:szCs w:val="24"/>
          <w:lang w:val="en-US" w:eastAsia="pt-BR"/>
        </w:rPr>
      </w:pPr>
    </w:p>
    <w:p w14:paraId="294D1E99" w14:textId="724CAA17" w:rsidR="009C0E7C" w:rsidRPr="002F3F83" w:rsidRDefault="009C0E7C" w:rsidP="009C0E7C">
      <w:pPr>
        <w:keepNext/>
        <w:spacing w:after="0" w:line="240" w:lineRule="auto"/>
        <w:jc w:val="both"/>
        <w:rPr>
          <w:rFonts w:ascii="Times New Roman" w:eastAsia="SimSun" w:hAnsi="Times New Roman" w:cs="Times New Roman"/>
          <w:bCs/>
          <w:szCs w:val="18"/>
          <w:lang w:val="en-US" w:eastAsia="zh-CN"/>
        </w:rPr>
      </w:pPr>
      <w:bookmarkStart w:id="569" w:name="_Ref481073981"/>
      <w:r w:rsidRPr="002F3F83">
        <w:rPr>
          <w:rFonts w:ascii="Times New Roman" w:eastAsia="SimSun" w:hAnsi="Times New Roman" w:cs="Times New Roman"/>
          <w:bCs/>
          <w:szCs w:val="18"/>
          <w:lang w:val="en-US" w:eastAsia="zh-CN"/>
        </w:rPr>
        <w:t xml:space="preserve">Table </w:t>
      </w:r>
      <w:r w:rsidRPr="002F3F83">
        <w:rPr>
          <w:rFonts w:ascii="Times New Roman" w:eastAsia="SimSun" w:hAnsi="Times New Roman" w:cs="Times New Roman"/>
          <w:bCs/>
          <w:szCs w:val="18"/>
          <w:lang w:eastAsia="zh-CN"/>
        </w:rPr>
        <w:fldChar w:fldCharType="begin"/>
      </w:r>
      <w:r w:rsidRPr="002F3F83">
        <w:rPr>
          <w:rFonts w:ascii="Times New Roman" w:eastAsia="SimSun" w:hAnsi="Times New Roman" w:cs="Times New Roman"/>
          <w:bCs/>
          <w:szCs w:val="18"/>
          <w:lang w:val="en-US" w:eastAsia="zh-CN"/>
        </w:rPr>
        <w:instrText xml:space="preserve"> SEQ Table \* ARABIC </w:instrText>
      </w:r>
      <w:r w:rsidRPr="002F3F83">
        <w:rPr>
          <w:rFonts w:ascii="Times New Roman" w:eastAsia="SimSun" w:hAnsi="Times New Roman" w:cs="Times New Roman"/>
          <w:bCs/>
          <w:szCs w:val="18"/>
          <w:lang w:eastAsia="zh-CN"/>
        </w:rPr>
        <w:fldChar w:fldCharType="separate"/>
      </w:r>
      <w:r>
        <w:rPr>
          <w:rFonts w:ascii="Times New Roman" w:eastAsia="SimSun" w:hAnsi="Times New Roman" w:cs="Times New Roman"/>
          <w:bCs/>
          <w:noProof/>
          <w:szCs w:val="18"/>
          <w:lang w:val="en-US" w:eastAsia="zh-CN"/>
        </w:rPr>
        <w:t>7</w:t>
      </w:r>
      <w:r w:rsidRPr="002F3F83">
        <w:rPr>
          <w:rFonts w:ascii="Times New Roman" w:eastAsia="SimSun" w:hAnsi="Times New Roman" w:cs="Times New Roman"/>
          <w:bCs/>
          <w:szCs w:val="18"/>
          <w:lang w:eastAsia="zh-CN"/>
        </w:rPr>
        <w:fldChar w:fldCharType="end"/>
      </w:r>
      <w:bookmarkEnd w:id="569"/>
      <w:r w:rsidRPr="002F3F83">
        <w:rPr>
          <w:rFonts w:ascii="Times New Roman" w:eastAsia="SimSun" w:hAnsi="Times New Roman" w:cs="Times New Roman"/>
          <w:bCs/>
          <w:szCs w:val="18"/>
          <w:lang w:val="en-US" w:eastAsia="zh-CN"/>
        </w:rPr>
        <w:t xml:space="preserve">. </w:t>
      </w:r>
      <w:r w:rsidRPr="002F3F83">
        <w:rPr>
          <w:rFonts w:ascii="Times New Roman" w:eastAsia="SimSun" w:hAnsi="Times New Roman" w:cs="Times New Roman"/>
          <w:bCs/>
          <w:noProof/>
          <w:szCs w:val="18"/>
          <w:lang w:val="en-US" w:eastAsia="zh-CN"/>
        </w:rPr>
        <w:t>Statistical indexes of performance for SWAP</w:t>
      </w:r>
      <w:r>
        <w:rPr>
          <w:rFonts w:ascii="Times New Roman" w:eastAsia="SimSun" w:hAnsi="Times New Roman" w:cs="Times New Roman"/>
          <w:bCs/>
          <w:noProof/>
          <w:szCs w:val="18"/>
          <w:lang w:val="en-US" w:eastAsia="zh-CN"/>
        </w:rPr>
        <w:t>-SAMUCA</w:t>
      </w:r>
      <w:r w:rsidRPr="002F3F83">
        <w:rPr>
          <w:rFonts w:ascii="Times New Roman" w:eastAsia="SimSun" w:hAnsi="Times New Roman" w:cs="Times New Roman"/>
          <w:bCs/>
          <w:noProof/>
          <w:szCs w:val="18"/>
          <w:lang w:val="en-US" w:eastAsia="zh-CN"/>
        </w:rPr>
        <w:t xml:space="preserve"> </w:t>
      </w:r>
      <w:r w:rsidR="00884DD3">
        <w:rPr>
          <w:rFonts w:ascii="Times New Roman" w:eastAsia="SimSun" w:hAnsi="Times New Roman" w:cs="Times New Roman"/>
          <w:bCs/>
          <w:noProof/>
          <w:szCs w:val="18"/>
          <w:lang w:val="en-US" w:eastAsia="zh-CN"/>
        </w:rPr>
        <w:t>evaluated for some</w:t>
      </w:r>
      <w:r w:rsidRPr="002F3F83">
        <w:rPr>
          <w:rFonts w:ascii="Times New Roman" w:eastAsia="SimSun" w:hAnsi="Times New Roman" w:cs="Times New Roman"/>
          <w:bCs/>
          <w:noProof/>
          <w:szCs w:val="18"/>
          <w:lang w:val="en-US" w:eastAsia="zh-CN"/>
        </w:rPr>
        <w:t xml:space="preserve"> Brazilian regions</w:t>
      </w:r>
    </w:p>
    <w:tbl>
      <w:tblPr>
        <w:tblW w:w="6600" w:type="dxa"/>
        <w:jc w:val="center"/>
        <w:tblLook w:val="04A0" w:firstRow="1" w:lastRow="0" w:firstColumn="1" w:lastColumn="0" w:noHBand="0" w:noVBand="1"/>
      </w:tblPr>
      <w:tblGrid>
        <w:gridCol w:w="1620"/>
        <w:gridCol w:w="1075"/>
        <w:gridCol w:w="1025"/>
        <w:gridCol w:w="960"/>
        <w:gridCol w:w="960"/>
        <w:gridCol w:w="960"/>
      </w:tblGrid>
      <w:tr w:rsidR="009C0E7C" w:rsidRPr="002F3F83" w14:paraId="1779B100" w14:textId="77777777" w:rsidTr="00884DD3">
        <w:trPr>
          <w:trHeight w:val="290"/>
          <w:jc w:val="center"/>
        </w:trPr>
        <w:tc>
          <w:tcPr>
            <w:tcW w:w="1620" w:type="dxa"/>
            <w:tcBorders>
              <w:top w:val="single" w:sz="4" w:space="0" w:color="auto"/>
              <w:bottom w:val="single" w:sz="4" w:space="0" w:color="auto"/>
            </w:tcBorders>
            <w:shd w:val="clear" w:color="auto" w:fill="auto"/>
            <w:noWrap/>
            <w:vAlign w:val="bottom"/>
            <w:hideMark/>
          </w:tcPr>
          <w:p w14:paraId="0E9BAA21" w14:textId="77777777" w:rsidR="009C0E7C" w:rsidRPr="002F3F83" w:rsidRDefault="009C0E7C" w:rsidP="00243A97">
            <w:pPr>
              <w:spacing w:after="0" w:line="240" w:lineRule="auto"/>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Variable</w:t>
            </w:r>
          </w:p>
        </w:tc>
        <w:tc>
          <w:tcPr>
            <w:tcW w:w="1075" w:type="dxa"/>
            <w:tcBorders>
              <w:top w:val="single" w:sz="4" w:space="0" w:color="auto"/>
              <w:bottom w:val="single" w:sz="4" w:space="0" w:color="auto"/>
            </w:tcBorders>
            <w:shd w:val="clear" w:color="auto" w:fill="auto"/>
            <w:noWrap/>
            <w:vAlign w:val="bottom"/>
            <w:hideMark/>
          </w:tcPr>
          <w:p w14:paraId="04DA5F9A" w14:textId="77777777" w:rsidR="009C0E7C" w:rsidRPr="002F3F83" w:rsidRDefault="009C0E7C" w:rsidP="00243A97">
            <w:pPr>
              <w:spacing w:after="0" w:line="240" w:lineRule="auto"/>
              <w:jc w:val="center"/>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Units</w:t>
            </w:r>
          </w:p>
        </w:tc>
        <w:tc>
          <w:tcPr>
            <w:tcW w:w="1025" w:type="dxa"/>
            <w:tcBorders>
              <w:top w:val="single" w:sz="4" w:space="0" w:color="auto"/>
              <w:bottom w:val="single" w:sz="4" w:space="0" w:color="auto"/>
            </w:tcBorders>
            <w:shd w:val="clear" w:color="auto" w:fill="auto"/>
            <w:noWrap/>
            <w:vAlign w:val="bottom"/>
            <w:hideMark/>
          </w:tcPr>
          <w:p w14:paraId="48923F7B" w14:textId="77777777" w:rsidR="009C0E7C" w:rsidRPr="002F3F83" w:rsidRDefault="009C0E7C" w:rsidP="00243A97">
            <w:pPr>
              <w:spacing w:after="0" w:line="240" w:lineRule="auto"/>
              <w:jc w:val="center"/>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Bias</w:t>
            </w:r>
          </w:p>
        </w:tc>
        <w:tc>
          <w:tcPr>
            <w:tcW w:w="960" w:type="dxa"/>
            <w:tcBorders>
              <w:top w:val="single" w:sz="4" w:space="0" w:color="auto"/>
              <w:bottom w:val="single" w:sz="4" w:space="0" w:color="auto"/>
            </w:tcBorders>
            <w:shd w:val="clear" w:color="auto" w:fill="auto"/>
            <w:noWrap/>
            <w:vAlign w:val="bottom"/>
            <w:hideMark/>
          </w:tcPr>
          <w:p w14:paraId="2D9A35CA" w14:textId="77777777" w:rsidR="009C0E7C" w:rsidRPr="002F3F83" w:rsidRDefault="009C0E7C" w:rsidP="00243A97">
            <w:pPr>
              <w:spacing w:after="0" w:line="240" w:lineRule="auto"/>
              <w:jc w:val="center"/>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RMSE</w:t>
            </w:r>
          </w:p>
        </w:tc>
        <w:tc>
          <w:tcPr>
            <w:tcW w:w="960" w:type="dxa"/>
            <w:tcBorders>
              <w:top w:val="single" w:sz="4" w:space="0" w:color="auto"/>
              <w:bottom w:val="single" w:sz="4" w:space="0" w:color="auto"/>
            </w:tcBorders>
            <w:shd w:val="clear" w:color="auto" w:fill="auto"/>
            <w:noWrap/>
            <w:vAlign w:val="bottom"/>
            <w:hideMark/>
          </w:tcPr>
          <w:p w14:paraId="100E53A3" w14:textId="77777777" w:rsidR="009C0E7C" w:rsidRPr="002F3F83" w:rsidRDefault="009C0E7C" w:rsidP="00243A97">
            <w:pPr>
              <w:spacing w:after="0" w:line="240" w:lineRule="auto"/>
              <w:jc w:val="center"/>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d</w:t>
            </w:r>
          </w:p>
        </w:tc>
        <w:tc>
          <w:tcPr>
            <w:tcW w:w="960" w:type="dxa"/>
            <w:tcBorders>
              <w:top w:val="single" w:sz="4" w:space="0" w:color="auto"/>
              <w:bottom w:val="single" w:sz="4" w:space="0" w:color="auto"/>
            </w:tcBorders>
            <w:shd w:val="clear" w:color="auto" w:fill="auto"/>
            <w:noWrap/>
            <w:vAlign w:val="bottom"/>
            <w:hideMark/>
          </w:tcPr>
          <w:p w14:paraId="10AB521C" w14:textId="77777777" w:rsidR="009C0E7C" w:rsidRPr="002F3F83" w:rsidRDefault="009C0E7C" w:rsidP="00243A97">
            <w:pPr>
              <w:spacing w:after="0" w:line="240" w:lineRule="auto"/>
              <w:jc w:val="center"/>
              <w:rPr>
                <w:rFonts w:ascii="Times New Roman" w:eastAsia="Times New Roman" w:hAnsi="Times New Roman" w:cs="Times New Roman"/>
                <w:b/>
                <w:bCs/>
                <w:color w:val="000000"/>
                <w:sz w:val="20"/>
                <w:szCs w:val="20"/>
                <w:lang w:val="en-US"/>
              </w:rPr>
            </w:pPr>
            <w:r w:rsidRPr="002F3F83">
              <w:rPr>
                <w:rFonts w:ascii="Times New Roman" w:eastAsia="Times New Roman" w:hAnsi="Times New Roman" w:cs="Times New Roman"/>
                <w:b/>
                <w:bCs/>
                <w:color w:val="000000"/>
                <w:sz w:val="20"/>
                <w:szCs w:val="20"/>
                <w:lang w:val="en-US"/>
              </w:rPr>
              <w:t>r</w:t>
            </w:r>
            <w:r w:rsidRPr="002F3F83">
              <w:rPr>
                <w:rFonts w:ascii="Times New Roman" w:eastAsia="Times New Roman" w:hAnsi="Times New Roman" w:cs="Times New Roman"/>
                <w:b/>
                <w:bCs/>
                <w:color w:val="000000"/>
                <w:sz w:val="20"/>
                <w:szCs w:val="20"/>
                <w:vertAlign w:val="superscript"/>
                <w:lang w:val="en-US"/>
              </w:rPr>
              <w:t>2</w:t>
            </w:r>
          </w:p>
        </w:tc>
      </w:tr>
      <w:tr w:rsidR="009C0E7C" w:rsidRPr="002F3F83" w14:paraId="0439F8A5" w14:textId="77777777" w:rsidTr="00884DD3">
        <w:trPr>
          <w:trHeight w:val="290"/>
          <w:jc w:val="center"/>
        </w:trPr>
        <w:tc>
          <w:tcPr>
            <w:tcW w:w="1620" w:type="dxa"/>
            <w:tcBorders>
              <w:top w:val="single" w:sz="4" w:space="0" w:color="auto"/>
            </w:tcBorders>
            <w:shd w:val="clear" w:color="auto" w:fill="auto"/>
            <w:noWrap/>
            <w:vAlign w:val="bottom"/>
            <w:hideMark/>
          </w:tcPr>
          <w:p w14:paraId="328802A6"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Stalk Dry Mass</w:t>
            </w:r>
          </w:p>
        </w:tc>
        <w:tc>
          <w:tcPr>
            <w:tcW w:w="1075" w:type="dxa"/>
            <w:tcBorders>
              <w:top w:val="single" w:sz="4" w:space="0" w:color="auto"/>
            </w:tcBorders>
            <w:shd w:val="clear" w:color="auto" w:fill="auto"/>
            <w:noWrap/>
            <w:vAlign w:val="bottom"/>
            <w:hideMark/>
          </w:tcPr>
          <w:p w14:paraId="26DA763E"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t ha</w:t>
            </w:r>
            <w:r w:rsidRPr="002F3F83">
              <w:rPr>
                <w:rFonts w:ascii="Times New Roman" w:eastAsia="Times New Roman" w:hAnsi="Times New Roman" w:cs="Times New Roman"/>
                <w:color w:val="000000"/>
                <w:sz w:val="20"/>
                <w:szCs w:val="20"/>
                <w:vertAlign w:val="superscript"/>
                <w:lang w:val="en-US"/>
              </w:rPr>
              <w:t>-1</w:t>
            </w:r>
          </w:p>
        </w:tc>
        <w:tc>
          <w:tcPr>
            <w:tcW w:w="1025" w:type="dxa"/>
            <w:tcBorders>
              <w:top w:val="single" w:sz="4" w:space="0" w:color="auto"/>
            </w:tcBorders>
            <w:shd w:val="clear" w:color="auto" w:fill="auto"/>
            <w:noWrap/>
            <w:vAlign w:val="bottom"/>
            <w:hideMark/>
          </w:tcPr>
          <w:p w14:paraId="25F6FD7E"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2.95</w:t>
            </w:r>
          </w:p>
        </w:tc>
        <w:tc>
          <w:tcPr>
            <w:tcW w:w="960" w:type="dxa"/>
            <w:tcBorders>
              <w:top w:val="single" w:sz="4" w:space="0" w:color="auto"/>
            </w:tcBorders>
            <w:shd w:val="clear" w:color="auto" w:fill="auto"/>
            <w:noWrap/>
            <w:vAlign w:val="bottom"/>
            <w:hideMark/>
          </w:tcPr>
          <w:p w14:paraId="0F67A3DE"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3.44</w:t>
            </w:r>
          </w:p>
        </w:tc>
        <w:tc>
          <w:tcPr>
            <w:tcW w:w="960" w:type="dxa"/>
            <w:tcBorders>
              <w:top w:val="single" w:sz="4" w:space="0" w:color="auto"/>
            </w:tcBorders>
            <w:shd w:val="clear" w:color="auto" w:fill="auto"/>
            <w:noWrap/>
            <w:vAlign w:val="bottom"/>
            <w:hideMark/>
          </w:tcPr>
          <w:p w14:paraId="16062E01"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0.93</w:t>
            </w:r>
          </w:p>
        </w:tc>
        <w:tc>
          <w:tcPr>
            <w:tcW w:w="960" w:type="dxa"/>
            <w:tcBorders>
              <w:top w:val="single" w:sz="4" w:space="0" w:color="auto"/>
            </w:tcBorders>
            <w:shd w:val="clear" w:color="auto" w:fill="auto"/>
            <w:noWrap/>
            <w:vAlign w:val="bottom"/>
            <w:hideMark/>
          </w:tcPr>
          <w:p w14:paraId="061F923E"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0.93</w:t>
            </w:r>
          </w:p>
        </w:tc>
      </w:tr>
      <w:tr w:rsidR="009C0E7C" w:rsidRPr="002F3F83" w14:paraId="7F9D5C2B" w14:textId="77777777" w:rsidTr="00884DD3">
        <w:trPr>
          <w:trHeight w:val="290"/>
          <w:jc w:val="center"/>
        </w:trPr>
        <w:tc>
          <w:tcPr>
            <w:tcW w:w="1620" w:type="dxa"/>
            <w:shd w:val="clear" w:color="auto" w:fill="auto"/>
            <w:noWrap/>
            <w:vAlign w:val="bottom"/>
            <w:hideMark/>
          </w:tcPr>
          <w:p w14:paraId="3F04742F"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Stalk Fresh Mass</w:t>
            </w:r>
          </w:p>
        </w:tc>
        <w:tc>
          <w:tcPr>
            <w:tcW w:w="1075" w:type="dxa"/>
            <w:shd w:val="clear" w:color="auto" w:fill="auto"/>
            <w:noWrap/>
            <w:vAlign w:val="bottom"/>
            <w:hideMark/>
          </w:tcPr>
          <w:p w14:paraId="28EA094A"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t ha</w:t>
            </w:r>
            <w:r w:rsidRPr="002F3F83">
              <w:rPr>
                <w:rFonts w:ascii="Times New Roman" w:eastAsia="Times New Roman" w:hAnsi="Times New Roman" w:cs="Times New Roman"/>
                <w:color w:val="000000"/>
                <w:sz w:val="20"/>
                <w:szCs w:val="20"/>
                <w:vertAlign w:val="superscript"/>
                <w:lang w:val="en-US"/>
              </w:rPr>
              <w:t>-1</w:t>
            </w:r>
          </w:p>
        </w:tc>
        <w:tc>
          <w:tcPr>
            <w:tcW w:w="1025" w:type="dxa"/>
            <w:shd w:val="clear" w:color="auto" w:fill="auto"/>
            <w:noWrap/>
            <w:vAlign w:val="bottom"/>
            <w:hideMark/>
          </w:tcPr>
          <w:p w14:paraId="35732A09"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-0.21</w:t>
            </w:r>
          </w:p>
        </w:tc>
        <w:tc>
          <w:tcPr>
            <w:tcW w:w="960" w:type="dxa"/>
            <w:shd w:val="clear" w:color="auto" w:fill="auto"/>
            <w:noWrap/>
            <w:vAlign w:val="bottom"/>
            <w:hideMark/>
          </w:tcPr>
          <w:p w14:paraId="1E20600E"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24.06</w:t>
            </w:r>
          </w:p>
        </w:tc>
        <w:tc>
          <w:tcPr>
            <w:tcW w:w="960" w:type="dxa"/>
            <w:shd w:val="clear" w:color="auto" w:fill="auto"/>
            <w:noWrap/>
            <w:vAlign w:val="bottom"/>
            <w:hideMark/>
          </w:tcPr>
          <w:p w14:paraId="5B11C92F"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0.95</w:t>
            </w:r>
          </w:p>
        </w:tc>
        <w:tc>
          <w:tcPr>
            <w:tcW w:w="960" w:type="dxa"/>
            <w:shd w:val="clear" w:color="auto" w:fill="auto"/>
            <w:noWrap/>
            <w:vAlign w:val="bottom"/>
            <w:hideMark/>
          </w:tcPr>
          <w:p w14:paraId="545FF095"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0.83</w:t>
            </w:r>
          </w:p>
        </w:tc>
      </w:tr>
      <w:tr w:rsidR="009C0E7C" w:rsidRPr="002F3F83" w14:paraId="1D2CBA69" w14:textId="77777777" w:rsidTr="00884DD3">
        <w:trPr>
          <w:trHeight w:val="290"/>
          <w:jc w:val="center"/>
        </w:trPr>
        <w:tc>
          <w:tcPr>
            <w:tcW w:w="1620" w:type="dxa"/>
            <w:shd w:val="clear" w:color="auto" w:fill="auto"/>
            <w:noWrap/>
            <w:vAlign w:val="bottom"/>
            <w:hideMark/>
          </w:tcPr>
          <w:p w14:paraId="52E5C7DE"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POL</w:t>
            </w:r>
          </w:p>
        </w:tc>
        <w:tc>
          <w:tcPr>
            <w:tcW w:w="1075" w:type="dxa"/>
            <w:shd w:val="clear" w:color="auto" w:fill="auto"/>
            <w:noWrap/>
            <w:vAlign w:val="bottom"/>
            <w:hideMark/>
          </w:tcPr>
          <w:p w14:paraId="54317F5E" w14:textId="55328585"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w:t>
            </w:r>
          </w:p>
        </w:tc>
        <w:tc>
          <w:tcPr>
            <w:tcW w:w="1025" w:type="dxa"/>
            <w:shd w:val="clear" w:color="auto" w:fill="auto"/>
            <w:noWrap/>
            <w:vAlign w:val="bottom"/>
            <w:hideMark/>
          </w:tcPr>
          <w:p w14:paraId="09F00C53"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-0.20</w:t>
            </w:r>
          </w:p>
        </w:tc>
        <w:tc>
          <w:tcPr>
            <w:tcW w:w="960" w:type="dxa"/>
            <w:shd w:val="clear" w:color="auto" w:fill="auto"/>
            <w:noWrap/>
            <w:vAlign w:val="bottom"/>
            <w:hideMark/>
          </w:tcPr>
          <w:p w14:paraId="59157117"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1.49</w:t>
            </w:r>
          </w:p>
        </w:tc>
        <w:tc>
          <w:tcPr>
            <w:tcW w:w="960" w:type="dxa"/>
            <w:shd w:val="clear" w:color="auto" w:fill="auto"/>
            <w:noWrap/>
            <w:vAlign w:val="bottom"/>
            <w:hideMark/>
          </w:tcPr>
          <w:p w14:paraId="26A06E40" w14:textId="1B56EAF8" w:rsidR="009C0E7C" w:rsidRPr="002F3F83" w:rsidRDefault="00A9067F" w:rsidP="00243A97">
            <w:pPr>
              <w:spacing w:after="0" w:line="240" w:lineRule="auto"/>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0.95</w:t>
            </w:r>
          </w:p>
        </w:tc>
        <w:tc>
          <w:tcPr>
            <w:tcW w:w="960" w:type="dxa"/>
            <w:shd w:val="clear" w:color="auto" w:fill="auto"/>
            <w:noWrap/>
            <w:vAlign w:val="bottom"/>
            <w:hideMark/>
          </w:tcPr>
          <w:p w14:paraId="73B2607E" w14:textId="7B60A806" w:rsidR="009C0E7C" w:rsidRPr="002F3F83" w:rsidRDefault="00A9067F" w:rsidP="00243A97">
            <w:pPr>
              <w:spacing w:after="0" w:line="240" w:lineRule="auto"/>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0.85</w:t>
            </w:r>
          </w:p>
        </w:tc>
      </w:tr>
      <w:tr w:rsidR="009C0E7C" w:rsidRPr="002F3F83" w14:paraId="6E7283FD" w14:textId="77777777" w:rsidTr="00884DD3">
        <w:trPr>
          <w:trHeight w:val="290"/>
          <w:jc w:val="center"/>
        </w:trPr>
        <w:tc>
          <w:tcPr>
            <w:tcW w:w="1620" w:type="dxa"/>
            <w:shd w:val="clear" w:color="auto" w:fill="auto"/>
            <w:noWrap/>
            <w:vAlign w:val="bottom"/>
            <w:hideMark/>
          </w:tcPr>
          <w:p w14:paraId="57F812B4"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LAI</w:t>
            </w:r>
          </w:p>
        </w:tc>
        <w:tc>
          <w:tcPr>
            <w:tcW w:w="1075" w:type="dxa"/>
            <w:shd w:val="clear" w:color="auto" w:fill="auto"/>
            <w:noWrap/>
            <w:vAlign w:val="bottom"/>
            <w:hideMark/>
          </w:tcPr>
          <w:p w14:paraId="62F264F2"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m</w:t>
            </w:r>
            <w:r w:rsidRPr="00884DD3">
              <w:rPr>
                <w:rFonts w:ascii="Times New Roman" w:eastAsia="Times New Roman" w:hAnsi="Times New Roman" w:cs="Times New Roman"/>
                <w:color w:val="000000"/>
                <w:sz w:val="20"/>
                <w:szCs w:val="20"/>
                <w:vertAlign w:val="superscript"/>
                <w:lang w:val="en-US"/>
              </w:rPr>
              <w:t>2</w:t>
            </w:r>
            <w:r w:rsidRPr="002F3F83">
              <w:rPr>
                <w:rFonts w:ascii="Times New Roman" w:eastAsia="Times New Roman" w:hAnsi="Times New Roman" w:cs="Times New Roman"/>
                <w:color w:val="000000"/>
                <w:sz w:val="20"/>
                <w:szCs w:val="20"/>
                <w:lang w:val="en-US"/>
              </w:rPr>
              <w:t xml:space="preserve"> m</w:t>
            </w:r>
            <w:r w:rsidRPr="002F3F83">
              <w:rPr>
                <w:rFonts w:ascii="Times New Roman" w:eastAsia="Times New Roman" w:hAnsi="Times New Roman" w:cs="Times New Roman"/>
                <w:color w:val="000000"/>
                <w:sz w:val="20"/>
                <w:szCs w:val="20"/>
                <w:vertAlign w:val="superscript"/>
                <w:lang w:val="en-US"/>
              </w:rPr>
              <w:t>-2</w:t>
            </w:r>
          </w:p>
        </w:tc>
        <w:tc>
          <w:tcPr>
            <w:tcW w:w="1025" w:type="dxa"/>
            <w:shd w:val="clear" w:color="auto" w:fill="auto"/>
            <w:noWrap/>
            <w:vAlign w:val="bottom"/>
            <w:hideMark/>
          </w:tcPr>
          <w:p w14:paraId="081784CA"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-0.23</w:t>
            </w:r>
          </w:p>
        </w:tc>
        <w:tc>
          <w:tcPr>
            <w:tcW w:w="960" w:type="dxa"/>
            <w:shd w:val="clear" w:color="auto" w:fill="auto"/>
            <w:noWrap/>
            <w:vAlign w:val="bottom"/>
            <w:hideMark/>
          </w:tcPr>
          <w:p w14:paraId="094DE9F1"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0.85</w:t>
            </w:r>
          </w:p>
        </w:tc>
        <w:tc>
          <w:tcPr>
            <w:tcW w:w="960" w:type="dxa"/>
            <w:shd w:val="clear" w:color="auto" w:fill="auto"/>
            <w:noWrap/>
            <w:vAlign w:val="bottom"/>
            <w:hideMark/>
          </w:tcPr>
          <w:p w14:paraId="0D146AA4"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0.64</w:t>
            </w:r>
          </w:p>
        </w:tc>
        <w:tc>
          <w:tcPr>
            <w:tcW w:w="960" w:type="dxa"/>
            <w:shd w:val="clear" w:color="auto" w:fill="auto"/>
            <w:noWrap/>
            <w:vAlign w:val="bottom"/>
            <w:hideMark/>
          </w:tcPr>
          <w:p w14:paraId="634BCFDF"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0.18</w:t>
            </w:r>
          </w:p>
        </w:tc>
      </w:tr>
      <w:tr w:rsidR="009C0E7C" w:rsidRPr="002F3F83" w14:paraId="16AE2E22" w14:textId="77777777" w:rsidTr="00884DD3">
        <w:trPr>
          <w:trHeight w:val="290"/>
          <w:jc w:val="center"/>
        </w:trPr>
        <w:tc>
          <w:tcPr>
            <w:tcW w:w="1620" w:type="dxa"/>
            <w:shd w:val="clear" w:color="auto" w:fill="auto"/>
            <w:noWrap/>
            <w:vAlign w:val="bottom"/>
            <w:hideMark/>
          </w:tcPr>
          <w:p w14:paraId="3A3E62EB"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Tillering</w:t>
            </w:r>
          </w:p>
        </w:tc>
        <w:tc>
          <w:tcPr>
            <w:tcW w:w="1075" w:type="dxa"/>
            <w:shd w:val="clear" w:color="auto" w:fill="auto"/>
            <w:noWrap/>
            <w:vAlign w:val="bottom"/>
            <w:hideMark/>
          </w:tcPr>
          <w:p w14:paraId="06659B54"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tillers m</w:t>
            </w:r>
            <w:r w:rsidRPr="002F3F83">
              <w:rPr>
                <w:rFonts w:ascii="Times New Roman" w:eastAsia="Times New Roman" w:hAnsi="Times New Roman" w:cs="Times New Roman"/>
                <w:color w:val="000000"/>
                <w:sz w:val="20"/>
                <w:szCs w:val="20"/>
                <w:vertAlign w:val="superscript"/>
                <w:lang w:val="en-US"/>
              </w:rPr>
              <w:t>-2</w:t>
            </w:r>
          </w:p>
        </w:tc>
        <w:tc>
          <w:tcPr>
            <w:tcW w:w="1025" w:type="dxa"/>
            <w:shd w:val="clear" w:color="auto" w:fill="auto"/>
            <w:noWrap/>
            <w:vAlign w:val="bottom"/>
            <w:hideMark/>
          </w:tcPr>
          <w:p w14:paraId="0304A3B6"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0.46</w:t>
            </w:r>
          </w:p>
        </w:tc>
        <w:tc>
          <w:tcPr>
            <w:tcW w:w="960" w:type="dxa"/>
            <w:shd w:val="clear" w:color="auto" w:fill="auto"/>
            <w:noWrap/>
            <w:vAlign w:val="bottom"/>
            <w:hideMark/>
          </w:tcPr>
          <w:p w14:paraId="64092773"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3.26</w:t>
            </w:r>
          </w:p>
        </w:tc>
        <w:tc>
          <w:tcPr>
            <w:tcW w:w="960" w:type="dxa"/>
            <w:shd w:val="clear" w:color="auto" w:fill="auto"/>
            <w:noWrap/>
            <w:vAlign w:val="bottom"/>
            <w:hideMark/>
          </w:tcPr>
          <w:p w14:paraId="4E3B58AC"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0.89</w:t>
            </w:r>
          </w:p>
        </w:tc>
        <w:tc>
          <w:tcPr>
            <w:tcW w:w="960" w:type="dxa"/>
            <w:shd w:val="clear" w:color="auto" w:fill="auto"/>
            <w:noWrap/>
            <w:vAlign w:val="bottom"/>
            <w:hideMark/>
          </w:tcPr>
          <w:p w14:paraId="55C58C8F"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0.67</w:t>
            </w:r>
          </w:p>
        </w:tc>
      </w:tr>
      <w:tr w:rsidR="009C0E7C" w:rsidRPr="002F3F83" w14:paraId="28B7AA5E" w14:textId="77777777" w:rsidTr="00884DD3">
        <w:trPr>
          <w:trHeight w:val="290"/>
          <w:jc w:val="center"/>
        </w:trPr>
        <w:tc>
          <w:tcPr>
            <w:tcW w:w="1620" w:type="dxa"/>
            <w:tcBorders>
              <w:bottom w:val="single" w:sz="4" w:space="0" w:color="auto"/>
            </w:tcBorders>
            <w:shd w:val="clear" w:color="auto" w:fill="auto"/>
            <w:noWrap/>
            <w:vAlign w:val="bottom"/>
            <w:hideMark/>
          </w:tcPr>
          <w:p w14:paraId="332C7C35" w14:textId="77777777" w:rsidR="009C0E7C" w:rsidRPr="002F3F83" w:rsidRDefault="009C0E7C" w:rsidP="00243A97">
            <w:pPr>
              <w:spacing w:after="0" w:line="240" w:lineRule="auto"/>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Height</w:t>
            </w:r>
          </w:p>
        </w:tc>
        <w:tc>
          <w:tcPr>
            <w:tcW w:w="1075" w:type="dxa"/>
            <w:tcBorders>
              <w:bottom w:val="single" w:sz="4" w:space="0" w:color="auto"/>
            </w:tcBorders>
            <w:shd w:val="clear" w:color="auto" w:fill="auto"/>
            <w:noWrap/>
            <w:vAlign w:val="bottom"/>
            <w:hideMark/>
          </w:tcPr>
          <w:p w14:paraId="4CA5DD63"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m</w:t>
            </w:r>
          </w:p>
        </w:tc>
        <w:tc>
          <w:tcPr>
            <w:tcW w:w="1025" w:type="dxa"/>
            <w:tcBorders>
              <w:bottom w:val="single" w:sz="4" w:space="0" w:color="auto"/>
            </w:tcBorders>
            <w:shd w:val="clear" w:color="auto" w:fill="auto"/>
            <w:noWrap/>
            <w:vAlign w:val="bottom"/>
            <w:hideMark/>
          </w:tcPr>
          <w:p w14:paraId="122AFA88"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0.03</w:t>
            </w:r>
          </w:p>
        </w:tc>
        <w:tc>
          <w:tcPr>
            <w:tcW w:w="960" w:type="dxa"/>
            <w:tcBorders>
              <w:bottom w:val="single" w:sz="4" w:space="0" w:color="auto"/>
            </w:tcBorders>
            <w:shd w:val="clear" w:color="auto" w:fill="auto"/>
            <w:noWrap/>
            <w:vAlign w:val="bottom"/>
            <w:hideMark/>
          </w:tcPr>
          <w:p w14:paraId="15D9E589"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0.23</w:t>
            </w:r>
          </w:p>
        </w:tc>
        <w:tc>
          <w:tcPr>
            <w:tcW w:w="960" w:type="dxa"/>
            <w:tcBorders>
              <w:bottom w:val="single" w:sz="4" w:space="0" w:color="auto"/>
            </w:tcBorders>
            <w:shd w:val="clear" w:color="auto" w:fill="auto"/>
            <w:noWrap/>
            <w:vAlign w:val="bottom"/>
            <w:hideMark/>
          </w:tcPr>
          <w:p w14:paraId="63478019"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0.95</w:t>
            </w:r>
          </w:p>
        </w:tc>
        <w:tc>
          <w:tcPr>
            <w:tcW w:w="960" w:type="dxa"/>
            <w:tcBorders>
              <w:bottom w:val="single" w:sz="4" w:space="0" w:color="auto"/>
            </w:tcBorders>
            <w:shd w:val="clear" w:color="auto" w:fill="auto"/>
            <w:noWrap/>
            <w:vAlign w:val="bottom"/>
            <w:hideMark/>
          </w:tcPr>
          <w:p w14:paraId="490A3C49" w14:textId="77777777" w:rsidR="009C0E7C" w:rsidRPr="002F3F83" w:rsidRDefault="009C0E7C" w:rsidP="00243A97">
            <w:pPr>
              <w:spacing w:after="0" w:line="240" w:lineRule="auto"/>
              <w:jc w:val="center"/>
              <w:rPr>
                <w:rFonts w:ascii="Times New Roman" w:eastAsia="Times New Roman" w:hAnsi="Times New Roman" w:cs="Times New Roman"/>
                <w:color w:val="000000"/>
                <w:sz w:val="20"/>
                <w:szCs w:val="20"/>
                <w:lang w:val="en-US"/>
              </w:rPr>
            </w:pPr>
            <w:r w:rsidRPr="002F3F83">
              <w:rPr>
                <w:rFonts w:ascii="Times New Roman" w:eastAsia="Times New Roman" w:hAnsi="Times New Roman" w:cs="Times New Roman"/>
                <w:color w:val="000000"/>
                <w:sz w:val="20"/>
                <w:szCs w:val="20"/>
                <w:lang w:val="en-US"/>
              </w:rPr>
              <w:t>0.88</w:t>
            </w:r>
          </w:p>
        </w:tc>
      </w:tr>
    </w:tbl>
    <w:p w14:paraId="76071136" w14:textId="77777777" w:rsidR="009C0E7C" w:rsidRDefault="009C0E7C" w:rsidP="00322BA5">
      <w:pPr>
        <w:spacing w:after="0" w:line="480" w:lineRule="auto"/>
        <w:ind w:firstLine="720"/>
        <w:jc w:val="both"/>
        <w:rPr>
          <w:rFonts w:ascii="Times New Roman" w:eastAsia="Times New Roman" w:hAnsi="Times New Roman" w:cs="Times New Roman"/>
          <w:color w:val="000000" w:themeColor="text1"/>
          <w:sz w:val="24"/>
          <w:szCs w:val="24"/>
          <w:lang w:val="en-US" w:eastAsia="pt-BR"/>
        </w:rPr>
      </w:pPr>
    </w:p>
    <w:p w14:paraId="57FA118E" w14:textId="04BB2AE9" w:rsidR="00047DE9" w:rsidRDefault="00652D6E" w:rsidP="00047DE9">
      <w:pPr>
        <w:spacing w:after="0" w:line="480" w:lineRule="auto"/>
        <w:ind w:firstLine="720"/>
        <w:jc w:val="both"/>
        <w:rPr>
          <w:rFonts w:ascii="Times New Roman" w:eastAsia="Times New Roman" w:hAnsi="Times New Roman" w:cs="Times New Roman"/>
          <w:color w:val="000000" w:themeColor="text1"/>
          <w:sz w:val="24"/>
          <w:szCs w:val="24"/>
          <w:lang w:val="en-US" w:eastAsia="pt-BR"/>
        </w:rPr>
      </w:pPr>
      <w:commentRangeStart w:id="570"/>
      <w:r>
        <w:rPr>
          <w:rFonts w:ascii="Times New Roman" w:eastAsia="Times New Roman" w:hAnsi="Times New Roman" w:cs="Times New Roman"/>
          <w:color w:val="000000" w:themeColor="text1"/>
          <w:sz w:val="24"/>
          <w:szCs w:val="24"/>
          <w:lang w:val="en-US" w:eastAsia="pt-BR"/>
        </w:rPr>
        <w:t>Besides</w:t>
      </w:r>
      <w:commentRangeEnd w:id="570"/>
      <w:r w:rsidR="00403F75">
        <w:rPr>
          <w:rStyle w:val="Refdecomentrio"/>
        </w:rPr>
        <w:commentReference w:id="570"/>
      </w:r>
      <w:r>
        <w:rPr>
          <w:rFonts w:ascii="Times New Roman" w:eastAsia="Times New Roman" w:hAnsi="Times New Roman" w:cs="Times New Roman"/>
          <w:color w:val="000000" w:themeColor="text1"/>
          <w:sz w:val="24"/>
          <w:szCs w:val="24"/>
          <w:lang w:val="en-US" w:eastAsia="pt-BR"/>
        </w:rPr>
        <w:t xml:space="preserve"> soil water relations, SWAP has </w:t>
      </w:r>
      <w:r w:rsidR="00884DD3">
        <w:rPr>
          <w:rFonts w:ascii="Times New Roman" w:eastAsia="Times New Roman" w:hAnsi="Times New Roman" w:cs="Times New Roman"/>
          <w:color w:val="000000" w:themeColor="text1"/>
          <w:sz w:val="24"/>
          <w:szCs w:val="24"/>
          <w:lang w:val="en-US" w:eastAsia="pt-BR"/>
        </w:rPr>
        <w:t xml:space="preserve">also </w:t>
      </w:r>
      <w:r>
        <w:rPr>
          <w:rFonts w:ascii="Times New Roman" w:eastAsia="Times New Roman" w:hAnsi="Times New Roman" w:cs="Times New Roman"/>
          <w:color w:val="000000" w:themeColor="text1"/>
          <w:sz w:val="24"/>
          <w:szCs w:val="24"/>
          <w:lang w:val="en-US" w:eastAsia="pt-BR"/>
        </w:rPr>
        <w:t xml:space="preserve">been used for solute transport simulation and soil salinization studies </w:t>
      </w:r>
      <w:r>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"10.1016/j.mcm.2010.11.014", "ISBN" : "0895-7177", "ISSN" : "08957177", "abstract" : "The agro-hydrological Soil-Water-Atmosphere-Plant (SWAP) model was calibrated and validated to simulate water-salt transport based on field experiments in an arid region of China. The simulation results show lower soil water content but higher salt concentration under deficit irrigation. Soil water and salinity below 95 cm at 80% evapotranspiration (ETc) treatments and 65 cm at 60% ETc treatments were hardly affected by irrigation. With deficit irrigation, the maximum water uptake and salt accumulated layer moved upward. The SWAP model was also used to predict long-term deficit irrigation with saline water. The salinization process reached equilibrium after utilization of saline water for a few years. In summary, the numerical model proves to be a useful tool for studying water-salt transport under different scenarios and for evaluating irrigation practices for a long period. ?? 2010.", "author" : [ { "dropping-particle" : "", "family" : "Jiang", "given" : "Jing", "non-dropping-particle" : "", "parse-names" : false, "suffix" : "" }, { "dropping-particle" : "", "family" : "Feng", "given" : "Shaoyuan", "non-dropping-particle" : "", "parse-names" : false, "suffix" : "" }, { "dropping-particle" : "", "family" : "Huo", "given" : "Zailin", "non-dropping-particle" : "", "parse-names" : false, "suffix" : "" }, { "dropping-particle" : "", "family" : "Zhao", "given" : "Zhicai", "non-dropping-particle" : "", "parse-names" : false, "suffix" : "" }, { "dropping-particle" : "", "family" : "Jia", "given" : "Bin", "non-dropping-particle" : "", "parse-names" : false, "suffix" : "" } ], "container-title" : "Mathematical and Computer Modelling", "id" : "ITEM-1", "issue" : "3-4", "issued" : { "date-parts" : [ [ "2011" ] ] }, "page" : "902-911", "publisher" : "Elsevier Ltd", "title" : "Application of the SWAP model to simulate water-salt transport under deficit irrigation with saline water", "type" : "article-journal", "volume" : "54" }, "uris" : [ "http://www.mendeley.com/documents/?uuid=c99408f3-8324-49e1-9bac-cbfd2572a9c5" ] }, { "id" : "ITEM-2", "itemData" : { "DOI" : "10.1016/j.agwat.2011.01.013", "ISSN" : "03783774", "abstract" : "The agro-hydrological model SWAP was used in a distributed manner to quantify irrigation water management effects on the water and salt balances of the Voshmgir Network of North Iran during the agricultural year 2006-2007. Field experiments, satellite images and geographical data were processed into input data for 10 uniform simulation areas. As simulated mean annual drainage water (312mm) of the entire area was only 14% smaller than measured (356mm), its distribution over the drainage units was well reproduced, and simulated and measured groundwater levels agreed well. Currently, water management leads to excessive irrigation (621-1436mmyear-1), and leaching as well as high salinity of shallow groundwater are responsible for large amounts of drainage water (25-59%) and salts (44-752mgcm-2). Focused water management can decrease mean drainage water (22-48%) and salts (30-49%), compared with current water management without adverse effects on relative transpiration and root zone salinity. ?? 2011 Elsevier B.V.", "author" : [ { "dropping-particle" : "", "family" : "Noory", "given" : "H.", "non-dropping-particle" : "", "parse-names" : false, "suffix" : "" }, { "dropping-particle" : "", "family" : "Zee", "given" : "S. E A T M", "non-dropping-particle" : "Van Der", "parse-names" : false, "suffix" : "" }, { "dropping-particle" : "", "family" : "Liaghat", "given" : "A. M.", "non-dropping-particle" : "", "parse-names" : false, "suffix" : "" }, { "dropping-particle" : "", "family" : "Parsinejad", "given" : "M.", "non-dropping-particle" : "", "parse-names" : false, "suffix" : "" }, { "dropping-particle" : "", "family" : "Dam", "given" : "J. C.", "non-dropping-particle" : "van", "parse-names" : false, "suffix" : "" } ], "container-title" : "Agricultural Water Management", "id" : "ITEM-2", "issue" : "6", "issued" : { "date-parts" : [ [ "2011" ] ] }, "page" : "1062-1070", "publisher" : "Elsevier B.V.", "title" : "Distributed agro-hydrological modeling with SWAP to improve water and salt management of the Voshmgir Irrigation and Drainage Network in Northern Iran", "type" : "article-journal", "volume" : "98" }, "uris" : [ "http://www.mendeley.com/documents/?uuid=1ab10779-015d-41e9-a50b-d09655defcc3" ] } ], "mendeley" : { "formattedCitation" : "(Jiang et al. 2011; Noory et al. 2011)", "plainTextFormattedCitation" : "(Jiang et al. 2011; Noory et al. 2011)", "previouslyFormattedCitation" : "(Jiang &lt;i&gt;et al.&lt;/i&gt;, 2011; Noory &lt;i&gt;et al.&lt;/i&gt;, 2011)" }, "properties" : { "noteIndex" : 0 }, "schema" : "https://github.com/citation-style-language/schema/raw/master/csl-citation.json" }</w:instrText>
      </w:r>
      <w:r>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(Jiang et al. 2011; Noory et al. 2011)</w:t>
      </w:r>
      <w:r>
        <w:rPr>
          <w:rFonts w:ascii="Times New Roman" w:eastAsia="Times New Roman" w:hAnsi="Times New Roman" w:cs="Times New Roman"/>
          <w:color w:val="000000" w:themeColor="text1"/>
          <w:sz w:val="24"/>
          <w:szCs w:val="24"/>
          <w:lang w:val="en-US" w:eastAsia="pt-BR"/>
        </w:rPr>
        <w:fldChar w:fldCharType="end"/>
      </w:r>
      <w:r>
        <w:rPr>
          <w:rFonts w:ascii="Times New Roman" w:eastAsia="Times New Roman" w:hAnsi="Times New Roman" w:cs="Times New Roman"/>
          <w:color w:val="000000" w:themeColor="text1"/>
          <w:sz w:val="24"/>
          <w:szCs w:val="24"/>
          <w:lang w:val="en-US" w:eastAsia="pt-BR"/>
        </w:rPr>
        <w:t xml:space="preserve">. Moreover, salt stress in </w:t>
      </w:r>
      <w:r w:rsidR="00884DD3">
        <w:rPr>
          <w:rFonts w:ascii="Times New Roman" w:eastAsia="Times New Roman" w:hAnsi="Times New Roman" w:cs="Times New Roman"/>
          <w:color w:val="000000" w:themeColor="text1"/>
          <w:sz w:val="24"/>
          <w:szCs w:val="24"/>
          <w:lang w:val="en-US" w:eastAsia="pt-BR"/>
        </w:rPr>
        <w:t xml:space="preserve">the </w:t>
      </w:r>
      <w:r>
        <w:rPr>
          <w:rFonts w:ascii="Times New Roman" w:eastAsia="Times New Roman" w:hAnsi="Times New Roman" w:cs="Times New Roman"/>
          <w:color w:val="000000" w:themeColor="text1"/>
          <w:sz w:val="24"/>
          <w:szCs w:val="24"/>
          <w:lang w:val="en-US" w:eastAsia="pt-BR"/>
        </w:rPr>
        <w:t xml:space="preserve">vadose zone can also be included </w:t>
      </w:r>
      <w:r w:rsidR="008613D7">
        <w:rPr>
          <w:rFonts w:ascii="Times New Roman" w:eastAsia="Times New Roman" w:hAnsi="Times New Roman" w:cs="Times New Roman"/>
          <w:color w:val="000000" w:themeColor="text1"/>
          <w:sz w:val="24"/>
          <w:szCs w:val="24"/>
          <w:lang w:val="en-US" w:eastAsia="pt-BR"/>
        </w:rPr>
        <w:t xml:space="preserve">in root water uptake </w:t>
      </w:r>
      <w:r>
        <w:rPr>
          <w:rFonts w:ascii="Times New Roman" w:eastAsia="Times New Roman" w:hAnsi="Times New Roman" w:cs="Times New Roman"/>
          <w:color w:val="000000" w:themeColor="text1"/>
          <w:sz w:val="24"/>
          <w:szCs w:val="24"/>
          <w:lang w:val="en-US" w:eastAsia="pt-BR"/>
        </w:rPr>
        <w:t xml:space="preserve">simulations </w:t>
      </w:r>
      <w:r w:rsidR="008613D7">
        <w:rPr>
          <w:rFonts w:ascii="Times New Roman" w:eastAsia="Times New Roman" w:hAnsi="Times New Roman" w:cs="Times New Roman"/>
          <w:color w:val="000000" w:themeColor="text1"/>
          <w:sz w:val="24"/>
          <w:szCs w:val="24"/>
          <w:lang w:val="en-US" w:eastAsia="pt-BR"/>
        </w:rPr>
        <w:t xml:space="preserve">as function of soil water electrical conductivity </w:t>
      </w:r>
      <w:r w:rsidR="008613D7">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"ISBN" : "SWAP version 3.2. Theory description and user manual.", "abstract" : "Domain from the top of canopy into the groundwater which may be in interaction with a surface water system. The program has been developed by Alterra and Wageningen University, and is designed to simulate transport processes at field scale and during whole growing seasons. This is a new release with special emphasis on numerical stability, macro pore flow, and options for detailed meteorological input and linkage to other models. This manual describes the theoretical background, model use, input requirements and output tables.", "author" : [ { "dropping-particle" : "", "family" : "Kroes", "given" : "J G", "non-dropping-particle" : "", "parse-names" : false, "suffix" : "" }, { "dropping-particle" : "", "family" : "Dam", "given" : "J C", "non-dropping-particle" : "Van", "parse-names" : false, "suffix" : "" }, { "dropping-particle" : "", "family" : "Groenendijk", "given" : "P", "non-dropping-particle" : "", "parse-names" : false, "suffix" : "" }, { "dropping-particle" : "", "family" : "Hendriks", "given" : "R F a", "non-dropping-particle" : "", "parse-names" : false, "suffix" : "" }, { "dropping-particle" : "", "family" : "Jacobs", "given" : "C M J", "non-dropping-particle" : "", "parse-names" : false, "suffix" : "" } ], "container-title" : "Update", "id" : "ITEM-1", "issue" : "August", "issued" : { "date-parts" : [ [ "2009" ] ] }, "page" : "284", "title" : "SWAP version 3.2. Theory and user manual", "type" : "article-journal" }, "uris" : [ "http://www.mendeley.com/documents/?uuid=4af22b3b-2101-4358-919a-772de5b9fbc6" ] } ], "mendeley" : { "formattedCitation" : "(Kroes et al. 2009)", "plainTextFormattedCitation" : "(Kroes et al. 2009)", "previouslyFormattedCitation" : "(Kroes &lt;i&gt;et al.&lt;/i&gt;, 2009)" }, "properties" : { "noteIndex" : 0 }, "schema" : "https://github.com/citation-style-language/schema/raw/master/csl-citation.json" }</w:instrText>
      </w:r>
      <w:r w:rsidR="008613D7">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(Kroes et al. 2009)</w:t>
      </w:r>
      <w:r w:rsidR="008613D7">
        <w:rPr>
          <w:rFonts w:ascii="Times New Roman" w:eastAsia="Times New Roman" w:hAnsi="Times New Roman" w:cs="Times New Roman"/>
          <w:color w:val="000000" w:themeColor="text1"/>
          <w:sz w:val="24"/>
          <w:szCs w:val="24"/>
          <w:lang w:val="en-US" w:eastAsia="pt-BR"/>
        </w:rPr>
        <w:fldChar w:fldCharType="end"/>
      </w:r>
      <w:r w:rsidR="00760AB3">
        <w:rPr>
          <w:rFonts w:ascii="Times New Roman" w:eastAsia="Times New Roman" w:hAnsi="Times New Roman" w:cs="Times New Roman"/>
          <w:color w:val="000000" w:themeColor="text1"/>
          <w:sz w:val="24"/>
          <w:szCs w:val="24"/>
          <w:lang w:val="en-US" w:eastAsia="pt-BR"/>
        </w:rPr>
        <w:t>. In many Brazilian sugarcane</w:t>
      </w:r>
      <w:r w:rsidR="00884DD3">
        <w:rPr>
          <w:rFonts w:ascii="Times New Roman" w:eastAsia="Times New Roman" w:hAnsi="Times New Roman" w:cs="Times New Roman"/>
          <w:color w:val="000000" w:themeColor="text1"/>
          <w:sz w:val="24"/>
          <w:szCs w:val="24"/>
          <w:lang w:val="en-US" w:eastAsia="pt-BR"/>
        </w:rPr>
        <w:t xml:space="preserve"> fields in</w:t>
      </w:r>
      <w:r w:rsidR="008613D7">
        <w:rPr>
          <w:rFonts w:ascii="Times New Roman" w:eastAsia="Times New Roman" w:hAnsi="Times New Roman" w:cs="Times New Roman"/>
          <w:color w:val="000000" w:themeColor="text1"/>
          <w:sz w:val="24"/>
          <w:szCs w:val="24"/>
          <w:lang w:val="en-US" w:eastAsia="pt-BR"/>
        </w:rPr>
        <w:t xml:space="preserve"> expanding and traditional</w:t>
      </w:r>
      <w:r w:rsidR="00760AB3">
        <w:rPr>
          <w:rFonts w:ascii="Times New Roman" w:eastAsia="Times New Roman" w:hAnsi="Times New Roman" w:cs="Times New Roman"/>
          <w:color w:val="000000" w:themeColor="text1"/>
          <w:sz w:val="24"/>
          <w:szCs w:val="24"/>
          <w:lang w:val="en-US" w:eastAsia="pt-BR"/>
        </w:rPr>
        <w:t xml:space="preserve"> regions,</w:t>
      </w:r>
      <w:r w:rsidR="008613D7">
        <w:rPr>
          <w:rFonts w:ascii="Times New Roman" w:eastAsia="Times New Roman" w:hAnsi="Times New Roman" w:cs="Times New Roman"/>
          <w:color w:val="000000" w:themeColor="text1"/>
          <w:sz w:val="24"/>
          <w:szCs w:val="24"/>
          <w:lang w:val="en-US" w:eastAsia="pt-BR"/>
        </w:rPr>
        <w:t xml:space="preserve"> </w:t>
      </w:r>
      <w:r w:rsidR="00895894">
        <w:rPr>
          <w:rFonts w:ascii="Times New Roman" w:eastAsia="Times New Roman" w:hAnsi="Times New Roman" w:cs="Times New Roman"/>
          <w:color w:val="000000" w:themeColor="text1"/>
          <w:sz w:val="24"/>
          <w:szCs w:val="24"/>
          <w:lang w:val="en-US" w:eastAsia="pt-BR"/>
        </w:rPr>
        <w:t>emergency</w:t>
      </w:r>
      <w:r w:rsidR="008613D7">
        <w:rPr>
          <w:rFonts w:ascii="Times New Roman" w:eastAsia="Times New Roman" w:hAnsi="Times New Roman" w:cs="Times New Roman"/>
          <w:color w:val="000000" w:themeColor="text1"/>
          <w:sz w:val="24"/>
          <w:szCs w:val="24"/>
          <w:lang w:val="en-US" w:eastAsia="pt-BR"/>
        </w:rPr>
        <w:t xml:space="preserve"> irrigation is required to maintain </w:t>
      </w:r>
      <w:r w:rsidR="00895894">
        <w:rPr>
          <w:rFonts w:ascii="Times New Roman" w:eastAsia="Times New Roman" w:hAnsi="Times New Roman" w:cs="Times New Roman"/>
          <w:color w:val="000000" w:themeColor="text1"/>
          <w:sz w:val="24"/>
          <w:szCs w:val="24"/>
          <w:lang w:val="en-US" w:eastAsia="pt-BR"/>
        </w:rPr>
        <w:t xml:space="preserve">very </w:t>
      </w:r>
      <w:r w:rsidR="008613D7">
        <w:rPr>
          <w:rFonts w:ascii="Times New Roman" w:eastAsia="Times New Roman" w:hAnsi="Times New Roman" w:cs="Times New Roman"/>
          <w:color w:val="000000" w:themeColor="text1"/>
          <w:sz w:val="24"/>
          <w:szCs w:val="24"/>
          <w:lang w:val="en-US" w:eastAsia="pt-BR"/>
        </w:rPr>
        <w:t>young plants alive during the dry season.</w:t>
      </w:r>
      <w:r w:rsidR="00D24A2F">
        <w:rPr>
          <w:rFonts w:ascii="Times New Roman" w:eastAsia="Times New Roman" w:hAnsi="Times New Roman" w:cs="Times New Roman"/>
          <w:color w:val="000000" w:themeColor="text1"/>
          <w:sz w:val="24"/>
          <w:szCs w:val="24"/>
          <w:lang w:val="en-US" w:eastAsia="pt-BR"/>
        </w:rPr>
        <w:t xml:space="preserve"> To save water and fertilizer resources</w:t>
      </w:r>
      <w:r w:rsidR="00895894">
        <w:rPr>
          <w:rFonts w:ascii="Times New Roman" w:eastAsia="Times New Roman" w:hAnsi="Times New Roman" w:cs="Times New Roman"/>
          <w:color w:val="000000" w:themeColor="text1"/>
          <w:sz w:val="24"/>
          <w:szCs w:val="24"/>
          <w:lang w:val="en-US" w:eastAsia="pt-BR"/>
        </w:rPr>
        <w:t>,</w:t>
      </w:r>
      <w:r w:rsidR="00D24A2F">
        <w:rPr>
          <w:rFonts w:ascii="Times New Roman" w:eastAsia="Times New Roman" w:hAnsi="Times New Roman" w:cs="Times New Roman"/>
          <w:color w:val="000000" w:themeColor="text1"/>
          <w:sz w:val="24"/>
          <w:szCs w:val="24"/>
          <w:lang w:val="en-US" w:eastAsia="pt-BR"/>
        </w:rPr>
        <w:t xml:space="preserve"> growers add vinasse (a </w:t>
      </w:r>
      <w:r w:rsidR="00760AB3">
        <w:rPr>
          <w:rFonts w:ascii="Times New Roman" w:eastAsia="Times New Roman" w:hAnsi="Times New Roman" w:cs="Times New Roman"/>
          <w:color w:val="000000" w:themeColor="text1"/>
          <w:sz w:val="24"/>
          <w:szCs w:val="24"/>
          <w:lang w:val="en-US" w:eastAsia="pt-BR"/>
        </w:rPr>
        <w:t>by</w:t>
      </w:r>
      <w:r w:rsidR="00D24A2F">
        <w:rPr>
          <w:rFonts w:ascii="Times New Roman" w:eastAsia="Times New Roman" w:hAnsi="Times New Roman" w:cs="Times New Roman"/>
          <w:color w:val="000000" w:themeColor="text1"/>
          <w:sz w:val="24"/>
          <w:szCs w:val="24"/>
          <w:lang w:val="en-US" w:eastAsia="pt-BR"/>
        </w:rPr>
        <w:t>product of ethanol production) to irrigation water on sugarcane fields</w:t>
      </w:r>
      <w:r w:rsidR="00760AB3">
        <w:rPr>
          <w:rFonts w:ascii="Times New Roman" w:eastAsia="Times New Roman" w:hAnsi="Times New Roman" w:cs="Times New Roman"/>
          <w:color w:val="000000" w:themeColor="text1"/>
          <w:sz w:val="24"/>
          <w:szCs w:val="24"/>
          <w:lang w:val="en-US" w:eastAsia="pt-BR"/>
        </w:rPr>
        <w:t xml:space="preserve"> </w:t>
      </w:r>
      <w:r w:rsidR="00760AB3">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"10.1016/j.wasman.2013.09.005", "ISBN" : "1879-2456 (Electronic)\\n0956-053X (Linking)", "ISSN" : "0956053X", "PMID" : "24084103", "abstract" : "The inadequate and indiscriminate disposal of sugarcane vinasse in soils and water bodies has received much attention since decades ago, due to environmental problems associated to this practice. Vinasse is the final by-product of the biomass distillation, mainly for the production of ethanol, from sugar crops (beet and sugarcane), starch crops (corn, wheat, rice, and cassava), or cellulosic material (harvesting crop residues, sugarcane bagasse, and wood). Because of the large quantities of vinasse produced, alternative treatments and uses have been developed, such as recycling of vinasse in fermentation, fertirrigation, concentration by evaporation, and yeast and energy production. This review was aimed at examining the available data on the subject as a contribution to update the information on sugarcane vinasse, from its characteristics and chemical composition to alternatives uses in Brazil: fertirrigation, concentration by evaporation, energy production; the effects on soil physical, chemical and biological properties; its influence on seed germination, its use as biostimulant and environmental contaminant. The low pH, electric conductivity, and chemical elements present in sugarcane vinasse may cause changes in the chemical and physical-chemical properties of soils, rivers, and lakes with frequent discharges over a long period of time, and also have adverse effects on agricultural soils and biota in general. Thus, new studies and green methods need to be developed aiming at sugarcane vinasse recycling and disposal. \u00a9 2013 Elsevier Ltd.", "author" : [ { "dropping-particle" : "", "family" : "Christofoletti", "given" : "Cintya Aparecida", "non-dropping-particle" : "", "parse-names" : false, "suffix" : "" }, { "dropping-particle" : "", "family" : "Escher", "given" : "Jana\u00edna Pedro", "non-dropping-particle" : "", "parse-names" : false, "suffix" : "" }, { "dropping-particle" : "", "family" : "Correia", "given" : "Jorge Evangelista", "non-dropping-particle" : "", "parse-names" : false, "suffix" : "" }, { "dropping-particle" : "", "family" : "Marinho", "given" : "Julia Fernanda Urbano", "non-dropping-particle" : "", "parse-names" : false, "suffix" : "" }, { "dropping-particle" : "", "family" : "Fontanetti", "given" : "Carmem Silvia", "non-dropping-particle" : "", "parse-names" : false, "suffix" : "" } ], "container-title" : "Waste Management", "id" : "ITEM-1", "issue" : "12", "issued" : { "date-parts" : [ [ "2013" ] ] }, "page" : "2752-2761", "publisher" : "Elsevier Ltd", "title" : "Sugarcane vinasse: Environmental implications of its use", "type" : "article-journal", "volume" : "33" }, "uris" : [ "http://www.mendeley.com/documents/?uuid=1b47bed4-5139-4fa1-9ad5-16b0799c45bd" ] }, { "id" : "ITEM-2", "itemData" : { "DOI" : "http://dx.doi.org/10.1016/j.jenvman.2012.10.045", "ISSN" : "0301-4797", "author" : [ { "dropping-particle" : "", "family" : "Santos", "given" : "Jos\u00e9 Darcy", "non-dropping-particle" : "dos", "parse-names" : false, "suffix" : "" }, { "dropping-particle" : "", "family" : "Silva", "given" : "Andr\u00e9 Lu\u00eds Lopes", "non-dropping-particle" : "da", "parse-names" : false, "suffix" : "" }, { "dropping-particle" : "", "family" : "Luz Costa", "given" : "Jefferson", "non-dropping-particle" : "da", "parse-names" : false, "suffix" : "" }, { "dropping-particle" : "", "family" : "Scheidt", "given" : "Gessiel Newton", "non-dropping-particle" : "", "parse-names" : false, "suffix" : "" }, { "dropping-particle" : "", "family" : "Novak", "given" : "Alessandra Cristine", "non-dropping-particle" : "", "parse-names" : false, "suffix" : "" }, { "dropping-particle" : "", "family" : "Sydney", "given" : "Eduardo Bittencourt", "non-dropping-particle" : "", "parse-names" : false, "suffix" : "" }, { "dropping-particle" : "", "family" : "Soccol", "given" : "Carlos Ricardo", "non-dropping-particle" : "", "parse-names" : false, "suffix" : "" } ], "container-title" : "Journal of Environmental Management", "id" : "ITEM-2", "issued" : { "date-parts" : [ [ "2013" ] ] }, "page" : "8-12", "title" : "Development of a vinasse nutritive solution for hydroponics", "type" : "article-journal", "volume" : "114" }, "uris" : [ "http://www.mendeley.com/documents/?uuid=f0ad12d0-f555-48b6-9557-c3834fb7c3cf" ] } ], "mendeley" : { "formattedCitation" : "(Christofoletti et al. 2013; dos Santos et al. 2013)", "plainTextFormattedCitation" : "(Christofoletti et al. 2013; dos Santos et al. 2013)", "previouslyFormattedCitation" : "(Christofoletti &lt;i&gt;et al.&lt;/i&gt;, 2013; Santos, dos &lt;i&gt;et al.&lt;/i&gt;, 2013)" }, "properties" : { "noteIndex" : 0 }, "schema" : "https://github.com/citation-style-language/schema/raw/master/csl-citation.json" }</w:instrText>
      </w:r>
      <w:r w:rsidR="00760AB3">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(Christofoletti et al. 2013; dos Santos et al. 2013)</w:t>
      </w:r>
      <w:r w:rsidR="00760AB3">
        <w:rPr>
          <w:rFonts w:ascii="Times New Roman" w:eastAsia="Times New Roman" w:hAnsi="Times New Roman" w:cs="Times New Roman"/>
          <w:color w:val="000000" w:themeColor="text1"/>
          <w:sz w:val="24"/>
          <w:szCs w:val="24"/>
          <w:lang w:val="en-US" w:eastAsia="pt-BR"/>
        </w:rPr>
        <w:fldChar w:fldCharType="end"/>
      </w:r>
      <w:r w:rsidR="00D24A2F">
        <w:rPr>
          <w:rFonts w:ascii="Times New Roman" w:eastAsia="Times New Roman" w:hAnsi="Times New Roman" w:cs="Times New Roman"/>
          <w:color w:val="000000" w:themeColor="text1"/>
          <w:sz w:val="24"/>
          <w:szCs w:val="24"/>
          <w:lang w:val="en-US" w:eastAsia="pt-BR"/>
        </w:rPr>
        <w:t xml:space="preserve">. Moreover, </w:t>
      </w:r>
      <w:del w:id="571" w:author="Fabio Marin" w:date="2017-08-22T22:53:00Z">
        <w:r w:rsidR="00D24A2F" w:rsidDel="00403F75">
          <w:rPr>
            <w:rFonts w:ascii="Times New Roman" w:eastAsia="Times New Roman" w:hAnsi="Times New Roman" w:cs="Times New Roman"/>
            <w:color w:val="000000" w:themeColor="text1"/>
            <w:sz w:val="24"/>
            <w:szCs w:val="24"/>
            <w:lang w:val="en-US" w:eastAsia="pt-BR"/>
          </w:rPr>
          <w:delText xml:space="preserve">sewage </w:delText>
        </w:r>
      </w:del>
      <w:proofErr w:type="spellStart"/>
      <w:ins w:id="572" w:author="Fabio Marin" w:date="2017-08-22T22:53:00Z">
        <w:r w:rsidR="00403F75">
          <w:rPr>
            <w:rFonts w:ascii="Times New Roman" w:eastAsia="Times New Roman" w:hAnsi="Times New Roman" w:cs="Times New Roman"/>
            <w:color w:val="000000" w:themeColor="text1"/>
            <w:sz w:val="24"/>
            <w:szCs w:val="24"/>
            <w:lang w:val="en-US" w:eastAsia="pt-BR"/>
          </w:rPr>
          <w:t>vinasse</w:t>
        </w:r>
        <w:proofErr w:type="spellEnd"/>
        <w:r w:rsidR="00403F75">
          <w:rPr>
            <w:rFonts w:ascii="Times New Roman" w:eastAsia="Times New Roman" w:hAnsi="Times New Roman" w:cs="Times New Roman"/>
            <w:color w:val="000000" w:themeColor="text1"/>
            <w:sz w:val="24"/>
            <w:szCs w:val="24"/>
            <w:lang w:val="en-US" w:eastAsia="pt-BR"/>
          </w:rPr>
          <w:t xml:space="preserve"> </w:t>
        </w:r>
      </w:ins>
      <w:r w:rsidR="00D24A2F">
        <w:rPr>
          <w:rFonts w:ascii="Times New Roman" w:eastAsia="Times New Roman" w:hAnsi="Times New Roman" w:cs="Times New Roman"/>
          <w:color w:val="000000" w:themeColor="text1"/>
          <w:sz w:val="24"/>
          <w:szCs w:val="24"/>
          <w:lang w:val="en-US" w:eastAsia="pt-BR"/>
        </w:rPr>
        <w:t xml:space="preserve">applications on sugarcane fields has been adopted as an alternative water and fertilizer source on water scarcity regions </w:t>
      </w:r>
      <w:r w:rsidR="00D24A2F">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"10.1016/j.jclepro.2017.01.167", "ISSN" : "09596526", "abstract" : "The application of sewage via subsurface drip irrigation is a means of reducing the potential of the water footprint for the production of stems of sugarcane by eliminating the water abstraction for irrigation and reducing the load of pollutants in water bodies. The water footprint is an indicator of the amount of freshwater used to produce a certain quantity of product, which, in the case of this study, is ton of stems. The study was performed in State of S??o Paulo, Brazil. This study aims to calculate the water footprint from sugarcane that was non-irrigated or irrigated with treated domestic sewage and freshwater by drip irrigation in the presence or absence of nutritional supplementation using fertigation. Application of treated domestic sewage by subsurface drip irrigation reduced the water footprint to component grey, which is related to water pollution. The grey water footprint showed values between 2.4 and 2.7 m3 Mg-1 stems of sugarcane in irrigated treatments, and the non-irrigated with fertilization topdressing showed a value near 7.3 m3 Mg-1 stems. The use of subsurface drip irrigation reduced the water footprint green component, regardless of the quality of the water used for irrigation, with values between 21 and 26 m3 Mg-1 stems for the irrigated treatments, where as the non-irrigated treatment resulted in an average of 52 m3 Mg-1. Note that the green component contributes the highest fraction of the water footprint in all treatments, with values close to 89% in non-irrigated crops and crops irrigated with freshwater and a value of close to 70% in sugarcane irrigated with treated domestic sewage. The results show a reduction in the water footprint during the production of stems of sugarcane when used for subsurface drip irrigation and treated domestic sewage.", "author" : [ { "dropping-particle" : "", "family" : "Barbosa", "given" : "Eduardo Augusto Agnellos", "non-dropping-particle" : "", "parse-names" : false, "suffix" : "" }, { "dropping-particle" : "", "family" : "Matsura", "given" : "Edson Eiji", "non-dropping-particle" : "", "parse-names" : false, "suffix" : "" }, { "dropping-particle" : "", "family" : "Santos", "given" : "Leonardo Naz??rio Silva", "non-dropping-particle" : "dos", "parse-names" : false, "suffix" : "" }, { "dropping-particle" : "", "family" : "Gon??alves", "given" : "Ivo Zution", "non-dropping-particle" : "", "parse-names" : false, "suffix" : "" }, { "dropping-particle" : "", "family" : "Naz??rio", "given" : "Aline Azevedo", "non-dropping-particle" : "", "parse-names" : false, "suffix" : "" }, { "dropping-particle" : "", "family" : "Feitosa", "given" : "Daniel Rodrigues Cavalcante", "non-dropping-particle" : "", "parse-names" : false, "suffix" : "" } ], "container-title" : "Journal of Cleaner Production", "id" : "ITEM-1", "issued" : { "date-parts" : [ [ "2017" ] ] }, "page" : "448-456", "title" : "Water footprint of sugarcane irrigated with treated sewage and freshwater under subsurface drip irrigation, in Southeast Brazil", "type" : "article-journal", "volume" : "153" }, "uris" : [ "http://www.mendeley.com/documents/?uuid=926debb4-2c4d-488e-9e36-eecdf13eebad" ] }, { "id" : "ITEM-2", "itemData" : { "DOI" : "10.1590/S0103-90162008000400013", "ISSN" : "0103-9016", "author" : [ { "dropping-particle" : "", "family" : "Franco", "given" : "Ademir", "non-dropping-particle" : "", "parse-names" : false, "suffix" : "" }, { "dropping-particle" : "", "family" : "Marques", "given" : "Marcos Omir", "non-dropping-particle" : "", "parse-names" : false, "suffix" : "" }, { "dropping-particle" : "", "family" : "Melo", "given" : "Wnaderley Jose", "non-dropping-particle" : "de", "parse-names" : false, "suffix" : "" } ], "container-title" : "Scientia Agricola", "id" : "ITEM-2", "issue" : "4", "issued" : { "date-parts" : [ [ "2008" ] ] }, "page" : "408-414", "title" : "Sugarcane Grown in an Oxisol Amended With Sewage Sludge and Vinasse : Nitrogen Contents in Soil and Plant", "type" : "article-journal", "volume" : "65" }, "uris" : [ "http://www.mendeley.com/documents/?uuid=40b66b6f-f027-4752-9997-d81907ee2eb8" ] } ], "mendeley" : { "formattedCitation" : "(Barbosa et al. 2017; Franco, Marques, and de Melo 2008)", "plainTextFormattedCitation" : "(Barbosa et al. 2017; Franco, Marques, and de Melo 2008)", "previouslyFormattedCitation" : "(Barbosa &lt;i&gt;et al.&lt;/i&gt;, 2017; Franco, Marques e Melo, de, 2008)" }, "properties" : { "noteIndex" : 0 }, "schema" : "https://github.com/citation-style-language/schema/raw/master/csl-citation.json" }</w:instrText>
      </w:r>
      <w:r w:rsidR="00D24A2F">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(Barbosa et al. 2017; Franco, Marques, and de Melo 2008)</w:t>
      </w:r>
      <w:r w:rsidR="00D24A2F">
        <w:rPr>
          <w:rFonts w:ascii="Times New Roman" w:eastAsia="Times New Roman" w:hAnsi="Times New Roman" w:cs="Times New Roman"/>
          <w:color w:val="000000" w:themeColor="text1"/>
          <w:sz w:val="24"/>
          <w:szCs w:val="24"/>
          <w:lang w:val="en-US" w:eastAsia="pt-BR"/>
        </w:rPr>
        <w:fldChar w:fldCharType="end"/>
      </w:r>
      <w:r w:rsidR="002A26BB">
        <w:rPr>
          <w:rFonts w:ascii="Times New Roman" w:eastAsia="Times New Roman" w:hAnsi="Times New Roman" w:cs="Times New Roman"/>
          <w:color w:val="000000" w:themeColor="text1"/>
          <w:sz w:val="24"/>
          <w:szCs w:val="24"/>
          <w:lang w:val="en-US" w:eastAsia="pt-BR"/>
        </w:rPr>
        <w:t xml:space="preserve">. These strategies are considered as good environmental practices in soil restoration, however, </w:t>
      </w:r>
      <w:r w:rsidR="002A26BB" w:rsidRPr="002A26BB">
        <w:rPr>
          <w:rFonts w:ascii="Times New Roman" w:eastAsia="Times New Roman" w:hAnsi="Times New Roman" w:cs="Times New Roman"/>
          <w:color w:val="000000" w:themeColor="text1"/>
          <w:sz w:val="24"/>
          <w:szCs w:val="24"/>
          <w:lang w:val="en-US" w:eastAsia="pt-BR"/>
        </w:rPr>
        <w:t>the inadequate and indiscriminate disposal of sugarcane vinasse in soils and water bodies has received much attention since decades ago, due to environmental problems associated to this practice</w:t>
      </w:r>
      <w:r w:rsidR="002A26BB">
        <w:rPr>
          <w:rFonts w:ascii="Times New Roman" w:eastAsia="Times New Roman" w:hAnsi="Times New Roman" w:cs="Times New Roman"/>
          <w:color w:val="000000" w:themeColor="text1"/>
          <w:sz w:val="24"/>
          <w:szCs w:val="24"/>
          <w:lang w:val="en-US" w:eastAsia="pt-BR"/>
        </w:rPr>
        <w:t xml:space="preserve"> </w:t>
      </w:r>
      <w:r w:rsidR="002A26BB">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"10.1016/j.wasman.2013.09.005", "ISBN" : "1879-2456 (Electronic)\\n0956-053X (Linking)", "ISSN" : "0956053X", "PMID" : "24084103", "abstract" : "The inadequate and indiscriminate disposal of sugarcane vinasse in soils and water bodies has received much attention since decades ago, due to environmental problems associated to this practice. Vinasse is the final by-product of the biomass distillation, mainly for the production of ethanol, from sugar crops (beet and sugarcane), starch crops (corn, wheat, rice, and cassava), or cellulosic material (harvesting crop residues, sugarcane bagasse, and wood). Because of the large quantities of vinasse produced, alternative treatments and uses have been developed, such as recycling of vinasse in fermentation, fertirrigation, concentration by evaporation, and yeast and energy production. This review was aimed at examining the available data on the subject as a contribution to update the information on sugarcane vinasse, from its characteristics and chemical composition to alternatives uses in Brazil: fertirrigation, concentration by evaporation, energy production; the effects on soil physical, chemical and biological properties; its influence on seed germination, its use as biostimulant and environmental contaminant. The low pH, electric conductivity, and chemical elements present in sugarcane vinasse may cause changes in the chemical and physical-chemical properties of soils, rivers, and lakes with frequent discharges over a long period of time, and also have adverse effects on agricultural soils and biota in general. Thus, new studies and green methods need to be developed aiming at sugarcane vinasse recycling and disposal. \u00a9 2013 Elsevier Ltd.", "author" : [ { "dropping-particle" : "", "family" : "Christofoletti", "given" : "Cintya Aparecida", "non-dropping-particle" : "", "parse-names" : false, "suffix" : "" }, { "dropping-particle" : "", "family" : "Escher", "given" : "Jana\u00edna Pedro", "non-dropping-particle" : "", "parse-names" : false, "suffix" : "" }, { "dropping-particle" : "", "family" : "Correia", "given" : "Jorge Evangelista", "non-dropping-particle" : "", "parse-names" : false, "suffix" : "" }, { "dropping-particle" : "", "family" : "Marinho", "given" : "Julia Fernanda Urbano", "non-dropping-particle" : "", "parse-names" : false, "suffix" : "" }, { "dropping-particle" : "", "family" : "Fontanetti", "given" : "Carmem Silvia", "non-dropping-particle" : "", "parse-names" : false, "suffix" : "" } ], "container-title" : "Waste Management", "id" : "ITEM-1", "issue" : "12", "issued" : { "date-parts" : [ [ "2013" ] ] }, "page" : "2752-2761", "publisher" : "Elsevier Ltd", "title" : "Sugarcane vinasse: Environmental implications of its use", "type" : "article-journal", "volume" : "33" }, "uris" : [ "http://www.mendeley.com/documents/?uuid=1b47bed4-5139-4fa1-9ad5-16b0799c45bd" ] } ], "mendeley" : { "formattedCitation" : "(Christofoletti et al. 2013)", "plainTextFormattedCitation" : "(Christofoletti et al. 2013)", "previouslyFormattedCitation" : "(Christofoletti &lt;i&gt;et al.&lt;/i&gt;, 2013)" }, "properties" : { "noteIndex" : 0 }, "schema" : "https://github.com/citation-style-language/schema/raw/master/csl-citation.json" }</w:instrText>
      </w:r>
      <w:r w:rsidR="002A26BB">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(Christofoletti et al. 2013)</w:t>
      </w:r>
      <w:r w:rsidR="002A26BB">
        <w:rPr>
          <w:rFonts w:ascii="Times New Roman" w:eastAsia="Times New Roman" w:hAnsi="Times New Roman" w:cs="Times New Roman"/>
          <w:color w:val="000000" w:themeColor="text1"/>
          <w:sz w:val="24"/>
          <w:szCs w:val="24"/>
          <w:lang w:val="en-US" w:eastAsia="pt-BR"/>
        </w:rPr>
        <w:fldChar w:fldCharType="end"/>
      </w:r>
      <w:r w:rsidR="002A26BB" w:rsidRPr="002A26BB">
        <w:rPr>
          <w:rFonts w:ascii="Times New Roman" w:eastAsia="Times New Roman" w:hAnsi="Times New Roman" w:cs="Times New Roman"/>
          <w:color w:val="000000" w:themeColor="text1"/>
          <w:sz w:val="24"/>
          <w:szCs w:val="24"/>
          <w:lang w:val="en-US" w:eastAsia="pt-BR"/>
        </w:rPr>
        <w:t>.</w:t>
      </w:r>
      <w:r w:rsidR="00D24A2F">
        <w:rPr>
          <w:rFonts w:ascii="Times New Roman" w:eastAsia="Times New Roman" w:hAnsi="Times New Roman" w:cs="Times New Roman"/>
          <w:color w:val="000000" w:themeColor="text1"/>
          <w:sz w:val="24"/>
          <w:szCs w:val="24"/>
          <w:lang w:val="en-US" w:eastAsia="pt-BR"/>
        </w:rPr>
        <w:t xml:space="preserve"> </w:t>
      </w:r>
      <w:r w:rsidR="00CC3367">
        <w:rPr>
          <w:rFonts w:ascii="Times New Roman" w:eastAsia="Times New Roman" w:hAnsi="Times New Roman" w:cs="Times New Roman"/>
          <w:color w:val="000000" w:themeColor="text1"/>
          <w:sz w:val="24"/>
          <w:szCs w:val="24"/>
          <w:lang w:val="en-US" w:eastAsia="pt-BR"/>
        </w:rPr>
        <w:t xml:space="preserve">The threshold of the amount of these alternative water resources and the potential salt stress and soil salinization impact on sugarcane production and groundwater contamination </w:t>
      </w:r>
      <w:r w:rsidR="00D24A2F">
        <w:rPr>
          <w:rFonts w:ascii="Times New Roman" w:eastAsia="Times New Roman" w:hAnsi="Times New Roman" w:cs="Times New Roman"/>
          <w:color w:val="000000" w:themeColor="text1"/>
          <w:sz w:val="24"/>
          <w:szCs w:val="24"/>
          <w:lang w:val="en-US" w:eastAsia="pt-BR"/>
        </w:rPr>
        <w:t xml:space="preserve">could be assessed </w:t>
      </w:r>
      <w:r w:rsidR="00047DE9">
        <w:rPr>
          <w:rFonts w:ascii="Times New Roman" w:eastAsia="Times New Roman" w:hAnsi="Times New Roman" w:cs="Times New Roman"/>
          <w:color w:val="000000" w:themeColor="text1"/>
          <w:sz w:val="24"/>
          <w:szCs w:val="24"/>
          <w:lang w:val="en-US" w:eastAsia="pt-BR"/>
        </w:rPr>
        <w:t xml:space="preserve">by </w:t>
      </w:r>
      <w:r w:rsidR="00CC3367">
        <w:rPr>
          <w:rFonts w:ascii="Times New Roman" w:eastAsia="Times New Roman" w:hAnsi="Times New Roman" w:cs="Times New Roman"/>
          <w:color w:val="000000" w:themeColor="text1"/>
          <w:sz w:val="24"/>
          <w:szCs w:val="24"/>
          <w:lang w:val="en-US" w:eastAsia="pt-BR"/>
        </w:rPr>
        <w:t>using SWAP</w:t>
      </w:r>
      <w:r w:rsidR="00047DE9">
        <w:rPr>
          <w:rFonts w:ascii="Times New Roman" w:eastAsia="Times New Roman" w:hAnsi="Times New Roman" w:cs="Times New Roman"/>
          <w:color w:val="000000" w:themeColor="text1"/>
          <w:sz w:val="24"/>
          <w:szCs w:val="24"/>
          <w:lang w:val="en-US" w:eastAsia="pt-BR"/>
        </w:rPr>
        <w:t>.</w:t>
      </w:r>
      <w:r w:rsidR="00D24A2F">
        <w:rPr>
          <w:rFonts w:ascii="Times New Roman" w:eastAsia="Times New Roman" w:hAnsi="Times New Roman" w:cs="Times New Roman"/>
          <w:color w:val="000000" w:themeColor="text1"/>
          <w:sz w:val="24"/>
          <w:szCs w:val="24"/>
          <w:lang w:val="en-US" w:eastAsia="pt-BR"/>
        </w:rPr>
        <w:t xml:space="preserve"> </w:t>
      </w:r>
      <w:r w:rsidR="00047DE9">
        <w:rPr>
          <w:rFonts w:ascii="Times New Roman" w:eastAsia="Times New Roman" w:hAnsi="Times New Roman" w:cs="Times New Roman"/>
          <w:color w:val="000000" w:themeColor="text1"/>
          <w:sz w:val="24"/>
          <w:szCs w:val="24"/>
          <w:lang w:val="en-US" w:eastAsia="pt-BR"/>
        </w:rPr>
        <w:t xml:space="preserve">Further experimental data on solute transport and salinization </w:t>
      </w:r>
      <w:r w:rsidR="00047DE9">
        <w:rPr>
          <w:rFonts w:ascii="Times New Roman" w:eastAsia="Times New Roman" w:hAnsi="Times New Roman" w:cs="Times New Roman"/>
          <w:color w:val="000000" w:themeColor="text1"/>
          <w:sz w:val="24"/>
          <w:szCs w:val="24"/>
          <w:lang w:val="en-US" w:eastAsia="pt-BR"/>
        </w:rPr>
        <w:lastRenderedPageBreak/>
        <w:t xml:space="preserve">stress could be used to evaluate the model’s ability to simulate these </w:t>
      </w:r>
      <w:r w:rsidR="00895894">
        <w:rPr>
          <w:rFonts w:ascii="Times New Roman" w:eastAsia="Times New Roman" w:hAnsi="Times New Roman" w:cs="Times New Roman"/>
          <w:color w:val="000000" w:themeColor="text1"/>
          <w:sz w:val="24"/>
          <w:szCs w:val="24"/>
          <w:lang w:val="en-US" w:eastAsia="pt-BR"/>
        </w:rPr>
        <w:t xml:space="preserve">for use in </w:t>
      </w:r>
      <w:r w:rsidR="00047DE9">
        <w:rPr>
          <w:rFonts w:ascii="Times New Roman" w:eastAsia="Times New Roman" w:hAnsi="Times New Roman" w:cs="Times New Roman"/>
          <w:color w:val="000000" w:themeColor="text1"/>
          <w:sz w:val="24"/>
          <w:szCs w:val="24"/>
          <w:lang w:val="en-US" w:eastAsia="pt-BR"/>
        </w:rPr>
        <w:t xml:space="preserve">decision making studies regarding these management on sugarcane </w:t>
      </w:r>
      <w:r w:rsidR="00047DE9">
        <w:rPr>
          <w:rFonts w:ascii="Times New Roman" w:eastAsia="Times New Roman" w:hAnsi="Times New Roman" w:cs="Times New Roman"/>
          <w:color w:val="000000" w:themeColor="text1"/>
          <w:sz w:val="24"/>
          <w:szCs w:val="24"/>
          <w:lang w:val="en-US" w:eastAsia="pt-BR"/>
        </w:rPr>
        <w:fldChar w:fldCharType="begin" w:fldLock="1"/>
      </w:r>
      <w:r w:rsidR="00521BEE">
        <w:rPr>
          <w:rFonts w:ascii="Times New Roman" w:eastAsia="Times New Roman" w:hAnsi="Times New Roman" w:cs="Times New Roman"/>
          <w:color w:val="000000" w:themeColor="text1"/>
          <w:sz w:val="24"/>
          <w:szCs w:val="24"/>
          <w:lang w:val="en-US" w:eastAsia="pt-BR"/>
        </w:rPr>
        <w:instrText>ADDIN CSL_CITATION { "citationItems" : [ { "id" : "ITEM-1", "itemData" : { "DOI" : "10.1016/j.agwat.2014.09.014", "ISBN" : "0378-3774", "ISSN" : "18732283", "abstract" : "Crop modelling has played an important role in formulating agricultural policies and measures to reduce yield losses. In this study, an effort was made to evaluate the SWAP (Soil Water Atmosphere Plant) model to assess its capability to simulate the salt dynamics and yield of three salt tolerant and one salt non-tolerant wheat varieties under varying saline water irrigation regimes. The experiment was conducted at the research farm of Water Technology Centre, Indian Agricultural Research Institute, New Delhi, India located in a semiarid monsoon climatic region. Four irrigation treatments viz. ground water (S1) salinity varying from 1.45 to 1.7dSm-1, and saline water levels of 4dSm-1 (S2), 8dSm-1 (S3), 12dSm-1 (S4) were used for irrigating the crop. The model was calibrated and validated using the experiment generated data of rabi 2009-2010 and 2010-2011 cropping seasons, respectively. The model performance indicators i.e. model efficiency (ME) and degree of agreement (d) was 0.76 and 0.93 for root zone soil salinity and 0.96 and 0.99 for relative wheat yield of calibrated model, respectively. Furthermore, root mean square error (RMSE) and mean absolute error (MAE) for prediction of relative yield during calibration was 4% and 3% and during validation was 9.6% and 8.3%, respectively. The validated model performed well for salt dynamics in root zone and relative yields that were corroborated by prediction error statistics R2 of 0.96 and 0.95, ME of 0.95 and 0.75 besides degree of agreement (d) of 0.98 and 0.93, respectively. It was observed that the model performed better for prediction of relative yield of salt tolerant varieties as compared to the salt non tolerant variety under different saline irrigation water regimes. Overall, the SWAP model could be used to simulate the salt dynamics in the crop root zone and yield of wheat with acceptable accuracy under irrigated saline environment.", "author" : [ { "dropping-particle" : "", "family" : "Kumar", "given" : "P.", "non-dropping-particle" : "", "parse-names" : false, "suffix" : "" }, { "dropping-particle" : "", "family" : "Sarangi", "given" : "A.", "non-dropping-particle" : "", "parse-names" : false, "suffix" : "" }, { "dropping-particle" : "", "family" : "Singh", "given" : "D. K.", "non-dropping-particle" : "", "parse-names" : false, "suffix" : "" }, { "dropping-particle" : "", "family" : "Parihar", "given" : "S. S.", "non-dropping-particle" : "", "parse-names" : false, "suffix" : "" }, { "dropping-particle" : "", "family" : "Sahoo", "given" : "R. N.", "non-dropping-particle" : "", "parse-names" : false, "suffix" : "" } ], "container-title" : "Agricultural Water Management", "id" : "ITEM-1", "issued" : { "date-parts" : [ [ "2015" ] ] }, "page" : "72-83", "publisher" : "Elsevier B.V.", "title" : "Simulation of salt dynamics in the root zone and yield of wheat crop under irrigated saline regimes using SWAP model", "type" : "article-journal", "volume" : "148" }, "uris" : [ "http://www.mendeley.com/documents/?uuid=fa1de7ad-87ee-42b3-8150-231f6fb1836a" ] } ], "mendeley" : { "formattedCitation" : "(Kumar et al. 2015)", "plainTextFormattedCitation" : "(Kumar et al. 2015)", "previouslyFormattedCitation" : "(Kumar &lt;i&gt;et al.&lt;/i&gt;, 2015)" }, "properties" : { "noteIndex" : 0 }, "schema" : "https://github.com/citation-style-language/schema/raw/master/csl-citation.json" }</w:instrText>
      </w:r>
      <w:r w:rsidR="00047DE9">
        <w:rPr>
          <w:rFonts w:ascii="Times New Roman" w:eastAsia="Times New Roman" w:hAnsi="Times New Roman" w:cs="Times New Roman"/>
          <w:color w:val="000000" w:themeColor="text1"/>
          <w:sz w:val="24"/>
          <w:szCs w:val="24"/>
          <w:lang w:val="en-US" w:eastAsia="pt-BR"/>
        </w:rPr>
        <w:fldChar w:fldCharType="separate"/>
      </w:r>
      <w:r w:rsidR="00521BEE" w:rsidRPr="00521BEE">
        <w:rPr>
          <w:rFonts w:ascii="Times New Roman" w:eastAsia="Times New Roman" w:hAnsi="Times New Roman" w:cs="Times New Roman"/>
          <w:noProof/>
          <w:color w:val="000000" w:themeColor="text1"/>
          <w:sz w:val="24"/>
          <w:szCs w:val="24"/>
          <w:lang w:val="en-US" w:eastAsia="pt-BR"/>
        </w:rPr>
        <w:t>(Kumar et al. 2015)</w:t>
      </w:r>
      <w:r w:rsidR="00047DE9">
        <w:rPr>
          <w:rFonts w:ascii="Times New Roman" w:eastAsia="Times New Roman" w:hAnsi="Times New Roman" w:cs="Times New Roman"/>
          <w:color w:val="000000" w:themeColor="text1"/>
          <w:sz w:val="24"/>
          <w:szCs w:val="24"/>
          <w:lang w:val="en-US" w:eastAsia="pt-BR"/>
        </w:rPr>
        <w:fldChar w:fldCharType="end"/>
      </w:r>
      <w:r w:rsidR="00047DE9">
        <w:rPr>
          <w:rFonts w:ascii="Times New Roman" w:eastAsia="Times New Roman" w:hAnsi="Times New Roman" w:cs="Times New Roman"/>
          <w:color w:val="000000" w:themeColor="text1"/>
          <w:sz w:val="24"/>
          <w:szCs w:val="24"/>
          <w:lang w:val="en-US" w:eastAsia="pt-BR"/>
        </w:rPr>
        <w:t xml:space="preserve">. </w:t>
      </w:r>
    </w:p>
    <w:p w14:paraId="67C23B57" w14:textId="77777777" w:rsidR="00322BA5" w:rsidRPr="00FA4074" w:rsidRDefault="00322BA5" w:rsidP="00322BA5">
      <w:pPr>
        <w:spacing w:after="0" w:line="240" w:lineRule="auto"/>
        <w:jc w:val="both"/>
        <w:rPr>
          <w:rFonts w:ascii="Times New Roman" w:hAnsi="Times New Roman" w:cs="Times New Roman"/>
          <w:b/>
          <w:sz w:val="24"/>
          <w:szCs w:val="24"/>
          <w:lang w:val="en-US"/>
        </w:rPr>
      </w:pPr>
    </w:p>
    <w:p w14:paraId="216B6DF2" w14:textId="77777777" w:rsidR="00322BA5" w:rsidRPr="002F3F83" w:rsidRDefault="00322BA5" w:rsidP="00C23ED6">
      <w:pPr>
        <w:pStyle w:val="Ttulo1"/>
      </w:pPr>
      <w:commentRangeStart w:id="573"/>
      <w:r w:rsidRPr="002F3F83">
        <w:t>CONCLUSIONS</w:t>
      </w:r>
      <w:commentRangeEnd w:id="573"/>
      <w:r w:rsidR="00E309F0">
        <w:rPr>
          <w:rStyle w:val="Refdecomentrio"/>
          <w:rFonts w:asciiTheme="minorHAnsi" w:eastAsiaTheme="minorHAnsi" w:hAnsiTheme="minorHAnsi" w:cstheme="minorBidi"/>
          <w:b w:val="0"/>
          <w:lang w:val="pt-BR"/>
        </w:rPr>
        <w:commentReference w:id="573"/>
      </w:r>
    </w:p>
    <w:p w14:paraId="3165A1A0" w14:textId="77777777" w:rsidR="00322BA5" w:rsidRPr="002F3F83" w:rsidRDefault="00322BA5" w:rsidP="00322BA5">
      <w:pPr>
        <w:spacing w:after="0" w:line="240" w:lineRule="auto"/>
        <w:ind w:firstLine="708"/>
        <w:jc w:val="both"/>
        <w:rPr>
          <w:rFonts w:ascii="Times New Roman" w:eastAsia="Times New Roman" w:hAnsi="Times New Roman" w:cs="Times New Roman"/>
          <w:color w:val="000000" w:themeColor="text1"/>
          <w:sz w:val="24"/>
          <w:szCs w:val="24"/>
          <w:lang w:val="en-US" w:eastAsia="pt-BR"/>
        </w:rPr>
      </w:pPr>
    </w:p>
    <w:p w14:paraId="3A07281C" w14:textId="78C9CAA7" w:rsidR="00336E2C" w:rsidRPr="00336E2C" w:rsidRDefault="00322BA5" w:rsidP="00336E2C">
      <w:pPr>
        <w:spacing w:after="0" w:line="480" w:lineRule="auto"/>
        <w:ind w:firstLine="708"/>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 xml:space="preserve">The coupling of a new sugarcane PBM to a robust </w:t>
      </w:r>
      <w:proofErr w:type="spellStart"/>
      <w:r w:rsidRPr="002F3F83">
        <w:rPr>
          <w:rFonts w:ascii="Times New Roman" w:eastAsia="Times New Roman" w:hAnsi="Times New Roman" w:cs="Times New Roman"/>
          <w:color w:val="000000" w:themeColor="text1"/>
          <w:sz w:val="24"/>
          <w:szCs w:val="24"/>
          <w:lang w:val="en-US" w:eastAsia="pt-BR"/>
        </w:rPr>
        <w:t>agro</w:t>
      </w:r>
      <w:proofErr w:type="spellEnd"/>
      <w:r w:rsidRPr="002F3F83">
        <w:rPr>
          <w:rFonts w:ascii="Times New Roman" w:eastAsia="Times New Roman" w:hAnsi="Times New Roman" w:cs="Times New Roman"/>
          <w:color w:val="000000" w:themeColor="text1"/>
          <w:sz w:val="24"/>
          <w:szCs w:val="24"/>
          <w:lang w:val="en-US" w:eastAsia="pt-BR"/>
        </w:rPr>
        <w:t xml:space="preserve">-hydrological model (SWAP) was accomplished, enabling </w:t>
      </w:r>
      <w:ins w:id="574" w:author="Quirijn de Jong van Lier" w:date="2017-08-22T16:11:00Z">
        <w:r w:rsidR="00D34B2D">
          <w:rPr>
            <w:rFonts w:ascii="Times New Roman" w:eastAsia="Times New Roman" w:hAnsi="Times New Roman" w:cs="Times New Roman"/>
            <w:color w:val="000000" w:themeColor="text1"/>
            <w:sz w:val="24"/>
            <w:szCs w:val="24"/>
            <w:lang w:val="en-US" w:eastAsia="pt-BR"/>
          </w:rPr>
          <w:t>an improved</w:t>
        </w:r>
      </w:ins>
      <w:del w:id="575" w:author="Quirijn de Jong van Lier" w:date="2017-08-22T16:11:00Z">
        <w:r w:rsidRPr="002F3F83" w:rsidDel="00D34B2D">
          <w:rPr>
            <w:rFonts w:ascii="Times New Roman" w:eastAsia="Times New Roman" w:hAnsi="Times New Roman" w:cs="Times New Roman"/>
            <w:color w:val="000000" w:themeColor="text1"/>
            <w:sz w:val="24"/>
            <w:szCs w:val="24"/>
            <w:lang w:val="en-US" w:eastAsia="pt-BR"/>
          </w:rPr>
          <w:delText>more robust and less uncertai</w:delText>
        </w:r>
        <w:r w:rsidR="005960E8" w:rsidDel="00D34B2D">
          <w:rPr>
            <w:rFonts w:ascii="Times New Roman" w:eastAsia="Times New Roman" w:hAnsi="Times New Roman" w:cs="Times New Roman"/>
            <w:color w:val="000000" w:themeColor="text1"/>
            <w:sz w:val="24"/>
            <w:szCs w:val="24"/>
            <w:lang w:val="en-US" w:eastAsia="pt-BR"/>
          </w:rPr>
          <w:delText>n</w:delText>
        </w:r>
      </w:del>
      <w:r w:rsidRPr="002F3F83">
        <w:rPr>
          <w:rFonts w:ascii="Times New Roman" w:eastAsia="Times New Roman" w:hAnsi="Times New Roman" w:cs="Times New Roman"/>
          <w:color w:val="000000" w:themeColor="text1"/>
          <w:sz w:val="24"/>
          <w:szCs w:val="24"/>
          <w:lang w:val="en-US" w:eastAsia="pt-BR"/>
        </w:rPr>
        <w:t xml:space="preserve"> simulation</w:t>
      </w:r>
      <w:del w:id="576" w:author="Quirijn de Jong van Lier" w:date="2017-08-22T16:11:00Z">
        <w:r w:rsidRPr="002F3F83" w:rsidDel="00D34B2D">
          <w:rPr>
            <w:rFonts w:ascii="Times New Roman" w:eastAsia="Times New Roman" w:hAnsi="Times New Roman" w:cs="Times New Roman"/>
            <w:color w:val="000000" w:themeColor="text1"/>
            <w:sz w:val="24"/>
            <w:szCs w:val="24"/>
            <w:lang w:val="en-US" w:eastAsia="pt-BR"/>
          </w:rPr>
          <w:delText>s</w:delText>
        </w:r>
      </w:del>
      <w:r w:rsidRPr="002F3F83">
        <w:rPr>
          <w:rFonts w:ascii="Times New Roman" w:eastAsia="Times New Roman" w:hAnsi="Times New Roman" w:cs="Times New Roman"/>
          <w:color w:val="000000" w:themeColor="text1"/>
          <w:sz w:val="24"/>
          <w:szCs w:val="24"/>
          <w:lang w:val="en-US" w:eastAsia="pt-BR"/>
        </w:rPr>
        <w:t xml:space="preserve"> of crop water consumption. </w:t>
      </w:r>
      <w:r w:rsidR="00336E2C" w:rsidRPr="00336E2C">
        <w:rPr>
          <w:rFonts w:ascii="Times New Roman" w:eastAsia="Times New Roman" w:hAnsi="Times New Roman" w:cs="Times New Roman"/>
          <w:color w:val="000000" w:themeColor="text1"/>
          <w:sz w:val="24"/>
          <w:szCs w:val="24"/>
          <w:lang w:val="en-US" w:eastAsia="pt-BR"/>
        </w:rPr>
        <w:t>In this paper, we describe the coupling of SAMUCA to SWAP model, and evaluate the resulting new approach for dynamic simulating sugarcane growth and development under Brazilian conditions, besides consistently considering soil water and irrigation. The coupled model (SWAP-SAMUCA) is expected to reduce prediction uncertainty and to provide a better tool for predicting crop water use and vadose zone hydrology under sugarcane.</w:t>
      </w:r>
    </w:p>
    <w:p w14:paraId="5C0BE23E" w14:textId="717B6C4E" w:rsidR="00322BA5" w:rsidRDefault="00336E2C" w:rsidP="00322BA5">
      <w:pPr>
        <w:spacing w:after="0" w:line="480" w:lineRule="auto"/>
        <w:ind w:firstLine="708"/>
        <w:jc w:val="both"/>
        <w:rPr>
          <w:rFonts w:ascii="Times New Roman" w:eastAsia="Times New Roman" w:hAnsi="Times New Roman" w:cs="Times New Roman"/>
          <w:color w:val="000000" w:themeColor="text1"/>
          <w:sz w:val="24"/>
          <w:szCs w:val="24"/>
          <w:lang w:val="en-US" w:eastAsia="pt-BR"/>
        </w:rPr>
      </w:pPr>
      <w:r w:rsidRPr="002F3F83">
        <w:rPr>
          <w:rFonts w:ascii="Times New Roman" w:eastAsia="Times New Roman" w:hAnsi="Times New Roman" w:cs="Times New Roman"/>
          <w:color w:val="000000" w:themeColor="text1"/>
          <w:sz w:val="24"/>
          <w:szCs w:val="24"/>
          <w:lang w:val="en-US" w:eastAsia="pt-BR"/>
        </w:rPr>
        <w:t xml:space="preserve">Moreover, it opens room for improvements and testing sugarcane water consumption and its response to soil temperature, </w:t>
      </w:r>
      <w:proofErr w:type="spellStart"/>
      <w:r w:rsidRPr="002F3F83">
        <w:rPr>
          <w:rFonts w:ascii="Times New Roman" w:eastAsia="Times New Roman" w:hAnsi="Times New Roman" w:cs="Times New Roman"/>
          <w:color w:val="000000" w:themeColor="text1"/>
          <w:sz w:val="24"/>
          <w:szCs w:val="24"/>
          <w:lang w:val="en-US" w:eastAsia="pt-BR"/>
        </w:rPr>
        <w:t>agroh</w:t>
      </w:r>
      <w:r>
        <w:rPr>
          <w:rFonts w:ascii="Times New Roman" w:eastAsia="Times New Roman" w:hAnsi="Times New Roman" w:cs="Times New Roman"/>
          <w:color w:val="000000" w:themeColor="text1"/>
          <w:sz w:val="24"/>
          <w:szCs w:val="24"/>
          <w:lang w:val="en-US" w:eastAsia="pt-BR"/>
        </w:rPr>
        <w:t>y</w:t>
      </w:r>
      <w:r w:rsidRPr="002F3F83">
        <w:rPr>
          <w:rFonts w:ascii="Times New Roman" w:eastAsia="Times New Roman" w:hAnsi="Times New Roman" w:cs="Times New Roman"/>
          <w:color w:val="000000" w:themeColor="text1"/>
          <w:sz w:val="24"/>
          <w:szCs w:val="24"/>
          <w:lang w:val="en-US" w:eastAsia="pt-BR"/>
        </w:rPr>
        <w:t>drology</w:t>
      </w:r>
      <w:proofErr w:type="spellEnd"/>
      <w:r w:rsidRPr="002F3F83">
        <w:rPr>
          <w:rFonts w:ascii="Times New Roman" w:eastAsia="Times New Roman" w:hAnsi="Times New Roman" w:cs="Times New Roman"/>
          <w:color w:val="000000" w:themeColor="text1"/>
          <w:sz w:val="24"/>
          <w:szCs w:val="24"/>
          <w:lang w:val="en-US" w:eastAsia="pt-BR"/>
        </w:rPr>
        <w:t xml:space="preserve"> and salt stress </w:t>
      </w:r>
      <w:r>
        <w:rPr>
          <w:rFonts w:ascii="Times New Roman" w:eastAsia="Times New Roman" w:hAnsi="Times New Roman" w:cs="Times New Roman"/>
          <w:color w:val="000000" w:themeColor="text1"/>
          <w:sz w:val="24"/>
          <w:szCs w:val="24"/>
          <w:lang w:val="en-US" w:eastAsia="pt-BR"/>
        </w:rPr>
        <w:t>at</w:t>
      </w:r>
      <w:r w:rsidRPr="002F3F83">
        <w:rPr>
          <w:rFonts w:ascii="Times New Roman" w:eastAsia="Times New Roman" w:hAnsi="Times New Roman" w:cs="Times New Roman"/>
          <w:color w:val="000000" w:themeColor="text1"/>
          <w:sz w:val="24"/>
          <w:szCs w:val="24"/>
          <w:lang w:val="en-US" w:eastAsia="pt-BR"/>
        </w:rPr>
        <w:t xml:space="preserve"> the PBM level.</w:t>
      </w:r>
      <w:r>
        <w:rPr>
          <w:rFonts w:ascii="Times New Roman" w:eastAsia="Times New Roman" w:hAnsi="Times New Roman" w:cs="Times New Roman"/>
          <w:color w:val="000000" w:themeColor="text1"/>
          <w:sz w:val="24"/>
          <w:szCs w:val="24"/>
          <w:lang w:val="en-US" w:eastAsia="pt-BR"/>
        </w:rPr>
        <w:t xml:space="preserve"> </w:t>
      </w:r>
      <w:r w:rsidR="00322BA5" w:rsidRPr="002F3F83">
        <w:rPr>
          <w:rFonts w:ascii="Times New Roman" w:eastAsia="Times New Roman" w:hAnsi="Times New Roman" w:cs="Times New Roman"/>
          <w:color w:val="000000" w:themeColor="text1"/>
          <w:sz w:val="24"/>
          <w:szCs w:val="24"/>
          <w:lang w:val="en-US" w:eastAsia="pt-BR"/>
        </w:rPr>
        <w:t>Since any Brazilian PBM is available or developed for sugarcane (or any crop)</w:t>
      </w:r>
      <w:r w:rsidR="00895894">
        <w:rPr>
          <w:rFonts w:ascii="Times New Roman" w:eastAsia="Times New Roman" w:hAnsi="Times New Roman" w:cs="Times New Roman"/>
          <w:color w:val="000000" w:themeColor="text1"/>
          <w:sz w:val="24"/>
          <w:szCs w:val="24"/>
          <w:lang w:val="en-US" w:eastAsia="pt-BR"/>
        </w:rPr>
        <w:t>,</w:t>
      </w:r>
      <w:r w:rsidR="00322BA5" w:rsidRPr="002F3F83">
        <w:rPr>
          <w:rFonts w:ascii="Times New Roman" w:eastAsia="Times New Roman" w:hAnsi="Times New Roman" w:cs="Times New Roman"/>
          <w:color w:val="000000" w:themeColor="text1"/>
          <w:sz w:val="24"/>
          <w:szCs w:val="24"/>
          <w:lang w:val="en-US" w:eastAsia="pt-BR"/>
        </w:rPr>
        <w:t xml:space="preserve"> efforts on crop modelling may be a reasonable good strategy not only to support decision of policy makers, farmers and investors, but as a tool for education and scientific guiding. Further modifications on these models aiming to overcome limitations and additions of more detailed outputs on crop water consumption and key plant processes (tillering, sugar accumulation, carbon partitioning) interaction among weather and managements are required to better assess and support sugarcane’s production in a sustainable way in Brazil.</w:t>
      </w:r>
    </w:p>
    <w:p w14:paraId="4EF33C30" w14:textId="67EDF16A" w:rsidR="00322BA5" w:rsidDel="00D34B2D" w:rsidRDefault="00322BA5" w:rsidP="00322BA5">
      <w:pPr>
        <w:spacing w:after="0" w:line="240" w:lineRule="auto"/>
        <w:ind w:firstLine="708"/>
        <w:jc w:val="both"/>
        <w:rPr>
          <w:del w:id="577" w:author="Quirijn de Jong van Lier" w:date="2017-08-22T16:13:00Z"/>
          <w:rFonts w:ascii="Times New Roman" w:eastAsia="Times New Roman" w:hAnsi="Times New Roman" w:cs="Times New Roman"/>
          <w:color w:val="000000" w:themeColor="text1"/>
          <w:sz w:val="24"/>
          <w:szCs w:val="24"/>
          <w:lang w:val="en-US" w:eastAsia="pt-BR"/>
        </w:rPr>
      </w:pPr>
    </w:p>
    <w:p w14:paraId="2A4F5567" w14:textId="790717E2" w:rsidR="00336E2C" w:rsidRPr="002F3F83" w:rsidDel="00D34B2D" w:rsidRDefault="00336E2C" w:rsidP="00322BA5">
      <w:pPr>
        <w:spacing w:after="0" w:line="240" w:lineRule="auto"/>
        <w:ind w:firstLine="708"/>
        <w:jc w:val="both"/>
        <w:rPr>
          <w:del w:id="578" w:author="Quirijn de Jong van Lier" w:date="2017-08-22T16:13:00Z"/>
          <w:rFonts w:ascii="Times New Roman" w:eastAsia="Times New Roman" w:hAnsi="Times New Roman" w:cs="Times New Roman"/>
          <w:color w:val="000000" w:themeColor="text1"/>
          <w:sz w:val="24"/>
          <w:szCs w:val="24"/>
          <w:lang w:val="en-US" w:eastAsia="pt-BR"/>
        </w:rPr>
      </w:pPr>
    </w:p>
    <w:p w14:paraId="6458EB35" w14:textId="77777777" w:rsidR="00322BA5" w:rsidRPr="005D6804" w:rsidRDefault="00322BA5" w:rsidP="00C23ED6">
      <w:pPr>
        <w:pStyle w:val="Ttulo1"/>
      </w:pPr>
      <w:r w:rsidRPr="005D6804">
        <w:t>ACKNOWLEDGMENTS</w:t>
      </w:r>
    </w:p>
    <w:p w14:paraId="42442E10" w14:textId="69F4A6AC" w:rsidR="00322BA5" w:rsidRPr="005D6804" w:rsidDel="00E309F0" w:rsidRDefault="00322BA5" w:rsidP="00322BA5">
      <w:pPr>
        <w:shd w:val="clear" w:color="auto" w:fill="FFFFFF"/>
        <w:spacing w:after="0" w:line="240" w:lineRule="auto"/>
        <w:ind w:firstLine="708"/>
        <w:jc w:val="both"/>
        <w:rPr>
          <w:del w:id="579" w:author="Quirijn de Jong van Lier" w:date="2017-08-22T16:13:00Z"/>
          <w:rFonts w:ascii="Times New Roman" w:eastAsia="Times New Roman" w:hAnsi="Times New Roman" w:cs="Times New Roman"/>
          <w:color w:val="000000" w:themeColor="text1"/>
          <w:sz w:val="24"/>
          <w:szCs w:val="24"/>
          <w:lang w:val="en-US" w:eastAsia="pt-BR"/>
        </w:rPr>
      </w:pPr>
    </w:p>
    <w:p w14:paraId="4CA80589" w14:textId="273D0CD5" w:rsidR="00322BA5" w:rsidRDefault="00322BA5" w:rsidP="00F40591">
      <w:pPr>
        <w:spacing w:after="0" w:line="240" w:lineRule="auto"/>
        <w:jc w:val="both"/>
        <w:rPr>
          <w:rFonts w:ascii="Times New Roman" w:hAnsi="Times New Roman" w:cs="Times New Roman"/>
          <w:sz w:val="24"/>
          <w:szCs w:val="24"/>
          <w:lang w:val="en-US"/>
        </w:rPr>
      </w:pPr>
      <w:r w:rsidRPr="005D6804">
        <w:rPr>
          <w:rFonts w:ascii="Times New Roman" w:hAnsi="Times New Roman" w:cs="Times New Roman"/>
          <w:sz w:val="24"/>
          <w:szCs w:val="24"/>
          <w:lang w:val="en-US"/>
        </w:rPr>
        <w:t xml:space="preserve">This </w:t>
      </w:r>
      <w:r w:rsidR="003C3325">
        <w:rPr>
          <w:rFonts w:ascii="Times New Roman" w:hAnsi="Times New Roman" w:cs="Times New Roman"/>
          <w:sz w:val="24"/>
          <w:szCs w:val="24"/>
          <w:lang w:val="en-US"/>
        </w:rPr>
        <w:t xml:space="preserve">research </w:t>
      </w:r>
      <w:r w:rsidRPr="005D6804">
        <w:rPr>
          <w:rFonts w:ascii="Times New Roman" w:hAnsi="Times New Roman" w:cs="Times New Roman"/>
          <w:sz w:val="24"/>
          <w:szCs w:val="24"/>
          <w:lang w:val="en-US"/>
        </w:rPr>
        <w:t>was supported by FAPESP (</w:t>
      </w:r>
      <w:r w:rsidR="00F40591">
        <w:rPr>
          <w:rFonts w:ascii="Times New Roman" w:hAnsi="Times New Roman" w:cs="Times New Roman"/>
          <w:i/>
          <w:iCs/>
          <w:sz w:val="24"/>
          <w:szCs w:val="24"/>
          <w:lang w:val="en-US"/>
        </w:rPr>
        <w:t>grants</w:t>
      </w:r>
      <w:r w:rsidR="00F40591" w:rsidRPr="005D6804">
        <w:rPr>
          <w:rFonts w:ascii="Times New Roman" w:hAnsi="Times New Roman" w:cs="Times New Roman"/>
          <w:i/>
          <w:iCs/>
          <w:sz w:val="24"/>
          <w:szCs w:val="24"/>
          <w:lang w:val="en-US"/>
        </w:rPr>
        <w:t xml:space="preserve"> </w:t>
      </w:r>
      <w:r w:rsidRPr="005D6804">
        <w:rPr>
          <w:rFonts w:ascii="Times New Roman" w:hAnsi="Times New Roman" w:cs="Times New Roman"/>
          <w:i/>
          <w:iCs/>
          <w:sz w:val="24"/>
          <w:szCs w:val="24"/>
          <w:lang w:val="en-US"/>
        </w:rPr>
        <w:t>2015/16214-5</w:t>
      </w:r>
      <w:r w:rsidR="00F40591">
        <w:rPr>
          <w:rFonts w:ascii="Times New Roman" w:hAnsi="Times New Roman" w:cs="Times New Roman"/>
          <w:i/>
          <w:iCs/>
          <w:sz w:val="24"/>
          <w:szCs w:val="24"/>
          <w:lang w:val="en-US"/>
        </w:rPr>
        <w:t>,</w:t>
      </w:r>
      <w:r w:rsidRPr="005D6804">
        <w:rPr>
          <w:rFonts w:ascii="Times New Roman" w:hAnsi="Times New Roman" w:cs="Times New Roman"/>
          <w:i/>
          <w:iCs/>
          <w:sz w:val="24"/>
          <w:szCs w:val="24"/>
          <w:lang w:val="en-US"/>
        </w:rPr>
        <w:t xml:space="preserve"> 2014/05887-6</w:t>
      </w:r>
      <w:r w:rsidR="00F40591">
        <w:rPr>
          <w:rFonts w:ascii="Times New Roman" w:hAnsi="Times New Roman" w:cs="Times New Roman"/>
          <w:i/>
          <w:iCs/>
          <w:sz w:val="24"/>
          <w:szCs w:val="24"/>
          <w:lang w:val="en-US"/>
        </w:rPr>
        <w:t xml:space="preserve"> and 2014/12406-4</w:t>
      </w:r>
      <w:r w:rsidRPr="005D6804">
        <w:rPr>
          <w:rFonts w:ascii="Times New Roman" w:hAnsi="Times New Roman" w:cs="Times New Roman"/>
          <w:sz w:val="24"/>
          <w:szCs w:val="24"/>
          <w:lang w:val="en-US"/>
        </w:rPr>
        <w:t>)</w:t>
      </w:r>
      <w:r w:rsidR="00F40591">
        <w:rPr>
          <w:rFonts w:ascii="Times New Roman" w:hAnsi="Times New Roman" w:cs="Times New Roman"/>
          <w:sz w:val="24"/>
          <w:szCs w:val="24"/>
          <w:lang w:val="en-US"/>
        </w:rPr>
        <w:t xml:space="preserve"> and </w:t>
      </w:r>
      <w:proofErr w:type="spellStart"/>
      <w:r w:rsidR="00F40591">
        <w:rPr>
          <w:rFonts w:ascii="Times New Roman" w:hAnsi="Times New Roman" w:cs="Times New Roman"/>
          <w:sz w:val="24"/>
          <w:szCs w:val="24"/>
          <w:lang w:val="en-US"/>
        </w:rPr>
        <w:t>CNPq</w:t>
      </w:r>
      <w:proofErr w:type="spellEnd"/>
      <w:r w:rsidR="00F40591">
        <w:rPr>
          <w:rFonts w:ascii="Times New Roman" w:hAnsi="Times New Roman" w:cs="Times New Roman"/>
          <w:sz w:val="24"/>
          <w:szCs w:val="24"/>
          <w:lang w:val="en-US"/>
        </w:rPr>
        <w:t xml:space="preserve"> (</w:t>
      </w:r>
      <w:r w:rsidR="00F40591" w:rsidRPr="00F40591">
        <w:rPr>
          <w:rFonts w:ascii="Times New Roman" w:hAnsi="Times New Roman" w:cs="Times New Roman"/>
          <w:sz w:val="24"/>
          <w:szCs w:val="24"/>
          <w:lang w:val="en-US"/>
        </w:rPr>
        <w:t>301424/2015</w:t>
      </w:r>
      <w:r w:rsidR="003C3325">
        <w:rPr>
          <w:rFonts w:ascii="Times New Roman" w:hAnsi="Times New Roman" w:cs="Times New Roman"/>
          <w:sz w:val="24"/>
          <w:szCs w:val="24"/>
          <w:lang w:val="en-US"/>
        </w:rPr>
        <w:t>).</w:t>
      </w:r>
      <w:r w:rsidR="00336E2C">
        <w:rPr>
          <w:rFonts w:ascii="Times New Roman" w:hAnsi="Times New Roman" w:cs="Times New Roman"/>
          <w:sz w:val="24"/>
          <w:szCs w:val="24"/>
          <w:lang w:val="en-US"/>
        </w:rPr>
        <w:t xml:space="preserve"> </w:t>
      </w:r>
    </w:p>
    <w:p w14:paraId="64E93DEC" w14:textId="77777777" w:rsidR="00322BA5" w:rsidRPr="005D6804" w:rsidRDefault="00322BA5" w:rsidP="00322BA5">
      <w:pPr>
        <w:spacing w:after="0" w:line="240" w:lineRule="auto"/>
        <w:jc w:val="both"/>
        <w:rPr>
          <w:rFonts w:ascii="Times New Roman" w:hAnsi="Times New Roman" w:cs="Times New Roman"/>
          <w:sz w:val="24"/>
          <w:szCs w:val="24"/>
          <w:lang w:val="en-US"/>
        </w:rPr>
      </w:pPr>
    </w:p>
    <w:p w14:paraId="62F968D0" w14:textId="77777777" w:rsidR="00322BA5" w:rsidRPr="00D5261D" w:rsidRDefault="00322BA5" w:rsidP="00C23ED6">
      <w:pPr>
        <w:pStyle w:val="Ttulo1"/>
        <w:rPr>
          <w:rFonts w:eastAsia="Times New Roman"/>
          <w:color w:val="000000" w:themeColor="text1"/>
          <w:lang w:eastAsia="pt-BR"/>
        </w:rPr>
      </w:pPr>
      <w:r w:rsidRPr="00D5261D">
        <w:t>REFERENCES</w:t>
      </w:r>
    </w:p>
    <w:p w14:paraId="03C59090" w14:textId="73740A83" w:rsidR="00521BEE" w:rsidRPr="00521BEE" w:rsidRDefault="00322BA5"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eastAsia="Times New Roman" w:hAnsi="Times New Roman" w:cs="Times New Roman"/>
          <w:color w:val="000000" w:themeColor="text1"/>
          <w:sz w:val="24"/>
          <w:szCs w:val="24"/>
          <w:lang w:eastAsia="pt-BR"/>
        </w:rPr>
        <w:fldChar w:fldCharType="begin" w:fldLock="1"/>
      </w:r>
      <w:r w:rsidRPr="00D5261D">
        <w:rPr>
          <w:rFonts w:ascii="Times New Roman" w:eastAsia="Times New Roman" w:hAnsi="Times New Roman" w:cs="Times New Roman"/>
          <w:color w:val="000000" w:themeColor="text1"/>
          <w:sz w:val="24"/>
          <w:szCs w:val="24"/>
          <w:lang w:val="en-US" w:eastAsia="pt-BR"/>
        </w:rPr>
        <w:instrText xml:space="preserve">ADDIN Mendeley Bibliography CSL_BIBLIOGRAPHY </w:instrText>
      </w:r>
      <w:r>
        <w:rPr>
          <w:rFonts w:ascii="Times New Roman" w:eastAsia="Times New Roman" w:hAnsi="Times New Roman" w:cs="Times New Roman"/>
          <w:color w:val="000000" w:themeColor="text1"/>
          <w:sz w:val="24"/>
          <w:szCs w:val="24"/>
          <w:lang w:eastAsia="pt-BR"/>
        </w:rPr>
        <w:fldChar w:fldCharType="separate"/>
      </w:r>
      <w:r w:rsidR="00521BEE" w:rsidRPr="004D4269">
        <w:rPr>
          <w:rFonts w:ascii="Times New Roman" w:hAnsi="Times New Roman" w:cs="Times New Roman"/>
          <w:noProof/>
          <w:sz w:val="24"/>
          <w:szCs w:val="24"/>
          <w:lang w:val="en-US"/>
        </w:rPr>
        <w:t xml:space="preserve">Adami, M., M.P. Mello, Daniel Alves de Aguiar, and B.F.T. Rudorff. 2012. “Web Platform Development to Perform Thematic Accuracy Assessment of Sugarcane Mapping in South-Central Brazil.” </w:t>
      </w:r>
      <w:r w:rsidR="00521BEE" w:rsidRPr="00521BEE">
        <w:rPr>
          <w:rFonts w:ascii="Times New Roman" w:hAnsi="Times New Roman" w:cs="Times New Roman"/>
          <w:i/>
          <w:iCs/>
          <w:noProof/>
          <w:sz w:val="24"/>
          <w:szCs w:val="24"/>
        </w:rPr>
        <w:t>Remote Sensing</w:t>
      </w:r>
      <w:r w:rsidR="00521BEE" w:rsidRPr="00521BEE">
        <w:rPr>
          <w:rFonts w:ascii="Times New Roman" w:hAnsi="Times New Roman" w:cs="Times New Roman"/>
          <w:noProof/>
          <w:sz w:val="24"/>
          <w:szCs w:val="24"/>
        </w:rPr>
        <w:t xml:space="preserve"> 4: 3201–14. doi:10.3390/rs4103201.</w:t>
      </w:r>
    </w:p>
    <w:p w14:paraId="4D478641"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 xml:space="preserve">Alvares, Clayton Alcarde, Jos?? Luiz Stape, Paulo Cesar Sentelhas, Jos?? </w:t>
      </w:r>
      <w:r w:rsidRPr="004D4269">
        <w:rPr>
          <w:rFonts w:ascii="Times New Roman" w:hAnsi="Times New Roman" w:cs="Times New Roman"/>
          <w:noProof/>
          <w:sz w:val="24"/>
          <w:szCs w:val="24"/>
          <w:lang w:val="en-US"/>
        </w:rPr>
        <w:t xml:space="preserve">Leonardo De Moraes Gon??alves, and Gerd Sparovek. 2013. “K??ppen’s Climate Classification Map for Brazil.” </w:t>
      </w:r>
      <w:r w:rsidRPr="00521BEE">
        <w:rPr>
          <w:rFonts w:ascii="Times New Roman" w:hAnsi="Times New Roman" w:cs="Times New Roman"/>
          <w:i/>
          <w:iCs/>
          <w:noProof/>
          <w:sz w:val="24"/>
          <w:szCs w:val="24"/>
        </w:rPr>
        <w:t>Meteorologische Zeitschrift</w:t>
      </w:r>
      <w:r w:rsidRPr="00521BEE">
        <w:rPr>
          <w:rFonts w:ascii="Times New Roman" w:hAnsi="Times New Roman" w:cs="Times New Roman"/>
          <w:noProof/>
          <w:sz w:val="24"/>
          <w:szCs w:val="24"/>
        </w:rPr>
        <w:t xml:space="preserve"> 22 (6): 711–28. doi:10.1127/0941-2948/2013/0507.</w:t>
      </w:r>
    </w:p>
    <w:p w14:paraId="4BF65051"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ANA, (Agência Nacional de Águas). 2016. “Conjuntura Dos Recursos Hídricos No Brasil: Informe 2016,” 95. http://www3.snirh.gov.br/portal/snirh/centrais-de-conteudos/conjuntura-dos-recursos-hidricos/informe-conjuntura-2016.pdf.</w:t>
      </w:r>
    </w:p>
    <w:p w14:paraId="4374120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Asseng, S. 2013. “Uncertainty in Simulating Wheat Yields under Climate Change.” </w:t>
      </w:r>
      <w:r w:rsidRPr="004D4269">
        <w:rPr>
          <w:rFonts w:ascii="Times New Roman" w:hAnsi="Times New Roman" w:cs="Times New Roman"/>
          <w:i/>
          <w:iCs/>
          <w:noProof/>
          <w:sz w:val="24"/>
          <w:szCs w:val="24"/>
          <w:lang w:val="en-US"/>
        </w:rPr>
        <w:t>Nature Climate Change</w:t>
      </w:r>
      <w:r w:rsidRPr="004D4269">
        <w:rPr>
          <w:rFonts w:ascii="Times New Roman" w:hAnsi="Times New Roman" w:cs="Times New Roman"/>
          <w:noProof/>
          <w:sz w:val="24"/>
          <w:szCs w:val="24"/>
          <w:lang w:val="en-US"/>
        </w:rPr>
        <w:t xml:space="preserve"> 3 (9): 627–32. doi:10.1038/ncliamte1916.</w:t>
      </w:r>
    </w:p>
    <w:p w14:paraId="56E5B319"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Baker, C. J., M. Sterling, and P. Berry. 2014. “A Generalised Model of Crop Lodging.” </w:t>
      </w:r>
      <w:r w:rsidRPr="00521BEE">
        <w:rPr>
          <w:rFonts w:ascii="Times New Roman" w:hAnsi="Times New Roman" w:cs="Times New Roman"/>
          <w:i/>
          <w:iCs/>
          <w:noProof/>
          <w:sz w:val="24"/>
          <w:szCs w:val="24"/>
        </w:rPr>
        <w:t>Journal of Theoretical Biology</w:t>
      </w:r>
      <w:r w:rsidRPr="00521BEE">
        <w:rPr>
          <w:rFonts w:ascii="Times New Roman" w:hAnsi="Times New Roman" w:cs="Times New Roman"/>
          <w:noProof/>
          <w:sz w:val="24"/>
          <w:szCs w:val="24"/>
        </w:rPr>
        <w:t xml:space="preserve"> 363. Elsevier: 1–12. doi:10.1016/j.jtbi.2014.07.032.</w:t>
      </w:r>
    </w:p>
    <w:p w14:paraId="4514A44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Barbosa, Eduardo Augusto Agnellos, Edson Eiji Matsura, Leonardo Naz??rio Silva dos Santos, Ivo Zution Gon??alves, Aline Azevedo Naz??rio, and Daniel Rodrigues Cavalcante Feitosa. </w:t>
      </w:r>
      <w:r w:rsidRPr="004D4269">
        <w:rPr>
          <w:rFonts w:ascii="Times New Roman" w:hAnsi="Times New Roman" w:cs="Times New Roman"/>
          <w:noProof/>
          <w:sz w:val="24"/>
          <w:szCs w:val="24"/>
          <w:lang w:val="en-US"/>
        </w:rPr>
        <w:t xml:space="preserve">2017. “Water Footprint of Sugarcane Irrigated with Treated Sewage and Freshwater under Subsurface Drip Irrigation, in Southeast Brazil.” </w:t>
      </w:r>
      <w:r w:rsidRPr="004D4269">
        <w:rPr>
          <w:rFonts w:ascii="Times New Roman" w:hAnsi="Times New Roman" w:cs="Times New Roman"/>
          <w:i/>
          <w:iCs/>
          <w:noProof/>
          <w:sz w:val="24"/>
          <w:szCs w:val="24"/>
          <w:lang w:val="en-US"/>
        </w:rPr>
        <w:t>Journal of Cleaner Production</w:t>
      </w:r>
      <w:r w:rsidRPr="004D4269">
        <w:rPr>
          <w:rFonts w:ascii="Times New Roman" w:hAnsi="Times New Roman" w:cs="Times New Roman"/>
          <w:noProof/>
          <w:sz w:val="24"/>
          <w:szCs w:val="24"/>
          <w:lang w:val="en-US"/>
        </w:rPr>
        <w:t xml:space="preserve"> 153: 448–56. doi:10.1016/j.jclepro.2017.01.167.</w:t>
      </w:r>
    </w:p>
    <w:p w14:paraId="43EEAAE8"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Battisti, Rafael, Paulo C. Sentelhas, and Kenneth J. Boote. 2017. “Inter-Comparison of Performance of Soybean Crop Simulation Models and Their Ensemble in Southern Brazil.”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200. Elsevier B.V.: 28–37. </w:t>
      </w:r>
      <w:r w:rsidRPr="004D4269">
        <w:rPr>
          <w:rFonts w:ascii="Times New Roman" w:hAnsi="Times New Roman" w:cs="Times New Roman"/>
          <w:noProof/>
          <w:sz w:val="24"/>
          <w:szCs w:val="24"/>
          <w:lang w:val="en-US"/>
        </w:rPr>
        <w:lastRenderedPageBreak/>
        <w:t>doi:10.1016/j.fcr.2016.10.004.</w:t>
      </w:r>
    </w:p>
    <w:p w14:paraId="361F56D5"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Bezuidenhout, C. N., G. J. O’Leary, A. Singels, and V. B. Bajic. 2003. “A Process-Based Model to Simulate Changes in Tiller Density and Light Interception of Sugarcane Crops.” </w:t>
      </w:r>
      <w:r w:rsidRPr="004D4269">
        <w:rPr>
          <w:rFonts w:ascii="Times New Roman" w:hAnsi="Times New Roman" w:cs="Times New Roman"/>
          <w:i/>
          <w:iCs/>
          <w:noProof/>
          <w:sz w:val="24"/>
          <w:szCs w:val="24"/>
          <w:lang w:val="en-US"/>
        </w:rPr>
        <w:t>Agricultural Systems</w:t>
      </w:r>
      <w:r w:rsidRPr="004D4269">
        <w:rPr>
          <w:rFonts w:ascii="Times New Roman" w:hAnsi="Times New Roman" w:cs="Times New Roman"/>
          <w:noProof/>
          <w:sz w:val="24"/>
          <w:szCs w:val="24"/>
          <w:lang w:val="en-US"/>
        </w:rPr>
        <w:t xml:space="preserve"> 76 (2): 589–99. doi:10.1016/S0308-521X(02)00076-8.</w:t>
      </w:r>
    </w:p>
    <w:p w14:paraId="6B52E6F8"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Brisson, Nadine, Bruno Mary, Dominique Ripoche, Marie Hélène Jeuffroy, Françoise Ruget, Bernard Nicoullaud, Philippe Gate, et al. 1998. “STICS: A Generic Model for the Simulation of Crops and Their Water and Nitrogen Balances. I. Theory and Parameterization Applied to Wheat and Corn.” </w:t>
      </w:r>
      <w:r w:rsidRPr="004D4269">
        <w:rPr>
          <w:rFonts w:ascii="Times New Roman" w:hAnsi="Times New Roman" w:cs="Times New Roman"/>
          <w:i/>
          <w:iCs/>
          <w:noProof/>
          <w:sz w:val="24"/>
          <w:szCs w:val="24"/>
          <w:lang w:val="en-US"/>
        </w:rPr>
        <w:t>Agronomie</w:t>
      </w:r>
      <w:r w:rsidRPr="004D4269">
        <w:rPr>
          <w:rFonts w:ascii="Times New Roman" w:hAnsi="Times New Roman" w:cs="Times New Roman"/>
          <w:noProof/>
          <w:sz w:val="24"/>
          <w:szCs w:val="24"/>
          <w:lang w:val="en-US"/>
        </w:rPr>
        <w:t xml:space="preserve"> 18 (5–6): 311–46. doi:10.1051/agro:19980501.</w:t>
      </w:r>
    </w:p>
    <w:p w14:paraId="66739DC5"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Buckingham, Edgar. 1907. “Studies on the Movement of Soil Moisture.” Govt. Print. Off.</w:t>
      </w:r>
    </w:p>
    <w:p w14:paraId="7C787B22"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Byrd, Richard H., Peihuang Lu, Jorge Nocedal, and Ciyou Zhu. 1995. “A Limited Memory Algorithm for Bound Constrained Optimization.” </w:t>
      </w:r>
      <w:r w:rsidRPr="004D4269">
        <w:rPr>
          <w:rFonts w:ascii="Times New Roman" w:hAnsi="Times New Roman" w:cs="Times New Roman"/>
          <w:i/>
          <w:iCs/>
          <w:noProof/>
          <w:sz w:val="24"/>
          <w:szCs w:val="24"/>
          <w:lang w:val="en-US"/>
        </w:rPr>
        <w:t>SIAM Journal on Scientific Computing</w:t>
      </w:r>
      <w:r w:rsidRPr="004D4269">
        <w:rPr>
          <w:rFonts w:ascii="Times New Roman" w:hAnsi="Times New Roman" w:cs="Times New Roman"/>
          <w:noProof/>
          <w:sz w:val="24"/>
          <w:szCs w:val="24"/>
          <w:lang w:val="en-US"/>
        </w:rPr>
        <w:t xml:space="preserve"> 16 (5): 1190–1208. doi:10.1137/0916069.</w:t>
      </w:r>
    </w:p>
    <w:p w14:paraId="3518CF1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Christofoletti, Cintya Aparecida, Janaína Pedro Escher, Jorge Evangelista Correia, Julia Fernanda Urbano Marinho, and Carmem Silvia Fontanetti. </w:t>
      </w:r>
      <w:r w:rsidRPr="004D4269">
        <w:rPr>
          <w:rFonts w:ascii="Times New Roman" w:hAnsi="Times New Roman" w:cs="Times New Roman"/>
          <w:noProof/>
          <w:sz w:val="24"/>
          <w:szCs w:val="24"/>
          <w:lang w:val="en-US"/>
        </w:rPr>
        <w:t xml:space="preserve">2013. “Sugarcane Vinasse: Environmental Implications of Its Use.” </w:t>
      </w:r>
      <w:r w:rsidRPr="004D4269">
        <w:rPr>
          <w:rFonts w:ascii="Times New Roman" w:hAnsi="Times New Roman" w:cs="Times New Roman"/>
          <w:i/>
          <w:iCs/>
          <w:noProof/>
          <w:sz w:val="24"/>
          <w:szCs w:val="24"/>
          <w:lang w:val="en-US"/>
        </w:rPr>
        <w:t>Waste Management</w:t>
      </w:r>
      <w:r w:rsidRPr="004D4269">
        <w:rPr>
          <w:rFonts w:ascii="Times New Roman" w:hAnsi="Times New Roman" w:cs="Times New Roman"/>
          <w:noProof/>
          <w:sz w:val="24"/>
          <w:szCs w:val="24"/>
          <w:lang w:val="en-US"/>
        </w:rPr>
        <w:t xml:space="preserve"> 33 (12). Elsevier Ltd: 2752–61. doi:10.1016/j.wasman.2013.09.005.</w:t>
      </w:r>
    </w:p>
    <w:p w14:paraId="13CEB733"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 xml:space="preserve">Costa, Leandro G, F. R. Marin, Daniel S P Nassif, Helena M S Pinto, and Maria L R C Lopes-Assad. 2014. “Simulação Do Efeito Do Manejo Da Palha E Do Nitrogênio Na Produtividade Da Cana-de-Açúcar.” </w:t>
      </w:r>
      <w:r w:rsidRPr="00521BEE">
        <w:rPr>
          <w:rFonts w:ascii="Times New Roman" w:hAnsi="Times New Roman" w:cs="Times New Roman"/>
          <w:i/>
          <w:iCs/>
          <w:noProof/>
          <w:sz w:val="24"/>
          <w:szCs w:val="24"/>
        </w:rPr>
        <w:t>Revista Brasileira de Engenharia Agrícola E Ambiental</w:t>
      </w:r>
      <w:r w:rsidRPr="00521BEE">
        <w:rPr>
          <w:rFonts w:ascii="Times New Roman" w:hAnsi="Times New Roman" w:cs="Times New Roman"/>
          <w:noProof/>
          <w:sz w:val="24"/>
          <w:szCs w:val="24"/>
        </w:rPr>
        <w:t xml:space="preserve"> 18 (5): 469–74. doi:10.1590/S1415-43662014000500001.</w:t>
      </w:r>
    </w:p>
    <w:p w14:paraId="7C56D852"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CTC, (Centro de Tecnologia Canavieira). 2012. “Censo Varietal E de Produtividade Em 2012,” 19.</w:t>
      </w:r>
    </w:p>
    <w:p w14:paraId="2AB5B5D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lastRenderedPageBreak/>
        <w:t xml:space="preserve">Darcy, Henry Philibert Gaspard. 1856. </w:t>
      </w:r>
      <w:r w:rsidRPr="004D4269">
        <w:rPr>
          <w:rFonts w:ascii="Times New Roman" w:hAnsi="Times New Roman" w:cs="Times New Roman"/>
          <w:i/>
          <w:iCs/>
          <w:noProof/>
          <w:sz w:val="24"/>
          <w:szCs w:val="24"/>
          <w:lang w:val="en-US"/>
        </w:rPr>
        <w:t>D{è}termination Des Lois D’{è}coulement de L’eau {à} Travers Le Sable</w:t>
      </w:r>
      <w:r w:rsidRPr="004D4269">
        <w:rPr>
          <w:rFonts w:ascii="Times New Roman" w:hAnsi="Times New Roman" w:cs="Times New Roman"/>
          <w:noProof/>
          <w:sz w:val="24"/>
          <w:szCs w:val="24"/>
          <w:lang w:val="en-US"/>
        </w:rPr>
        <w:t>.</w:t>
      </w:r>
    </w:p>
    <w:p w14:paraId="180E53F9"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 xml:space="preserve">de Aquino, Gisele Silva, and Cristiane de Conti Medina. 2014. “Produtividade E Índices Biométricos E Fisiológicos de Cana-de-Açúcar Cultivada Sob Diferentes Quantidades de Palhada.” </w:t>
      </w:r>
      <w:r w:rsidRPr="00521BEE">
        <w:rPr>
          <w:rFonts w:ascii="Times New Roman" w:hAnsi="Times New Roman" w:cs="Times New Roman"/>
          <w:i/>
          <w:iCs/>
          <w:noProof/>
          <w:sz w:val="24"/>
          <w:szCs w:val="24"/>
        </w:rPr>
        <w:t>Pesquisa Agropecuaria Brasileira</w:t>
      </w:r>
      <w:r w:rsidRPr="00521BEE">
        <w:rPr>
          <w:rFonts w:ascii="Times New Roman" w:hAnsi="Times New Roman" w:cs="Times New Roman"/>
          <w:noProof/>
          <w:sz w:val="24"/>
          <w:szCs w:val="24"/>
        </w:rPr>
        <w:t xml:space="preserve"> 49 (3): 173–80. doi:10.1590/S0100_204X2014000300003.</w:t>
      </w:r>
    </w:p>
    <w:p w14:paraId="78B840E2"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 xml:space="preserve">De Souza, Zigomar Menezes, R. D M Prado, A. C S Paixão, and Luiz Gilberto Cesarin. 2005. “Sistemas de Colheita E Manejo Da Palhada de Cana-de-Açúcar.” </w:t>
      </w:r>
      <w:r w:rsidRPr="00521BEE">
        <w:rPr>
          <w:rFonts w:ascii="Times New Roman" w:hAnsi="Times New Roman" w:cs="Times New Roman"/>
          <w:i/>
          <w:iCs/>
          <w:noProof/>
          <w:sz w:val="24"/>
          <w:szCs w:val="24"/>
        </w:rPr>
        <w:t>Pesquisa Agropecuaria Brasileira</w:t>
      </w:r>
      <w:r w:rsidRPr="00521BEE">
        <w:rPr>
          <w:rFonts w:ascii="Times New Roman" w:hAnsi="Times New Roman" w:cs="Times New Roman"/>
          <w:noProof/>
          <w:sz w:val="24"/>
          <w:szCs w:val="24"/>
        </w:rPr>
        <w:t xml:space="preserve"> 40 (3): 271–78. doi:10.1590/S0100-204X2005000300011.</w:t>
      </w:r>
    </w:p>
    <w:p w14:paraId="4F9E1E9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Donk, S J Van, E W Tollner, J L Steiner, and S R Evett. </w:t>
      </w:r>
      <w:r w:rsidRPr="004D4269">
        <w:rPr>
          <w:rFonts w:ascii="Times New Roman" w:hAnsi="Times New Roman" w:cs="Times New Roman"/>
          <w:noProof/>
          <w:sz w:val="24"/>
          <w:szCs w:val="24"/>
          <w:lang w:val="en-US"/>
        </w:rPr>
        <w:t xml:space="preserve">2004. “SOIL TEMPERATURE UNDER A DORMANT BERMUDAGRASS MULCH: SIMULATION AND MEASUREMENT.” </w:t>
      </w:r>
      <w:r w:rsidRPr="004D4269">
        <w:rPr>
          <w:rFonts w:ascii="Times New Roman" w:hAnsi="Times New Roman" w:cs="Times New Roman"/>
          <w:i/>
          <w:iCs/>
          <w:noProof/>
          <w:sz w:val="24"/>
          <w:szCs w:val="24"/>
          <w:lang w:val="en-US"/>
        </w:rPr>
        <w:t>American Society of Agricultural Engineers</w:t>
      </w:r>
      <w:r w:rsidRPr="004D4269">
        <w:rPr>
          <w:rFonts w:ascii="Times New Roman" w:hAnsi="Times New Roman" w:cs="Times New Roman"/>
          <w:noProof/>
          <w:sz w:val="24"/>
          <w:szCs w:val="24"/>
          <w:lang w:val="en-US"/>
        </w:rPr>
        <w:t xml:space="preserve"> 47 (1): 91–98.</w:t>
      </w:r>
    </w:p>
    <w:p w14:paraId="0008E792"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dos Santos, José Darcy, André Luís Lopes da Silva, Jefferson da Luz Costa, Gessiel Newton Scheidt, Alessandra Cristine Novak, Eduardo Bittencourt Sydney, and Carlos Ricardo Soccol. 2013. “Development of a Vinasse Nutritive Solution for Hydroponics.” </w:t>
      </w:r>
      <w:r w:rsidRPr="004D4269">
        <w:rPr>
          <w:rFonts w:ascii="Times New Roman" w:hAnsi="Times New Roman" w:cs="Times New Roman"/>
          <w:i/>
          <w:iCs/>
          <w:noProof/>
          <w:sz w:val="24"/>
          <w:szCs w:val="24"/>
          <w:lang w:val="en-US"/>
        </w:rPr>
        <w:t>Journal of Environmental Management</w:t>
      </w:r>
      <w:r w:rsidRPr="004D4269">
        <w:rPr>
          <w:rFonts w:ascii="Times New Roman" w:hAnsi="Times New Roman" w:cs="Times New Roman"/>
          <w:noProof/>
          <w:sz w:val="24"/>
          <w:szCs w:val="24"/>
          <w:lang w:val="en-US"/>
        </w:rPr>
        <w:t xml:space="preserve"> 114: 8–12. doi:http://dx.doi.org/10.1016/j.jenvman.2012.10.045.</w:t>
      </w:r>
    </w:p>
    <w:p w14:paraId="70A8758C"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EITZINGER, J., M. TRNKA, J. HOSCH, Z. ZALUD, and M. DUBROVSKY. 2004. “Comparison of CERES, WOFOST and SWAP Models Simulating Soil Water Content during Growing Season under Different Soil Conditions.” </w:t>
      </w:r>
      <w:r w:rsidRPr="00521BEE">
        <w:rPr>
          <w:rFonts w:ascii="Times New Roman" w:hAnsi="Times New Roman" w:cs="Times New Roman"/>
          <w:i/>
          <w:iCs/>
          <w:noProof/>
          <w:sz w:val="24"/>
          <w:szCs w:val="24"/>
        </w:rPr>
        <w:t>Ecological Modelling</w:t>
      </w:r>
      <w:r w:rsidRPr="00521BEE">
        <w:rPr>
          <w:rFonts w:ascii="Times New Roman" w:hAnsi="Times New Roman" w:cs="Times New Roman"/>
          <w:noProof/>
          <w:sz w:val="24"/>
          <w:szCs w:val="24"/>
        </w:rPr>
        <w:t xml:space="preserve"> 171: 223–46.</w:t>
      </w:r>
    </w:p>
    <w:p w14:paraId="09B26DD5"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 xml:space="preserve">EPE. 2015. “Balanço Energético Nacional.” </w:t>
      </w:r>
      <w:r w:rsidRPr="00521BEE">
        <w:rPr>
          <w:rFonts w:ascii="Times New Roman" w:hAnsi="Times New Roman" w:cs="Times New Roman"/>
          <w:i/>
          <w:iCs/>
          <w:noProof/>
          <w:sz w:val="24"/>
          <w:szCs w:val="24"/>
        </w:rPr>
        <w:t>National Report</w:t>
      </w:r>
      <w:r w:rsidRPr="00521BEE">
        <w:rPr>
          <w:rFonts w:ascii="Times New Roman" w:hAnsi="Times New Roman" w:cs="Times New Roman"/>
          <w:noProof/>
          <w:sz w:val="24"/>
          <w:szCs w:val="24"/>
        </w:rPr>
        <w:t>. https://ben.epe.gov.br/.</w:t>
      </w:r>
    </w:p>
    <w:p w14:paraId="1D2C29C5"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Everingham, Yvette, Geoff Inman-bamber, Justin Sexton, and Chris Stokes. 2015. “A Dual Ensemble Agroclimate Modelling Procedure to Assess Climate Change </w:t>
      </w:r>
      <w:r w:rsidRPr="004D4269">
        <w:rPr>
          <w:rFonts w:ascii="Times New Roman" w:hAnsi="Times New Roman" w:cs="Times New Roman"/>
          <w:noProof/>
          <w:sz w:val="24"/>
          <w:szCs w:val="24"/>
          <w:lang w:val="en-US"/>
        </w:rPr>
        <w:lastRenderedPageBreak/>
        <w:t xml:space="preserve">Impacts on Sugarcane Production in Australia.” </w:t>
      </w:r>
      <w:r w:rsidRPr="004D4269">
        <w:rPr>
          <w:rFonts w:ascii="Times New Roman" w:hAnsi="Times New Roman" w:cs="Times New Roman"/>
          <w:i/>
          <w:iCs/>
          <w:noProof/>
          <w:sz w:val="24"/>
          <w:szCs w:val="24"/>
          <w:lang w:val="en-US"/>
        </w:rPr>
        <w:t>Agricultural Sciences</w:t>
      </w:r>
      <w:r w:rsidRPr="004D4269">
        <w:rPr>
          <w:rFonts w:ascii="Times New Roman" w:hAnsi="Times New Roman" w:cs="Times New Roman"/>
          <w:noProof/>
          <w:sz w:val="24"/>
          <w:szCs w:val="24"/>
          <w:lang w:val="en-US"/>
        </w:rPr>
        <w:t>, no. August: 870–88. doi:10.4236/as.2015.68084.</w:t>
      </w:r>
    </w:p>
    <w:p w14:paraId="424B368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FAO. 2016. “FAOSTAT DataBase.” http://faostat.fao.org/.</w:t>
      </w:r>
    </w:p>
    <w:p w14:paraId="5A785361"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Feddes, Reinder A., P.J. Kowalik, and H. Zaradny. 1978. “Simulation of Field Water Use and Crop Yield.” </w:t>
      </w:r>
      <w:r w:rsidRPr="004D4269">
        <w:rPr>
          <w:rFonts w:ascii="Times New Roman" w:hAnsi="Times New Roman" w:cs="Times New Roman"/>
          <w:i/>
          <w:iCs/>
          <w:noProof/>
          <w:sz w:val="24"/>
          <w:szCs w:val="24"/>
          <w:lang w:val="en-US"/>
        </w:rPr>
        <w:t>Simulation Monographs</w:t>
      </w:r>
      <w:r w:rsidRPr="004D4269">
        <w:rPr>
          <w:rFonts w:ascii="Times New Roman" w:hAnsi="Times New Roman" w:cs="Times New Roman"/>
          <w:noProof/>
          <w:sz w:val="24"/>
          <w:szCs w:val="24"/>
          <w:lang w:val="en-US"/>
        </w:rPr>
        <w:t xml:space="preserve"> Pudoc (Wageningen): 194–209.</w:t>
      </w:r>
    </w:p>
    <w:p w14:paraId="552384C2"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Fortunato, Felipe M., Alan L. Vieira, José A. Gomes Neto, George L. Donati, and Bradley T. Jones. 2017. “Expanding the Potentialities of Standard Dilution Analysis: Determination of Ethanol in Gasoline by Raman Spectroscopy.” </w:t>
      </w:r>
      <w:r w:rsidRPr="00521BEE">
        <w:rPr>
          <w:rFonts w:ascii="Times New Roman" w:hAnsi="Times New Roman" w:cs="Times New Roman"/>
          <w:i/>
          <w:iCs/>
          <w:noProof/>
          <w:sz w:val="24"/>
          <w:szCs w:val="24"/>
        </w:rPr>
        <w:t>Microchemical Journal</w:t>
      </w:r>
      <w:r w:rsidRPr="00521BEE">
        <w:rPr>
          <w:rFonts w:ascii="Times New Roman" w:hAnsi="Times New Roman" w:cs="Times New Roman"/>
          <w:noProof/>
          <w:sz w:val="24"/>
          <w:szCs w:val="24"/>
        </w:rPr>
        <w:t xml:space="preserve"> 133: 76–80. doi:10.1016/j.microc.2017.03.015.</w:t>
      </w:r>
    </w:p>
    <w:p w14:paraId="4EA8DC1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Franco, Ademir, Marcos Omir Marques, and Wnaderley Jose de Melo. 2008. </w:t>
      </w:r>
      <w:r w:rsidRPr="004D4269">
        <w:rPr>
          <w:rFonts w:ascii="Times New Roman" w:hAnsi="Times New Roman" w:cs="Times New Roman"/>
          <w:noProof/>
          <w:sz w:val="24"/>
          <w:szCs w:val="24"/>
          <w:lang w:val="en-US"/>
        </w:rPr>
        <w:t xml:space="preserve">“Sugarcane Grown in an Oxisol Amended With Sewage Sludge and Vinasse : Nitrogen Contents in Soil and Plant.” </w:t>
      </w:r>
      <w:r w:rsidRPr="004D4269">
        <w:rPr>
          <w:rFonts w:ascii="Times New Roman" w:hAnsi="Times New Roman" w:cs="Times New Roman"/>
          <w:i/>
          <w:iCs/>
          <w:noProof/>
          <w:sz w:val="24"/>
          <w:szCs w:val="24"/>
          <w:lang w:val="en-US"/>
        </w:rPr>
        <w:t>Scientia Agricola</w:t>
      </w:r>
      <w:r w:rsidRPr="004D4269">
        <w:rPr>
          <w:rFonts w:ascii="Times New Roman" w:hAnsi="Times New Roman" w:cs="Times New Roman"/>
          <w:noProof/>
          <w:sz w:val="24"/>
          <w:szCs w:val="24"/>
          <w:lang w:val="en-US"/>
        </w:rPr>
        <w:t xml:space="preserve"> 65 (4): 408–14. doi:10.1590/S0103-90162008000400013.</w:t>
      </w:r>
    </w:p>
    <w:p w14:paraId="3F115C57"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Heilman, J.L., C.L. Brittin, and C.M.U. Neale. 1989. “Fetch Requirements for Bowen Ratio Measurements of Latent and Sensible Heat Fluxes.” </w:t>
      </w:r>
      <w:r w:rsidRPr="004D4269">
        <w:rPr>
          <w:rFonts w:ascii="Times New Roman" w:hAnsi="Times New Roman" w:cs="Times New Roman"/>
          <w:i/>
          <w:iCs/>
          <w:noProof/>
          <w:sz w:val="24"/>
          <w:szCs w:val="24"/>
          <w:lang w:val="en-US"/>
        </w:rPr>
        <w:t>Agricultural and Forest Meteorology</w:t>
      </w:r>
      <w:r w:rsidRPr="004D4269">
        <w:rPr>
          <w:rFonts w:ascii="Times New Roman" w:hAnsi="Times New Roman" w:cs="Times New Roman"/>
          <w:noProof/>
          <w:sz w:val="24"/>
          <w:szCs w:val="24"/>
          <w:lang w:val="en-US"/>
        </w:rPr>
        <w:t xml:space="preserve"> 44 (3–4): 261–73. doi:10.1016/0168-1923(89)90021-X.</w:t>
      </w:r>
    </w:p>
    <w:p w14:paraId="18104F99"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Inman-Bamber, N. G. 2004. “Sugarcane Water Stress Criteria for Irrigation and Drying off.”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89 (1): 107–22. doi:10.1016/j.fcr.2004.01.018.</w:t>
      </w:r>
    </w:p>
    <w:p w14:paraId="44CA59D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Inman-Bamber, N. G., and M. G. McGlinchey. 2003. “Crop Coefficients and Water-Use Estimates for Sugarcane Based on Long-Term Bowen Ratio Energy Balance Measurements.”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83 (2): 125–38. doi:10.1016/S0378-4290(03)00069-8.</w:t>
      </w:r>
    </w:p>
    <w:p w14:paraId="21E4EB2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Inman-Bamber, N. G., R. C. Muchow, and M. J. Robertson. 2002. “Dry Matter Partitioning of Sugarcane in Australia and South Africa.”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76 (1): 71–84. doi:10.1016/S0378-4290(02)00044-8.</w:t>
      </w:r>
    </w:p>
    <w:p w14:paraId="661E793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lastRenderedPageBreak/>
        <w:t xml:space="preserve">Inman-Bamber, N.G. 1991. “A Growth Model for Sugarcane Based on a Simple Carbon Balance and the CERES-Maize Water Balance.” </w:t>
      </w:r>
      <w:r w:rsidRPr="004D4269">
        <w:rPr>
          <w:rFonts w:ascii="Times New Roman" w:hAnsi="Times New Roman" w:cs="Times New Roman"/>
          <w:i/>
          <w:iCs/>
          <w:noProof/>
          <w:sz w:val="24"/>
          <w:szCs w:val="24"/>
          <w:lang w:val="en-US"/>
        </w:rPr>
        <w:t>South African Journal of Plant Soil</w:t>
      </w:r>
      <w:r w:rsidRPr="004D4269">
        <w:rPr>
          <w:rFonts w:ascii="Times New Roman" w:hAnsi="Times New Roman" w:cs="Times New Roman"/>
          <w:noProof/>
          <w:sz w:val="24"/>
          <w:szCs w:val="24"/>
          <w:lang w:val="en-US"/>
        </w:rPr>
        <w:t xml:space="preserve"> 8: 93–99.</w:t>
      </w:r>
    </w:p>
    <w:p w14:paraId="3A1DB782"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J. R. Williams, J. R., C. A. C. A. Jones, J. R. J. R. Kiniry, and D. A. D. A. Spanel. 1989. “The EPIC Crop Growth Model.” </w:t>
      </w:r>
      <w:r w:rsidRPr="004D4269">
        <w:rPr>
          <w:rFonts w:ascii="Times New Roman" w:hAnsi="Times New Roman" w:cs="Times New Roman"/>
          <w:i/>
          <w:iCs/>
          <w:noProof/>
          <w:sz w:val="24"/>
          <w:szCs w:val="24"/>
          <w:lang w:val="en-US"/>
        </w:rPr>
        <w:t>Transactions of the ASAE</w:t>
      </w:r>
      <w:r w:rsidRPr="004D4269">
        <w:rPr>
          <w:rFonts w:ascii="Times New Roman" w:hAnsi="Times New Roman" w:cs="Times New Roman"/>
          <w:noProof/>
          <w:sz w:val="24"/>
          <w:szCs w:val="24"/>
          <w:lang w:val="en-US"/>
        </w:rPr>
        <w:t xml:space="preserve"> 32 (2): 0497–0511. doi:10.13031/2013.31032.</w:t>
      </w:r>
    </w:p>
    <w:p w14:paraId="2115BF5C"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J.F., Martiné, and P. Todoroff. </w:t>
      </w:r>
      <w:r w:rsidRPr="00521BEE">
        <w:rPr>
          <w:rFonts w:ascii="Times New Roman" w:hAnsi="Times New Roman" w:cs="Times New Roman"/>
          <w:noProof/>
          <w:sz w:val="24"/>
          <w:szCs w:val="24"/>
        </w:rPr>
        <w:t xml:space="preserve">2002. “Le Modèle de Croissance Mosicas et Sa Plateforme de Simulation Simulex: État Des Lieux et Perspectives.” In </w:t>
      </w:r>
      <w:r w:rsidRPr="00521BEE">
        <w:rPr>
          <w:rFonts w:ascii="Times New Roman" w:hAnsi="Times New Roman" w:cs="Times New Roman"/>
          <w:i/>
          <w:iCs/>
          <w:noProof/>
          <w:sz w:val="24"/>
          <w:szCs w:val="24"/>
        </w:rPr>
        <w:t>Congrès de La Sociéte de Technologie Agricole et Sucrière de Maurice.</w:t>
      </w:r>
      <w:r w:rsidRPr="00521BEE">
        <w:rPr>
          <w:rFonts w:ascii="Times New Roman" w:hAnsi="Times New Roman" w:cs="Times New Roman"/>
          <w:noProof/>
          <w:sz w:val="24"/>
          <w:szCs w:val="24"/>
        </w:rPr>
        <w:t>, 133–47. http://publications.cirad.fr/en/une_notice.php?dk=519377.</w:t>
      </w:r>
    </w:p>
    <w:p w14:paraId="5A5AEAB0"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Jarvis, N J. 1989. “A Simple Empirical Model of Root Water Uptake.” </w:t>
      </w:r>
      <w:r w:rsidRPr="004D4269">
        <w:rPr>
          <w:rFonts w:ascii="Times New Roman" w:hAnsi="Times New Roman" w:cs="Times New Roman"/>
          <w:i/>
          <w:iCs/>
          <w:noProof/>
          <w:sz w:val="24"/>
          <w:szCs w:val="24"/>
          <w:lang w:val="en-US"/>
        </w:rPr>
        <w:t>Journal of Hydrology</w:t>
      </w:r>
      <w:r w:rsidRPr="004D4269">
        <w:rPr>
          <w:rFonts w:ascii="Times New Roman" w:hAnsi="Times New Roman" w:cs="Times New Roman"/>
          <w:noProof/>
          <w:sz w:val="24"/>
          <w:szCs w:val="24"/>
          <w:lang w:val="en-US"/>
        </w:rPr>
        <w:t xml:space="preserve"> 107 (1–4). Elsevier: 57–72.</w:t>
      </w:r>
    </w:p>
    <w:p w14:paraId="6CEA399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Jiang, Jing, Shaoyuan Feng, Zailin Huo, Zhicai Zhao, and Bin Jia. 2011. “Application of the SWAP Model to Simulate Water-Salt Transport under Deficit Irrigation with Saline Water.” </w:t>
      </w:r>
      <w:r w:rsidRPr="004D4269">
        <w:rPr>
          <w:rFonts w:ascii="Times New Roman" w:hAnsi="Times New Roman" w:cs="Times New Roman"/>
          <w:i/>
          <w:iCs/>
          <w:noProof/>
          <w:sz w:val="24"/>
          <w:szCs w:val="24"/>
          <w:lang w:val="en-US"/>
        </w:rPr>
        <w:t>Mathematical and Computer Modelling</w:t>
      </w:r>
      <w:r w:rsidRPr="004D4269">
        <w:rPr>
          <w:rFonts w:ascii="Times New Roman" w:hAnsi="Times New Roman" w:cs="Times New Roman"/>
          <w:noProof/>
          <w:sz w:val="24"/>
          <w:szCs w:val="24"/>
          <w:lang w:val="en-US"/>
        </w:rPr>
        <w:t xml:space="preserve"> 54 (3–4). Elsevier Ltd: 902–11. doi:10.1016/j.mcm.2010.11.014.</w:t>
      </w:r>
    </w:p>
    <w:p w14:paraId="70B0B6B6"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Jones, C Allan, James Robert Kiniry, and P T Dyke. 1986. </w:t>
      </w:r>
      <w:r w:rsidRPr="004D4269">
        <w:rPr>
          <w:rFonts w:ascii="Times New Roman" w:hAnsi="Times New Roman" w:cs="Times New Roman"/>
          <w:i/>
          <w:iCs/>
          <w:noProof/>
          <w:sz w:val="24"/>
          <w:szCs w:val="24"/>
          <w:lang w:val="en-US"/>
        </w:rPr>
        <w:t>CERES-Maize: A Simulation Model of Maize Growth and Development</w:t>
      </w:r>
      <w:r w:rsidRPr="004D4269">
        <w:rPr>
          <w:rFonts w:ascii="Times New Roman" w:hAnsi="Times New Roman" w:cs="Times New Roman"/>
          <w:noProof/>
          <w:sz w:val="24"/>
          <w:szCs w:val="24"/>
          <w:lang w:val="en-US"/>
        </w:rPr>
        <w:t>. Texas A&amp;​ M University Press.</w:t>
      </w:r>
    </w:p>
    <w:p w14:paraId="465E685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Jones, J. W., G. Hoogenboom, C. H. Porter, K. J. Boote, W. D. Batchelor, L. A. Hunt, P. W. Wilkens, U. Singh, A. J. Gijsman, and J. T. Ritchie. 2003. </w:t>
      </w:r>
      <w:r w:rsidRPr="004D4269">
        <w:rPr>
          <w:rFonts w:ascii="Times New Roman" w:hAnsi="Times New Roman" w:cs="Times New Roman"/>
          <w:i/>
          <w:iCs/>
          <w:noProof/>
          <w:sz w:val="24"/>
          <w:szCs w:val="24"/>
          <w:lang w:val="en-US"/>
        </w:rPr>
        <w:t>The DSSAT Cropping System Model</w:t>
      </w:r>
      <w:r w:rsidRPr="004D4269">
        <w:rPr>
          <w:rFonts w:ascii="Times New Roman" w:hAnsi="Times New Roman" w:cs="Times New Roman"/>
          <w:noProof/>
          <w:sz w:val="24"/>
          <w:szCs w:val="24"/>
          <w:lang w:val="en-US"/>
        </w:rPr>
        <w:t xml:space="preserve">. </w:t>
      </w:r>
      <w:r w:rsidRPr="004D4269">
        <w:rPr>
          <w:rFonts w:ascii="Times New Roman" w:hAnsi="Times New Roman" w:cs="Times New Roman"/>
          <w:i/>
          <w:iCs/>
          <w:noProof/>
          <w:sz w:val="24"/>
          <w:szCs w:val="24"/>
          <w:lang w:val="en-US"/>
        </w:rPr>
        <w:t>European Journal of Agronomy</w:t>
      </w:r>
      <w:r w:rsidRPr="004D4269">
        <w:rPr>
          <w:rFonts w:ascii="Times New Roman" w:hAnsi="Times New Roman" w:cs="Times New Roman"/>
          <w:noProof/>
          <w:sz w:val="24"/>
          <w:szCs w:val="24"/>
          <w:lang w:val="en-US"/>
        </w:rPr>
        <w:t>. Vol. 18. doi:10.1016/S1161-0301(02)00107-7.</w:t>
      </w:r>
    </w:p>
    <w:p w14:paraId="2ED6A88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Keating, B. A., P. S. Carberry, G. L. Hammer, M. E. Probert, M. J. Robertson, D. Holzworth, N. I. Huth, et al. 2003. “An Overview of APSIM, a Model Designed for Farming Systems Simulation.” </w:t>
      </w:r>
      <w:r w:rsidRPr="004D4269">
        <w:rPr>
          <w:rFonts w:ascii="Times New Roman" w:hAnsi="Times New Roman" w:cs="Times New Roman"/>
          <w:i/>
          <w:iCs/>
          <w:noProof/>
          <w:sz w:val="24"/>
          <w:szCs w:val="24"/>
          <w:lang w:val="en-US"/>
        </w:rPr>
        <w:t>European Journal of Agronomy</w:t>
      </w:r>
      <w:r w:rsidRPr="004D4269">
        <w:rPr>
          <w:rFonts w:ascii="Times New Roman" w:hAnsi="Times New Roman" w:cs="Times New Roman"/>
          <w:noProof/>
          <w:sz w:val="24"/>
          <w:szCs w:val="24"/>
          <w:lang w:val="en-US"/>
        </w:rPr>
        <w:t xml:space="preserve"> 18 (3–4): 267–</w:t>
      </w:r>
      <w:r w:rsidRPr="004D4269">
        <w:rPr>
          <w:rFonts w:ascii="Times New Roman" w:hAnsi="Times New Roman" w:cs="Times New Roman"/>
          <w:noProof/>
          <w:sz w:val="24"/>
          <w:szCs w:val="24"/>
          <w:lang w:val="en-US"/>
        </w:rPr>
        <w:lastRenderedPageBreak/>
        <w:t>88. doi:10.1016/S1161-0301(02)00108-9.</w:t>
      </w:r>
    </w:p>
    <w:p w14:paraId="7C0D1138"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Keating, B. A., M. J. Robertson, R. C. Muchow, and N. I. Huth. 1999. “Modelling Sugarcane Production Systems I. Development and Performance of the Sugarcane Module.”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61 (3): 253–71. doi:10.1016/S0378-4290(98)00167-1.</w:t>
      </w:r>
    </w:p>
    <w:p w14:paraId="1C5A960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Kendy, E., P. Gerard-Marchant, M.T. Walter, Y. Zhang, C. Liu, and T.S. Steenhuis. 2003. “A Soil-Water-Balance Approach to Quantify Groundwater Recharge from Irrigated Cropland in the North China Plain.” </w:t>
      </w:r>
      <w:r w:rsidRPr="004D4269">
        <w:rPr>
          <w:rFonts w:ascii="Times New Roman" w:hAnsi="Times New Roman" w:cs="Times New Roman"/>
          <w:i/>
          <w:iCs/>
          <w:noProof/>
          <w:sz w:val="24"/>
          <w:szCs w:val="24"/>
          <w:lang w:val="en-US"/>
        </w:rPr>
        <w:t>Hydrological Processes</w:t>
      </w:r>
      <w:r w:rsidRPr="004D4269">
        <w:rPr>
          <w:rFonts w:ascii="Times New Roman" w:hAnsi="Times New Roman" w:cs="Times New Roman"/>
          <w:noProof/>
          <w:sz w:val="24"/>
          <w:szCs w:val="24"/>
          <w:lang w:val="en-US"/>
        </w:rPr>
        <w:t xml:space="preserve"> 17: 2011–31.</w:t>
      </w:r>
    </w:p>
    <w:p w14:paraId="5A3AF1D8"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Knight, John, and Peter Raats. 2016. “The Contributions of Lewis Fry Richardson to Drainage Theory, Soil Physics, and the Soil-Plant-Atmosphere Continuum.” In </w:t>
      </w:r>
      <w:r w:rsidRPr="004D4269">
        <w:rPr>
          <w:rFonts w:ascii="Times New Roman" w:hAnsi="Times New Roman" w:cs="Times New Roman"/>
          <w:i/>
          <w:iCs/>
          <w:noProof/>
          <w:sz w:val="24"/>
          <w:szCs w:val="24"/>
          <w:lang w:val="en-US"/>
        </w:rPr>
        <w:t>EGU General Assembly Conference Abstracts</w:t>
      </w:r>
      <w:r w:rsidRPr="004D4269">
        <w:rPr>
          <w:rFonts w:ascii="Times New Roman" w:hAnsi="Times New Roman" w:cs="Times New Roman"/>
          <w:noProof/>
          <w:sz w:val="24"/>
          <w:szCs w:val="24"/>
          <w:lang w:val="en-US"/>
        </w:rPr>
        <w:t>, 18:10980.</w:t>
      </w:r>
    </w:p>
    <w:p w14:paraId="225CE11C"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Knox, J. W., J. A. Rodr??guez D??az, D. J. Nixon, and M. Mkhwanazi. 2010. “A Preliminary Assessment of Climate Change Impacts on Sugarcane in Swaziland.” </w:t>
      </w:r>
      <w:r w:rsidRPr="004D4269">
        <w:rPr>
          <w:rFonts w:ascii="Times New Roman" w:hAnsi="Times New Roman" w:cs="Times New Roman"/>
          <w:i/>
          <w:iCs/>
          <w:noProof/>
          <w:sz w:val="24"/>
          <w:szCs w:val="24"/>
          <w:lang w:val="en-US"/>
        </w:rPr>
        <w:t>Agricultural Systems</w:t>
      </w:r>
      <w:r w:rsidRPr="004D4269">
        <w:rPr>
          <w:rFonts w:ascii="Times New Roman" w:hAnsi="Times New Roman" w:cs="Times New Roman"/>
          <w:noProof/>
          <w:sz w:val="24"/>
          <w:szCs w:val="24"/>
          <w:lang w:val="en-US"/>
        </w:rPr>
        <w:t xml:space="preserve"> 103 (2). Elsevier Ltd: 63–72. doi:10.1016/j.agsy.2009.09.002.</w:t>
      </w:r>
    </w:p>
    <w:p w14:paraId="6034A96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Kraalingen, D W G Van, and C Rappoldt. 2002. “Reference Manual of the FORTRAN Utility Library TTUTIL v . 4.” </w:t>
      </w:r>
      <w:r w:rsidRPr="004D4269">
        <w:rPr>
          <w:rFonts w:ascii="Times New Roman" w:hAnsi="Times New Roman" w:cs="Times New Roman"/>
          <w:i/>
          <w:iCs/>
          <w:noProof/>
          <w:sz w:val="24"/>
          <w:szCs w:val="24"/>
          <w:lang w:val="en-US"/>
        </w:rPr>
        <w:t>Language</w:t>
      </w:r>
      <w:r w:rsidRPr="004D4269">
        <w:rPr>
          <w:rFonts w:ascii="Times New Roman" w:hAnsi="Times New Roman" w:cs="Times New Roman"/>
          <w:noProof/>
          <w:sz w:val="24"/>
          <w:szCs w:val="24"/>
          <w:lang w:val="en-US"/>
        </w:rPr>
        <w:t xml:space="preserve"> 13 (April).</w:t>
      </w:r>
    </w:p>
    <w:p w14:paraId="5F534056"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Kroes, J G, J C Van Dam, P Groenendijk, R F a Hendriks, and C M J Jacobs. 2009. “SWAP Version 3.2. Theory and User Manual.” </w:t>
      </w:r>
      <w:r w:rsidRPr="004D4269">
        <w:rPr>
          <w:rFonts w:ascii="Times New Roman" w:hAnsi="Times New Roman" w:cs="Times New Roman"/>
          <w:i/>
          <w:iCs/>
          <w:noProof/>
          <w:sz w:val="24"/>
          <w:szCs w:val="24"/>
          <w:lang w:val="en-US"/>
        </w:rPr>
        <w:t>Update</w:t>
      </w:r>
      <w:r w:rsidRPr="004D4269">
        <w:rPr>
          <w:rFonts w:ascii="Times New Roman" w:hAnsi="Times New Roman" w:cs="Times New Roman"/>
          <w:noProof/>
          <w:sz w:val="24"/>
          <w:szCs w:val="24"/>
          <w:lang w:val="en-US"/>
        </w:rPr>
        <w:t>, no. August: 284. http://www.swap.alterra.nl/.</w:t>
      </w:r>
    </w:p>
    <w:p w14:paraId="17D8095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Kumar, P., A. Sarangi, D. K. Singh, S. S. Parihar, and R. N. Sahoo. 2015. “Simulation of Salt Dynamics in the Root Zone and Yield of Wheat Crop under Irrigated Saline Regimes Using SWAP Model.” </w:t>
      </w:r>
      <w:r w:rsidRPr="004D4269">
        <w:rPr>
          <w:rFonts w:ascii="Times New Roman" w:hAnsi="Times New Roman" w:cs="Times New Roman"/>
          <w:i/>
          <w:iCs/>
          <w:noProof/>
          <w:sz w:val="24"/>
          <w:szCs w:val="24"/>
          <w:lang w:val="en-US"/>
        </w:rPr>
        <w:t>Agricultural Water Management</w:t>
      </w:r>
      <w:r w:rsidRPr="004D4269">
        <w:rPr>
          <w:rFonts w:ascii="Times New Roman" w:hAnsi="Times New Roman" w:cs="Times New Roman"/>
          <w:noProof/>
          <w:sz w:val="24"/>
          <w:szCs w:val="24"/>
          <w:lang w:val="en-US"/>
        </w:rPr>
        <w:t xml:space="preserve"> 148. Elsevier B.V.: 72–83. doi:10.1016/j.agwat.2014.09.014.</w:t>
      </w:r>
    </w:p>
    <w:p w14:paraId="55EC4B17"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Laclau, Patricia, and Jean Paul Laclau. 2009. “Growth of the Whole Root System for a </w:t>
      </w:r>
      <w:r w:rsidRPr="004D4269">
        <w:rPr>
          <w:rFonts w:ascii="Times New Roman" w:hAnsi="Times New Roman" w:cs="Times New Roman"/>
          <w:noProof/>
          <w:sz w:val="24"/>
          <w:szCs w:val="24"/>
          <w:lang w:val="en-US"/>
        </w:rPr>
        <w:lastRenderedPageBreak/>
        <w:t xml:space="preserve">Plant Crop of Sugarcane under Rainfed and Irrigated Environments in Brazil.”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114 (3): 351–60. doi:10.1016/j.fcr.2009.09.004.</w:t>
      </w:r>
    </w:p>
    <w:p w14:paraId="6509996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LAUDE, HORTON M. 1972. “Chapter 11 - External Factors Affecting Tiller Development.” In </w:t>
      </w:r>
      <w:r w:rsidRPr="004D4269">
        <w:rPr>
          <w:rFonts w:ascii="Times New Roman" w:hAnsi="Times New Roman" w:cs="Times New Roman"/>
          <w:i/>
          <w:iCs/>
          <w:noProof/>
          <w:sz w:val="24"/>
          <w:szCs w:val="24"/>
          <w:lang w:val="en-US"/>
        </w:rPr>
        <w:t>The Biology and Utilization of Grasses</w:t>
      </w:r>
      <w:r w:rsidRPr="004D4269">
        <w:rPr>
          <w:rFonts w:ascii="Times New Roman" w:hAnsi="Times New Roman" w:cs="Times New Roman"/>
          <w:noProof/>
          <w:sz w:val="24"/>
          <w:szCs w:val="24"/>
          <w:lang w:val="en-US"/>
        </w:rPr>
        <w:t>, edited by V B Younger and C M McKell, 146–54. Academic Press. doi:http://dx.doi.org/10.1016/B978-0-12-774750-7.50017-8.</w:t>
      </w:r>
    </w:p>
    <w:p w14:paraId="3C4FF64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Lier, Quirijn De Jong Van, J Van Dam, K. Metselaar, R. de Jong, and W. H. M. Duijnisveld. 2008. “Macroscopic Root Water Uptake Distribution Using a Matric Flux Potential Approach.” </w:t>
      </w:r>
      <w:r w:rsidRPr="004D4269">
        <w:rPr>
          <w:rFonts w:ascii="Times New Roman" w:hAnsi="Times New Roman" w:cs="Times New Roman"/>
          <w:i/>
          <w:iCs/>
          <w:noProof/>
          <w:sz w:val="24"/>
          <w:szCs w:val="24"/>
          <w:lang w:val="en-US"/>
        </w:rPr>
        <w:t>Vadose Zone J</w:t>
      </w:r>
      <w:r w:rsidRPr="004D4269">
        <w:rPr>
          <w:rFonts w:ascii="Times New Roman" w:hAnsi="Times New Roman" w:cs="Times New Roman"/>
          <w:noProof/>
          <w:sz w:val="24"/>
          <w:szCs w:val="24"/>
          <w:lang w:val="en-US"/>
        </w:rPr>
        <w:t xml:space="preserve"> 7: 1065–1078. doi:10.2136.</w:t>
      </w:r>
    </w:p>
    <w:p w14:paraId="62A7585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Liu, D L, and T A Bull. 2001. “Simulation of Biomass and Sugar Accumulation in Sugarcane Using a Process-Based Model” 144: 181–211.</w:t>
      </w:r>
    </w:p>
    <w:p w14:paraId="48F58A1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López-cedrón, Francisco X, Kenneth J Boote, Juan Piñeiro, and Federico Sau. 2008. “Improving the CERES-Maize Model Ability to Simulate Water De Fi Cit Impact on Maize Production and Yield Components.” doi:10.2134/agronj2007.0088.</w:t>
      </w:r>
    </w:p>
    <w:p w14:paraId="0EBFE8A1"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Marin, F. R., and James W. Jones. 2014. “Process-Based Simple Model for Simulating Sugarcane Growth and Production.” </w:t>
      </w:r>
      <w:r w:rsidRPr="004D4269">
        <w:rPr>
          <w:rFonts w:ascii="Times New Roman" w:hAnsi="Times New Roman" w:cs="Times New Roman"/>
          <w:i/>
          <w:iCs/>
          <w:noProof/>
          <w:sz w:val="24"/>
          <w:szCs w:val="24"/>
          <w:lang w:val="en-US"/>
        </w:rPr>
        <w:t>Scientia Agricola</w:t>
      </w:r>
      <w:r w:rsidRPr="004D4269">
        <w:rPr>
          <w:rFonts w:ascii="Times New Roman" w:hAnsi="Times New Roman" w:cs="Times New Roman"/>
          <w:noProof/>
          <w:sz w:val="24"/>
          <w:szCs w:val="24"/>
          <w:lang w:val="en-US"/>
        </w:rPr>
        <w:t xml:space="preserve"> 71 (1): 1–16. doi:10.1590/S0103-90162014000100001.</w:t>
      </w:r>
    </w:p>
    <w:p w14:paraId="734C328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Marin, F. R., James W. Jones, Frederick Royce, Carlos Suguitani, Jorge L. Donzeli, Wander J Pallone Filho, and Daniel S P Nassif. 2011. “Parameterization and Evaluation of Predictions of DSSAT/CANEGRO for Brazilian Sugarcane.” </w:t>
      </w:r>
      <w:r w:rsidRPr="004D4269">
        <w:rPr>
          <w:rFonts w:ascii="Times New Roman" w:hAnsi="Times New Roman" w:cs="Times New Roman"/>
          <w:i/>
          <w:iCs/>
          <w:noProof/>
          <w:sz w:val="24"/>
          <w:szCs w:val="24"/>
          <w:lang w:val="en-US"/>
        </w:rPr>
        <w:t>Agronomy Journal</w:t>
      </w:r>
      <w:r w:rsidRPr="004D4269">
        <w:rPr>
          <w:rFonts w:ascii="Times New Roman" w:hAnsi="Times New Roman" w:cs="Times New Roman"/>
          <w:noProof/>
          <w:sz w:val="24"/>
          <w:szCs w:val="24"/>
          <w:lang w:val="en-US"/>
        </w:rPr>
        <w:t xml:space="preserve"> 103 (2): 304–15. doi:10.2134/agronj2010.0302.</w:t>
      </w:r>
    </w:p>
    <w:p w14:paraId="4D3ADD7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Marin, F. R., James W. Jones, Abraham Singels, Frederick Royce, Eduardo D. Assad, Giampaolo Q. Pellegrino, and Flávio Justino. 2013. “Climate Change Impacts on Sugarcane Attainable Yield in Southern Brazil.” </w:t>
      </w:r>
      <w:r w:rsidRPr="004D4269">
        <w:rPr>
          <w:rFonts w:ascii="Times New Roman" w:hAnsi="Times New Roman" w:cs="Times New Roman"/>
          <w:i/>
          <w:iCs/>
          <w:noProof/>
          <w:sz w:val="24"/>
          <w:szCs w:val="24"/>
          <w:lang w:val="en-US"/>
        </w:rPr>
        <w:t>Climatic Change</w:t>
      </w:r>
      <w:r w:rsidRPr="004D4269">
        <w:rPr>
          <w:rFonts w:ascii="Times New Roman" w:hAnsi="Times New Roman" w:cs="Times New Roman"/>
          <w:noProof/>
          <w:sz w:val="24"/>
          <w:szCs w:val="24"/>
          <w:lang w:val="en-US"/>
        </w:rPr>
        <w:t xml:space="preserve"> 117 (1–2): 227–39. doi:10.1007/s10584-012-0561-y.</w:t>
      </w:r>
    </w:p>
    <w:p w14:paraId="664F5DF8"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lastRenderedPageBreak/>
        <w:t xml:space="preserve">Marin, F. R., Peter J. Thorburn, Daniel S.P. Nassif, and Leandro G. Costa. 2015. “Sugarcane Model Intercomparison: Structural Differences and Uncertainties under Current and Potential Future Climates.” </w:t>
      </w:r>
      <w:r w:rsidRPr="00521BEE">
        <w:rPr>
          <w:rFonts w:ascii="Times New Roman" w:hAnsi="Times New Roman" w:cs="Times New Roman"/>
          <w:i/>
          <w:iCs/>
          <w:noProof/>
          <w:sz w:val="24"/>
          <w:szCs w:val="24"/>
        </w:rPr>
        <w:t>Environmental Modelling &amp; Software</w:t>
      </w:r>
      <w:r w:rsidRPr="00521BEE">
        <w:rPr>
          <w:rFonts w:ascii="Times New Roman" w:hAnsi="Times New Roman" w:cs="Times New Roman"/>
          <w:noProof/>
          <w:sz w:val="24"/>
          <w:szCs w:val="24"/>
        </w:rPr>
        <w:t xml:space="preserve"> 72: 372–86. doi:10.1016/j.envsoft.2015.02.019.</w:t>
      </w:r>
    </w:p>
    <w:p w14:paraId="0DD4EC55"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Marin, Fábio Ricardo. 2014. “Universidade de São Paulo Escola Superior de A Gricultura ‘ Luiz de Queiroz ’ Eficiência de Produção Da Cana-de-Açúcar Brasileira : Estado Atual E Cenários Futuros Baseados Em Simulações Multimodelos Fábio Ricardo Marin Engenheiro Agrônomo Piracicaba – SP,” 0–262.</w:t>
      </w:r>
    </w:p>
    <w:p w14:paraId="3C7B284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Martine, J.F., and P. Lebret. 2001. “Modelling the Water Content of the Sugarcane Stalk.” In , 211–14.</w:t>
      </w:r>
    </w:p>
    <w:p w14:paraId="5BC637B6"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Martre, Pierre, Daniel Wallach, Senthold Asseng, Frank Ewert, James W. Jones, Reimund P. R??tter, Kenneth J. Boote, et al. 2015. “Multimodel Ensembles of Wheat Growth: Many Models Are Better than One.” </w:t>
      </w:r>
      <w:r w:rsidRPr="004D4269">
        <w:rPr>
          <w:rFonts w:ascii="Times New Roman" w:hAnsi="Times New Roman" w:cs="Times New Roman"/>
          <w:i/>
          <w:iCs/>
          <w:noProof/>
          <w:sz w:val="24"/>
          <w:szCs w:val="24"/>
          <w:lang w:val="en-US"/>
        </w:rPr>
        <w:t>Global Change Biology</w:t>
      </w:r>
      <w:r w:rsidRPr="004D4269">
        <w:rPr>
          <w:rFonts w:ascii="Times New Roman" w:hAnsi="Times New Roman" w:cs="Times New Roman"/>
          <w:noProof/>
          <w:sz w:val="24"/>
          <w:szCs w:val="24"/>
          <w:lang w:val="en-US"/>
        </w:rPr>
        <w:t xml:space="preserve"> 21 (2): 911–25. doi:10.1111/gcb.12768.</w:t>
      </w:r>
    </w:p>
    <w:p w14:paraId="5E54393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Moore, Paul H, and Frederik C Botha. 2014. </w:t>
      </w:r>
      <w:r w:rsidRPr="004D4269">
        <w:rPr>
          <w:rFonts w:ascii="Times New Roman" w:hAnsi="Times New Roman" w:cs="Times New Roman"/>
          <w:i/>
          <w:iCs/>
          <w:noProof/>
          <w:sz w:val="24"/>
          <w:szCs w:val="24"/>
          <w:lang w:val="en-US"/>
        </w:rPr>
        <w:t>Sugarcane: Physiology, Biochemistry, and Functional Biology</w:t>
      </w:r>
      <w:r w:rsidRPr="004D4269">
        <w:rPr>
          <w:rFonts w:ascii="Times New Roman" w:hAnsi="Times New Roman" w:cs="Times New Roman"/>
          <w:noProof/>
          <w:sz w:val="24"/>
          <w:szCs w:val="24"/>
          <w:lang w:val="en-US"/>
        </w:rPr>
        <w:t>. Edited by Paul H Moore and Frederik C Botha. WILEY Blackwell.</w:t>
      </w:r>
    </w:p>
    <w:p w14:paraId="6024466D"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Nash, J C. 1990. </w:t>
      </w:r>
      <w:r w:rsidRPr="004D4269">
        <w:rPr>
          <w:rFonts w:ascii="Times New Roman" w:hAnsi="Times New Roman" w:cs="Times New Roman"/>
          <w:i/>
          <w:iCs/>
          <w:noProof/>
          <w:sz w:val="24"/>
          <w:szCs w:val="24"/>
          <w:lang w:val="en-US"/>
        </w:rPr>
        <w:t>Compact Methods for Computers. Linear Algebra and Function Minimisation</w:t>
      </w:r>
      <w:r w:rsidRPr="004D4269">
        <w:rPr>
          <w:rFonts w:ascii="Times New Roman" w:hAnsi="Times New Roman" w:cs="Times New Roman"/>
          <w:noProof/>
          <w:sz w:val="24"/>
          <w:szCs w:val="24"/>
          <w:lang w:val="en-US"/>
        </w:rPr>
        <w:t xml:space="preserve">. </w:t>
      </w:r>
      <w:r w:rsidRPr="004D4269">
        <w:rPr>
          <w:rFonts w:ascii="Times New Roman" w:hAnsi="Times New Roman" w:cs="Times New Roman"/>
          <w:i/>
          <w:iCs/>
          <w:noProof/>
          <w:sz w:val="24"/>
          <w:szCs w:val="24"/>
          <w:lang w:val="en-US"/>
        </w:rPr>
        <w:t>New York</w:t>
      </w:r>
      <w:r w:rsidRPr="004D4269">
        <w:rPr>
          <w:rFonts w:ascii="Times New Roman" w:hAnsi="Times New Roman" w:cs="Times New Roman"/>
          <w:noProof/>
          <w:sz w:val="24"/>
          <w:szCs w:val="24"/>
          <w:lang w:val="en-US"/>
        </w:rPr>
        <w:t>.</w:t>
      </w:r>
    </w:p>
    <w:p w14:paraId="6AAEB410"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Nelder, J. A., and R. Mead. 1965. “A Simplex Algorithm for Function Minimization.” </w:t>
      </w:r>
      <w:r w:rsidRPr="004D4269">
        <w:rPr>
          <w:rFonts w:ascii="Times New Roman" w:hAnsi="Times New Roman" w:cs="Times New Roman"/>
          <w:i/>
          <w:iCs/>
          <w:noProof/>
          <w:sz w:val="24"/>
          <w:szCs w:val="24"/>
          <w:lang w:val="en-US"/>
        </w:rPr>
        <w:t>Computer Journal</w:t>
      </w:r>
      <w:r w:rsidRPr="004D4269">
        <w:rPr>
          <w:rFonts w:ascii="Times New Roman" w:hAnsi="Times New Roman" w:cs="Times New Roman"/>
          <w:noProof/>
          <w:sz w:val="24"/>
          <w:szCs w:val="24"/>
          <w:lang w:val="en-US"/>
        </w:rPr>
        <w:t xml:space="preserve"> 7: 308–313.</w:t>
      </w:r>
    </w:p>
    <w:p w14:paraId="4B3EBC4D"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Noory, H., S. E A T M Van Der Zee, A. M. Liaghat, M. Parsinejad, and J. C. van Dam. 2011. “Distributed Agro-Hydrological Modeling with SWAP to Improve Water and Salt Management of the Voshmgir Irrigation and Drainage Network in </w:t>
      </w:r>
      <w:r w:rsidRPr="004D4269">
        <w:rPr>
          <w:rFonts w:ascii="Times New Roman" w:hAnsi="Times New Roman" w:cs="Times New Roman"/>
          <w:noProof/>
          <w:sz w:val="24"/>
          <w:szCs w:val="24"/>
          <w:lang w:val="en-US"/>
        </w:rPr>
        <w:lastRenderedPageBreak/>
        <w:t xml:space="preserve">Northern Iran.” </w:t>
      </w:r>
      <w:r w:rsidRPr="004D4269">
        <w:rPr>
          <w:rFonts w:ascii="Times New Roman" w:hAnsi="Times New Roman" w:cs="Times New Roman"/>
          <w:i/>
          <w:iCs/>
          <w:noProof/>
          <w:sz w:val="24"/>
          <w:szCs w:val="24"/>
          <w:lang w:val="en-US"/>
        </w:rPr>
        <w:t>Agricultural Water Management</w:t>
      </w:r>
      <w:r w:rsidRPr="004D4269">
        <w:rPr>
          <w:rFonts w:ascii="Times New Roman" w:hAnsi="Times New Roman" w:cs="Times New Roman"/>
          <w:noProof/>
          <w:sz w:val="24"/>
          <w:szCs w:val="24"/>
          <w:lang w:val="en-US"/>
        </w:rPr>
        <w:t xml:space="preserve"> 98 (6). Elsevier B.V.: 1062–70. doi:10.1016/j.agwat.2011.01.013.</w:t>
      </w:r>
    </w:p>
    <w:p w14:paraId="40CAC4C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Perez, P. J., F. Castellvi, M. Iba??ez, and J. I. Rosell. 1999. “Assessment of Reliability of Bowen Ratio Method for Partitioning Fluxes.” </w:t>
      </w:r>
      <w:r w:rsidRPr="004D4269">
        <w:rPr>
          <w:rFonts w:ascii="Times New Roman" w:hAnsi="Times New Roman" w:cs="Times New Roman"/>
          <w:i/>
          <w:iCs/>
          <w:noProof/>
          <w:sz w:val="24"/>
          <w:szCs w:val="24"/>
          <w:lang w:val="en-US"/>
        </w:rPr>
        <w:t>Agricultural and Forest Meteorology</w:t>
      </w:r>
      <w:r w:rsidRPr="004D4269">
        <w:rPr>
          <w:rFonts w:ascii="Times New Roman" w:hAnsi="Times New Roman" w:cs="Times New Roman"/>
          <w:noProof/>
          <w:sz w:val="24"/>
          <w:szCs w:val="24"/>
          <w:lang w:val="en-US"/>
        </w:rPr>
        <w:t xml:space="preserve"> 97 (3): 141–50. doi:10.1016/S0168-1923(99)00080-5.</w:t>
      </w:r>
    </w:p>
    <w:p w14:paraId="3DEC6C06"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Qureshi, S.A. 1999. “SIMULATION MODELING OF IRRIGATION REQUIREMENTS fOR SUGARCANE PRODUCTION IN SlNDH PROVINCE, PAKlSTAN.” McGill University Montr{é}al, Qu{é}bec, Canada.</w:t>
      </w:r>
    </w:p>
    <w:p w14:paraId="31F8F893"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Qureshi, S A, C A Madramootoo, and G T Dodds. 2002. “Evaluation of Irrigation Schemes for Sugarcane in Sindh , Pakistan , Using SWAP93” 54: 37–48.</w:t>
      </w:r>
    </w:p>
    <w:p w14:paraId="3764E370"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R., Fletcher, and M. Reeves. 1964. “Function Minimization by Conjugate Gradients.” </w:t>
      </w:r>
      <w:r w:rsidRPr="004D4269">
        <w:rPr>
          <w:rFonts w:ascii="Times New Roman" w:hAnsi="Times New Roman" w:cs="Times New Roman"/>
          <w:i/>
          <w:iCs/>
          <w:noProof/>
          <w:sz w:val="24"/>
          <w:szCs w:val="24"/>
          <w:lang w:val="en-US"/>
        </w:rPr>
        <w:t>Computer Journal</w:t>
      </w:r>
      <w:r w:rsidRPr="004D4269">
        <w:rPr>
          <w:rFonts w:ascii="Times New Roman" w:hAnsi="Times New Roman" w:cs="Times New Roman"/>
          <w:noProof/>
          <w:sz w:val="24"/>
          <w:szCs w:val="24"/>
          <w:lang w:val="en-US"/>
        </w:rPr>
        <w:t xml:space="preserve"> 7: 148–154.</w:t>
      </w:r>
    </w:p>
    <w:p w14:paraId="347616D5"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Richards, Lorenzo Adolph. 1931. “Capillary Conduction of Liquids through Porous Mediums.” </w:t>
      </w:r>
      <w:r w:rsidRPr="004D4269">
        <w:rPr>
          <w:rFonts w:ascii="Times New Roman" w:hAnsi="Times New Roman" w:cs="Times New Roman"/>
          <w:i/>
          <w:iCs/>
          <w:noProof/>
          <w:sz w:val="24"/>
          <w:szCs w:val="24"/>
          <w:lang w:val="en-US"/>
        </w:rPr>
        <w:t>Physics</w:t>
      </w:r>
      <w:r w:rsidRPr="004D4269">
        <w:rPr>
          <w:rFonts w:ascii="Times New Roman" w:hAnsi="Times New Roman" w:cs="Times New Roman"/>
          <w:noProof/>
          <w:sz w:val="24"/>
          <w:szCs w:val="24"/>
          <w:lang w:val="en-US"/>
        </w:rPr>
        <w:t xml:space="preserve"> 1 (5). AIP: 318–33.</w:t>
      </w:r>
    </w:p>
    <w:p w14:paraId="3156A65F"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Ritchie, J T. 1998. “Soil Water Balance and Plant Water Stress.” In </w:t>
      </w:r>
      <w:r w:rsidRPr="004D4269">
        <w:rPr>
          <w:rFonts w:ascii="Times New Roman" w:hAnsi="Times New Roman" w:cs="Times New Roman"/>
          <w:i/>
          <w:iCs/>
          <w:noProof/>
          <w:sz w:val="24"/>
          <w:szCs w:val="24"/>
          <w:lang w:val="en-US"/>
        </w:rPr>
        <w:t>Understanding Options for Agricultural Production</w:t>
      </w:r>
      <w:r w:rsidRPr="004D4269">
        <w:rPr>
          <w:rFonts w:ascii="Times New Roman" w:hAnsi="Times New Roman" w:cs="Times New Roman"/>
          <w:noProof/>
          <w:sz w:val="24"/>
          <w:szCs w:val="24"/>
          <w:lang w:val="en-US"/>
        </w:rPr>
        <w:t xml:space="preserve">, edited by Gordon Y Tsuji, Gerrit Hoogenboom, and Philip K Thornton, 41–54. </w:t>
      </w:r>
      <w:r w:rsidRPr="00521BEE">
        <w:rPr>
          <w:rFonts w:ascii="Times New Roman" w:hAnsi="Times New Roman" w:cs="Times New Roman"/>
          <w:noProof/>
          <w:sz w:val="24"/>
          <w:szCs w:val="24"/>
        </w:rPr>
        <w:t>Dordrecht: Springer Netherlands. doi:10.1007/978-94-017-3624-4_3.</w:t>
      </w:r>
    </w:p>
    <w:p w14:paraId="64395ECE"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Scarpare, Fábio Vale. 2011. “Simula{ç}{ã}o Do Crescimento Da Cana-de-A{ç}{ú}car Pelo Modelo Agrohidrol{ó}gico SWAP/WOFOST.” PhD Dissertation. Piracicaba: Universidade de Sao Paulo.</w:t>
      </w:r>
    </w:p>
    <w:p w14:paraId="07F6EBF1"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Scarpare, Fábio Vale., Thayse Aparecida Dourado. Hernandes, Simone Toni. Ruiz-Corrêa, Oriel Tiago. Kolln, Glauber José De Castro. Gava, Leonardo Nazário Silva. Dos Santos, and Reynaldo Luiz. </w:t>
      </w:r>
      <w:r w:rsidRPr="004D4269">
        <w:rPr>
          <w:rFonts w:ascii="Times New Roman" w:hAnsi="Times New Roman" w:cs="Times New Roman"/>
          <w:noProof/>
          <w:sz w:val="24"/>
          <w:szCs w:val="24"/>
          <w:lang w:val="en-US"/>
        </w:rPr>
        <w:t xml:space="preserve">Victoria. 2016. “Sugarcane Water Footprint under Different Management Practices in Brazil: Tietê/Jacaré Watershed </w:t>
      </w:r>
      <w:r w:rsidRPr="004D4269">
        <w:rPr>
          <w:rFonts w:ascii="Times New Roman" w:hAnsi="Times New Roman" w:cs="Times New Roman"/>
          <w:noProof/>
          <w:sz w:val="24"/>
          <w:szCs w:val="24"/>
          <w:lang w:val="en-US"/>
        </w:rPr>
        <w:lastRenderedPageBreak/>
        <w:t xml:space="preserve">Assessment.” </w:t>
      </w:r>
      <w:r w:rsidRPr="004D4269">
        <w:rPr>
          <w:rFonts w:ascii="Times New Roman" w:hAnsi="Times New Roman" w:cs="Times New Roman"/>
          <w:i/>
          <w:iCs/>
          <w:noProof/>
          <w:sz w:val="24"/>
          <w:szCs w:val="24"/>
          <w:lang w:val="en-US"/>
        </w:rPr>
        <w:t>Journal of Cleaner Production</w:t>
      </w:r>
      <w:r w:rsidRPr="004D4269">
        <w:rPr>
          <w:rFonts w:ascii="Times New Roman" w:hAnsi="Times New Roman" w:cs="Times New Roman"/>
          <w:noProof/>
          <w:sz w:val="24"/>
          <w:szCs w:val="24"/>
          <w:lang w:val="en-US"/>
        </w:rPr>
        <w:t xml:space="preserve"> 112: 4576–84. doi:10.1016/j.jclepro.2015.05.107.</w:t>
      </w:r>
    </w:p>
    <w:p w14:paraId="26C62DA1"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Scarpare, F. V., T. A. D. Hernandes, S. T. Ruiz-Corrêa, M. C. A. Picoli, Bridget R.. </w:t>
      </w:r>
      <w:r w:rsidRPr="00521BEE">
        <w:rPr>
          <w:rFonts w:ascii="Times New Roman" w:hAnsi="Times New Roman" w:cs="Times New Roman"/>
          <w:noProof/>
          <w:sz w:val="24"/>
          <w:szCs w:val="24"/>
        </w:rPr>
        <w:t xml:space="preserve">Scanlon, Mateus Ferreira. Chagas, Daniel Garbelini. Duft, and Terezinha de Fátima. </w:t>
      </w:r>
      <w:r w:rsidRPr="004D4269">
        <w:rPr>
          <w:rFonts w:ascii="Times New Roman" w:hAnsi="Times New Roman" w:cs="Times New Roman"/>
          <w:noProof/>
          <w:sz w:val="24"/>
          <w:szCs w:val="24"/>
          <w:lang w:val="en-US"/>
        </w:rPr>
        <w:t xml:space="preserve">Cardoso. 2016. “Sugarcane Land Use and Water Resources Assessment in the Expansion Area in Brazil.” </w:t>
      </w:r>
      <w:r w:rsidRPr="004D4269">
        <w:rPr>
          <w:rFonts w:ascii="Times New Roman" w:hAnsi="Times New Roman" w:cs="Times New Roman"/>
          <w:i/>
          <w:iCs/>
          <w:noProof/>
          <w:sz w:val="24"/>
          <w:szCs w:val="24"/>
          <w:lang w:val="en-US"/>
        </w:rPr>
        <w:t>Journal of Cleaner Production</w:t>
      </w:r>
      <w:r w:rsidRPr="004D4269">
        <w:rPr>
          <w:rFonts w:ascii="Times New Roman" w:hAnsi="Times New Roman" w:cs="Times New Roman"/>
          <w:noProof/>
          <w:sz w:val="24"/>
          <w:szCs w:val="24"/>
          <w:lang w:val="en-US"/>
        </w:rPr>
        <w:t xml:space="preserve"> 133: 1318–27. doi:10.1016/j.jclepro.2016.06.074.</w:t>
      </w:r>
    </w:p>
    <w:p w14:paraId="1BD1525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Scheiterle, Lilli, Alina Ulmer, Regina Birner, and Andreas Pyka. 2017. “From Commodity-Based Value Chains to Biomass-Based Value Webs: The Case of Sugarcane in Brazil’s Bioeconomy.” </w:t>
      </w:r>
      <w:r w:rsidRPr="004D4269">
        <w:rPr>
          <w:rFonts w:ascii="Times New Roman" w:hAnsi="Times New Roman" w:cs="Times New Roman"/>
          <w:i/>
          <w:iCs/>
          <w:noProof/>
          <w:sz w:val="24"/>
          <w:szCs w:val="24"/>
          <w:lang w:val="en-US"/>
        </w:rPr>
        <w:t>Journal of Cleaner Production</w:t>
      </w:r>
      <w:r w:rsidRPr="004D4269">
        <w:rPr>
          <w:rFonts w:ascii="Times New Roman" w:hAnsi="Times New Roman" w:cs="Times New Roman"/>
          <w:noProof/>
          <w:sz w:val="24"/>
          <w:szCs w:val="24"/>
          <w:lang w:val="en-US"/>
        </w:rPr>
        <w:t>. Elsevier B.V. doi:10.1016/j.jclepro.2017.05.150.</w:t>
      </w:r>
    </w:p>
    <w:p w14:paraId="485130D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Silva Dias, Maria A F, Juliana Dias, Leila M V Carvalho, Edmilson D Freitas, and Pedro L Silva Dias. 2013. </w:t>
      </w:r>
      <w:r w:rsidRPr="004D4269">
        <w:rPr>
          <w:rFonts w:ascii="Times New Roman" w:hAnsi="Times New Roman" w:cs="Times New Roman"/>
          <w:noProof/>
          <w:sz w:val="24"/>
          <w:szCs w:val="24"/>
          <w:lang w:val="en-US"/>
        </w:rPr>
        <w:t xml:space="preserve">“Changes in Extreme Daily Rainfall for S{ã}o Paulo, Brazil.” </w:t>
      </w:r>
      <w:r w:rsidRPr="004D4269">
        <w:rPr>
          <w:rFonts w:ascii="Times New Roman" w:hAnsi="Times New Roman" w:cs="Times New Roman"/>
          <w:i/>
          <w:iCs/>
          <w:noProof/>
          <w:sz w:val="24"/>
          <w:szCs w:val="24"/>
          <w:lang w:val="en-US"/>
        </w:rPr>
        <w:t>Climatic Change</w:t>
      </w:r>
      <w:r w:rsidRPr="004D4269">
        <w:rPr>
          <w:rFonts w:ascii="Times New Roman" w:hAnsi="Times New Roman" w:cs="Times New Roman"/>
          <w:noProof/>
          <w:sz w:val="24"/>
          <w:szCs w:val="24"/>
          <w:lang w:val="en-US"/>
        </w:rPr>
        <w:t xml:space="preserve"> 116 (3): 705–22. doi:10.1007/s10584-012-0504-7.</w:t>
      </w:r>
    </w:p>
    <w:p w14:paraId="6DCC9D3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Singels, A., M. van den Berg, M. A. Smit, M. R. Jones, and R. van Antwerpen. 2010. “Modelling Water Uptake, Growth and Sucrose Accumulation of Sugarcane Subjected to Water Stress.”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117 (1). Elsevier B.V.: 59–69. doi:10.1016/j.fcr.2010.02.003.</w:t>
      </w:r>
    </w:p>
    <w:p w14:paraId="5DB9699A"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Singels, A, and R. A. Donaldson. 2000. “A Simple Model of Unstressed Sugarcane Canopy Development.” </w:t>
      </w:r>
      <w:r w:rsidRPr="004D4269">
        <w:rPr>
          <w:rFonts w:ascii="Times New Roman" w:hAnsi="Times New Roman" w:cs="Times New Roman"/>
          <w:i/>
          <w:iCs/>
          <w:noProof/>
          <w:sz w:val="24"/>
          <w:szCs w:val="24"/>
          <w:lang w:val="en-US"/>
        </w:rPr>
        <w:t>Proceedings of the South African Sugar Technologists’ Association</w:t>
      </w:r>
      <w:r w:rsidRPr="004D4269">
        <w:rPr>
          <w:rFonts w:ascii="Times New Roman" w:hAnsi="Times New Roman" w:cs="Times New Roman"/>
          <w:noProof/>
          <w:sz w:val="24"/>
          <w:szCs w:val="24"/>
          <w:lang w:val="en-US"/>
        </w:rPr>
        <w:t xml:space="preserve"> 74: 151–54.</w:t>
      </w:r>
    </w:p>
    <w:p w14:paraId="2D15328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Singels, A, M Jones, and M Van Den Berg. 2008. “DSSAT v4. 5 Canegro Sugarcane Plant Module: Scientific Documentation.” </w:t>
      </w:r>
      <w:r w:rsidRPr="004D4269">
        <w:rPr>
          <w:rFonts w:ascii="Times New Roman" w:hAnsi="Times New Roman" w:cs="Times New Roman"/>
          <w:i/>
          <w:iCs/>
          <w:noProof/>
          <w:sz w:val="24"/>
          <w:szCs w:val="24"/>
          <w:lang w:val="en-US"/>
        </w:rPr>
        <w:t>South African Sugarcane Research Inst. Mount …</w:t>
      </w:r>
      <w:r w:rsidRPr="004D4269">
        <w:rPr>
          <w:rFonts w:ascii="Times New Roman" w:hAnsi="Times New Roman" w:cs="Times New Roman"/>
          <w:noProof/>
          <w:sz w:val="24"/>
          <w:szCs w:val="24"/>
          <w:lang w:val="en-US"/>
        </w:rPr>
        <w:t>, 1–34.</w:t>
      </w:r>
    </w:p>
    <w:p w14:paraId="214143DC"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Singels, A, Matthew Jones, Fábio Ricardo Marin, Alexander Ruane, and Peter </w:t>
      </w:r>
      <w:r w:rsidRPr="004D4269">
        <w:rPr>
          <w:rFonts w:ascii="Times New Roman" w:hAnsi="Times New Roman" w:cs="Times New Roman"/>
          <w:noProof/>
          <w:sz w:val="24"/>
          <w:szCs w:val="24"/>
          <w:lang w:val="en-US"/>
        </w:rPr>
        <w:lastRenderedPageBreak/>
        <w:t xml:space="preserve">Thorburn. 2014. “Predicting Climate Change Impacts on Sugarcane Production at Sites in Australia, Brazil and South Africa Using the Canegro Model.” </w:t>
      </w:r>
      <w:r w:rsidRPr="00521BEE">
        <w:rPr>
          <w:rFonts w:ascii="Times New Roman" w:hAnsi="Times New Roman" w:cs="Times New Roman"/>
          <w:i/>
          <w:iCs/>
          <w:noProof/>
          <w:sz w:val="24"/>
          <w:szCs w:val="24"/>
        </w:rPr>
        <w:t>Sugar Tech</w:t>
      </w:r>
      <w:r w:rsidRPr="00521BEE">
        <w:rPr>
          <w:rFonts w:ascii="Times New Roman" w:hAnsi="Times New Roman" w:cs="Times New Roman"/>
          <w:noProof/>
          <w:sz w:val="24"/>
          <w:szCs w:val="24"/>
        </w:rPr>
        <w:t xml:space="preserve"> 16 (4): 347–55. doi:10.1007/s12355-013-0274-1.</w:t>
      </w:r>
    </w:p>
    <w:p w14:paraId="5FD5135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Tapia Carpio, Lucio Guido, and Fábio Simone de Souza. </w:t>
      </w:r>
      <w:r w:rsidRPr="004D4269">
        <w:rPr>
          <w:rFonts w:ascii="Times New Roman" w:hAnsi="Times New Roman" w:cs="Times New Roman"/>
          <w:noProof/>
          <w:sz w:val="24"/>
          <w:szCs w:val="24"/>
          <w:lang w:val="en-US"/>
        </w:rPr>
        <w:t xml:space="preserve">2017. “Optimal Allocation of Sugarcane Bagasse for Producing Bioelectricity and Second Generation Ethanol in Brazil: Scenarios of Cost Reductions.” </w:t>
      </w:r>
      <w:r w:rsidRPr="004D4269">
        <w:rPr>
          <w:rFonts w:ascii="Times New Roman" w:hAnsi="Times New Roman" w:cs="Times New Roman"/>
          <w:i/>
          <w:iCs/>
          <w:noProof/>
          <w:sz w:val="24"/>
          <w:szCs w:val="24"/>
          <w:lang w:val="en-US"/>
        </w:rPr>
        <w:t>Renewable Energy</w:t>
      </w:r>
      <w:r w:rsidRPr="004D4269">
        <w:rPr>
          <w:rFonts w:ascii="Times New Roman" w:hAnsi="Times New Roman" w:cs="Times New Roman"/>
          <w:noProof/>
          <w:sz w:val="24"/>
          <w:szCs w:val="24"/>
          <w:lang w:val="en-US"/>
        </w:rPr>
        <w:t xml:space="preserve"> 111. doi:10.1016/j.renene.2017.05.015.</w:t>
      </w:r>
    </w:p>
    <w:p w14:paraId="0C537781"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Tebaldi, Claudia, Reto Knutti, M.R. Allen, P.A. Stott, J.F.B. Mitchell, R. Schnur, T.L. Delworth, et al. 2007. “The Use of the Multi-Model Ensemble in Probabilistic Climate Projections.” </w:t>
      </w:r>
      <w:r w:rsidRPr="004D4269">
        <w:rPr>
          <w:rFonts w:ascii="Times New Roman" w:hAnsi="Times New Roman" w:cs="Times New Roman"/>
          <w:i/>
          <w:iCs/>
          <w:noProof/>
          <w:sz w:val="24"/>
          <w:szCs w:val="24"/>
          <w:lang w:val="en-US"/>
        </w:rPr>
        <w:t>Philosophical Transactions. Series A, Mathematical, Physical, and Engineering Sciences</w:t>
      </w:r>
      <w:r w:rsidRPr="004D4269">
        <w:rPr>
          <w:rFonts w:ascii="Times New Roman" w:hAnsi="Times New Roman" w:cs="Times New Roman"/>
          <w:noProof/>
          <w:sz w:val="24"/>
          <w:szCs w:val="24"/>
          <w:lang w:val="en-US"/>
        </w:rPr>
        <w:t xml:space="preserve"> 365 (1857): 2053–75. doi:10.1098/rsta.2007.2076.</w:t>
      </w:r>
    </w:p>
    <w:p w14:paraId="791C383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Teh, Christopher. 2006. </w:t>
      </w:r>
      <w:r w:rsidRPr="004D4269">
        <w:rPr>
          <w:rFonts w:ascii="Times New Roman" w:hAnsi="Times New Roman" w:cs="Times New Roman"/>
          <w:i/>
          <w:iCs/>
          <w:noProof/>
          <w:sz w:val="24"/>
          <w:szCs w:val="24"/>
          <w:lang w:val="en-US"/>
        </w:rPr>
        <w:t>Introduction to Mathematical Modeling of Crop Growth: How the Equations Are Derived and Assembled into a Computer Model</w:t>
      </w:r>
      <w:r w:rsidRPr="004D4269">
        <w:rPr>
          <w:rFonts w:ascii="Times New Roman" w:hAnsi="Times New Roman" w:cs="Times New Roman"/>
          <w:noProof/>
          <w:sz w:val="24"/>
          <w:szCs w:val="24"/>
          <w:lang w:val="en-US"/>
        </w:rPr>
        <w:t>. 1st ed. Boca Raton, Florida (USA): Brown Walker Press.</w:t>
      </w:r>
    </w:p>
    <w:p w14:paraId="4AA6C56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Uys, Lafras, Frederik C Botha, Jan-hendrik S Hofmeyr, and Johann M Rohwer. 2007. “Kinetic Model of Sucrose Accumulation in Maturing Sugarcane Culm Tissue” 68: 2375–92. doi:10.1016/j.phytochem.2007.04.023.</w:t>
      </w:r>
    </w:p>
    <w:p w14:paraId="7AF06F83"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 Dam, J C, P Groenendijk, R F A Hendriks, and J G Kroes. 2008. “Advances of Modeling Water Flow in Variably Saturated Soils with SWAP.” </w:t>
      </w:r>
      <w:r w:rsidRPr="004D4269">
        <w:rPr>
          <w:rFonts w:ascii="Times New Roman" w:hAnsi="Times New Roman" w:cs="Times New Roman"/>
          <w:i/>
          <w:iCs/>
          <w:noProof/>
          <w:sz w:val="24"/>
          <w:szCs w:val="24"/>
          <w:lang w:val="en-US"/>
        </w:rPr>
        <w:t>Vadose Zone Journal</w:t>
      </w:r>
      <w:r w:rsidRPr="004D4269">
        <w:rPr>
          <w:rFonts w:ascii="Times New Roman" w:hAnsi="Times New Roman" w:cs="Times New Roman"/>
          <w:noProof/>
          <w:sz w:val="24"/>
          <w:szCs w:val="24"/>
          <w:lang w:val="en-US"/>
        </w:rPr>
        <w:t xml:space="preserve"> 7 (2).</w:t>
      </w:r>
    </w:p>
    <w:p w14:paraId="74F2E607"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 Diepen, C. A., J Wolf, H Van Keulen, and C. Rappoldt. 1989. “WOFOST: A Simulation Model of Crop Production.” </w:t>
      </w:r>
      <w:r w:rsidRPr="004D4269">
        <w:rPr>
          <w:rFonts w:ascii="Times New Roman" w:hAnsi="Times New Roman" w:cs="Times New Roman"/>
          <w:i/>
          <w:iCs/>
          <w:noProof/>
          <w:sz w:val="24"/>
          <w:szCs w:val="24"/>
          <w:lang w:val="en-US"/>
        </w:rPr>
        <w:t>Soil Use and Management</w:t>
      </w:r>
      <w:r w:rsidRPr="004D4269">
        <w:rPr>
          <w:rFonts w:ascii="Times New Roman" w:hAnsi="Times New Roman" w:cs="Times New Roman"/>
          <w:noProof/>
          <w:sz w:val="24"/>
          <w:szCs w:val="24"/>
          <w:lang w:val="en-US"/>
        </w:rPr>
        <w:t xml:space="preserve"> 5 (1): 16–24.</w:t>
      </w:r>
    </w:p>
    <w:p w14:paraId="256F9B0C"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 Genuchten, M. T., F. J. Leij, and S. R. Yates. 1991. “The RETC Code for Quantifying the Hydraulic Functions of Unsaturated Soils.” </w:t>
      </w:r>
      <w:r w:rsidRPr="004D4269">
        <w:rPr>
          <w:rFonts w:ascii="Times New Roman" w:hAnsi="Times New Roman" w:cs="Times New Roman"/>
          <w:i/>
          <w:iCs/>
          <w:noProof/>
          <w:sz w:val="24"/>
          <w:szCs w:val="24"/>
          <w:lang w:val="en-US"/>
        </w:rPr>
        <w:t xml:space="preserve">United States </w:t>
      </w:r>
      <w:r w:rsidRPr="004D4269">
        <w:rPr>
          <w:rFonts w:ascii="Times New Roman" w:hAnsi="Times New Roman" w:cs="Times New Roman"/>
          <w:i/>
          <w:iCs/>
          <w:noProof/>
          <w:sz w:val="24"/>
          <w:szCs w:val="24"/>
          <w:lang w:val="en-US"/>
        </w:rPr>
        <w:lastRenderedPageBreak/>
        <w:t>Environmental Reseach Laboratory</w:t>
      </w:r>
      <w:r w:rsidRPr="004D4269">
        <w:rPr>
          <w:rFonts w:ascii="Times New Roman" w:hAnsi="Times New Roman" w:cs="Times New Roman"/>
          <w:noProof/>
          <w:sz w:val="24"/>
          <w:szCs w:val="24"/>
          <w:lang w:val="en-US"/>
        </w:rPr>
        <w:t>, no. December: 93. doi:10.1002/9781118616871.</w:t>
      </w:r>
    </w:p>
    <w:p w14:paraId="459BE29E"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 Genuchten, M Th, and D R Nielsen. 1985. “On Describing and Predicting the Hydraulic Properties.” In </w:t>
      </w:r>
      <w:r w:rsidRPr="004D4269">
        <w:rPr>
          <w:rFonts w:ascii="Times New Roman" w:hAnsi="Times New Roman" w:cs="Times New Roman"/>
          <w:i/>
          <w:iCs/>
          <w:noProof/>
          <w:sz w:val="24"/>
          <w:szCs w:val="24"/>
          <w:lang w:val="en-US"/>
        </w:rPr>
        <w:t>Annales Geophysicae</w:t>
      </w:r>
      <w:r w:rsidRPr="004D4269">
        <w:rPr>
          <w:rFonts w:ascii="Times New Roman" w:hAnsi="Times New Roman" w:cs="Times New Roman"/>
          <w:noProof/>
          <w:sz w:val="24"/>
          <w:szCs w:val="24"/>
          <w:lang w:val="en-US"/>
        </w:rPr>
        <w:t>, 3:615–28.</w:t>
      </w:r>
    </w:p>
    <w:p w14:paraId="08519747"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 Heerden, P.D.R., a. Singels, a. Paraskevopoulos, and R. Rossler. 2015. “Negative Effects of Lodging on Irrigated Sugarcane productivity—An Experimental and Crop Modelling Assessment.” </w:t>
      </w:r>
      <w:r w:rsidRPr="004D4269">
        <w:rPr>
          <w:rFonts w:ascii="Times New Roman" w:hAnsi="Times New Roman" w:cs="Times New Roman"/>
          <w:i/>
          <w:iCs/>
          <w:noProof/>
          <w:sz w:val="24"/>
          <w:szCs w:val="24"/>
          <w:lang w:val="en-US"/>
        </w:rPr>
        <w:t>Field Crops Research</w:t>
      </w:r>
      <w:r w:rsidRPr="004D4269">
        <w:rPr>
          <w:rFonts w:ascii="Times New Roman" w:hAnsi="Times New Roman" w:cs="Times New Roman"/>
          <w:noProof/>
          <w:sz w:val="24"/>
          <w:szCs w:val="24"/>
          <w:lang w:val="en-US"/>
        </w:rPr>
        <w:t xml:space="preserve"> 180. Elsevier B.V.: 135–42. doi:10.1016/j.fcr.2015.05.019.</w:t>
      </w:r>
    </w:p>
    <w:p w14:paraId="3D252408"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Vanderplaats, G.N. 1995. </w:t>
      </w:r>
      <w:r w:rsidRPr="004D4269">
        <w:rPr>
          <w:rFonts w:ascii="Times New Roman" w:hAnsi="Times New Roman" w:cs="Times New Roman"/>
          <w:i/>
          <w:iCs/>
          <w:noProof/>
          <w:sz w:val="24"/>
          <w:szCs w:val="24"/>
          <w:lang w:val="en-US"/>
        </w:rPr>
        <w:t>Numerical Optimization</w:t>
      </w:r>
      <w:r w:rsidRPr="004D4269">
        <w:rPr>
          <w:rFonts w:ascii="Times New Roman" w:hAnsi="Times New Roman" w:cs="Times New Roman"/>
          <w:noProof/>
          <w:sz w:val="24"/>
          <w:szCs w:val="24"/>
          <w:lang w:val="en-US"/>
        </w:rPr>
        <w:t xml:space="preserve">. </w:t>
      </w:r>
      <w:r w:rsidRPr="004D4269">
        <w:rPr>
          <w:rFonts w:ascii="Times New Roman" w:hAnsi="Times New Roman" w:cs="Times New Roman"/>
          <w:i/>
          <w:iCs/>
          <w:noProof/>
          <w:sz w:val="24"/>
          <w:szCs w:val="24"/>
          <w:lang w:val="en-US"/>
        </w:rPr>
        <w:t>International ADAMS User Conference</w:t>
      </w:r>
      <w:r w:rsidRPr="004D4269">
        <w:rPr>
          <w:rFonts w:ascii="Times New Roman" w:hAnsi="Times New Roman" w:cs="Times New Roman"/>
          <w:noProof/>
          <w:sz w:val="24"/>
          <w:szCs w:val="24"/>
          <w:lang w:val="en-US"/>
        </w:rPr>
        <w:t>. doi:10.1007/BF01068601.</w:t>
      </w:r>
    </w:p>
    <w:p w14:paraId="54E42B4F"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VAZIFEDOUST, M., J Van. Dam, Reinder A. Feddes, and M. FEIZI. 2008. “Increasing Water Productivity of Irrigated Crops under Limited Water Supply at Field Scale.” </w:t>
      </w:r>
      <w:r w:rsidRPr="004D4269">
        <w:rPr>
          <w:rFonts w:ascii="Times New Roman" w:hAnsi="Times New Roman" w:cs="Times New Roman"/>
          <w:i/>
          <w:iCs/>
          <w:noProof/>
          <w:sz w:val="24"/>
          <w:szCs w:val="24"/>
          <w:lang w:val="en-US"/>
        </w:rPr>
        <w:t>Agricultural Water Management</w:t>
      </w:r>
      <w:r w:rsidRPr="004D4269">
        <w:rPr>
          <w:rFonts w:ascii="Times New Roman" w:hAnsi="Times New Roman" w:cs="Times New Roman"/>
          <w:noProof/>
          <w:sz w:val="24"/>
          <w:szCs w:val="24"/>
          <w:lang w:val="en-US"/>
        </w:rPr>
        <w:t xml:space="preserve"> 95: 89–102.</w:t>
      </w:r>
    </w:p>
    <w:p w14:paraId="505E5ED3"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4D4269">
        <w:rPr>
          <w:rFonts w:ascii="Times New Roman" w:hAnsi="Times New Roman" w:cs="Times New Roman"/>
          <w:noProof/>
          <w:sz w:val="24"/>
          <w:szCs w:val="24"/>
          <w:lang w:val="en-US"/>
        </w:rPr>
        <w:t xml:space="preserve">Vianna, Murilo, and Paulo Cesar Sentelhas. 2016. “Performance of DSSAT CSM-CANEGRO Under Operational Conditions and Its Use in Determining the ‘Saving Irrigation’ Impact on Sugarcane Crop.” </w:t>
      </w:r>
      <w:r w:rsidRPr="00521BEE">
        <w:rPr>
          <w:rFonts w:ascii="Times New Roman" w:hAnsi="Times New Roman" w:cs="Times New Roman"/>
          <w:i/>
          <w:iCs/>
          <w:noProof/>
          <w:sz w:val="24"/>
          <w:szCs w:val="24"/>
        </w:rPr>
        <w:t>Sugar Tech</w:t>
      </w:r>
      <w:r w:rsidRPr="00521BEE">
        <w:rPr>
          <w:rFonts w:ascii="Times New Roman" w:hAnsi="Times New Roman" w:cs="Times New Roman"/>
          <w:noProof/>
          <w:sz w:val="24"/>
          <w:szCs w:val="24"/>
        </w:rPr>
        <w:t xml:space="preserve"> 18 (1): 75–86. doi:10.1007/s12355-015-0367-0.</w:t>
      </w:r>
    </w:p>
    <w:p w14:paraId="4F68986C"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521BEE">
        <w:rPr>
          <w:rFonts w:ascii="Times New Roman" w:hAnsi="Times New Roman" w:cs="Times New Roman"/>
          <w:noProof/>
          <w:sz w:val="24"/>
          <w:szCs w:val="24"/>
        </w:rPr>
        <w:t>Vianna, Santos, and Cesar Sentelhas. 2014. “Risco de Deficit Hídrico Para a Cultura Da Cana ‑ de ‑ Açúcar Em Diferentes Regiões Brasileiras,” no. 1: 1–10. doi:10.1590/S0100-204X201400040000x.</w:t>
      </w:r>
    </w:p>
    <w:p w14:paraId="7AAC43EB"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Villegas, Fernando D, Frazier Rogers Hall, P O Box, James W Jones, Frazier Rogers Hall, P O Box, Frederick S Royce, Frazier Rogers Hall, and P O Box. 2005. “CASUPRO : An Industry-Driven Sugarcane Model” 300 (5).</w:t>
      </w:r>
    </w:p>
    <w:p w14:paraId="3DB682A9"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4D4269">
        <w:rPr>
          <w:rFonts w:ascii="Times New Roman" w:hAnsi="Times New Roman" w:cs="Times New Roman"/>
          <w:noProof/>
          <w:sz w:val="24"/>
          <w:szCs w:val="24"/>
          <w:lang w:val="en-US"/>
        </w:rPr>
        <w:t xml:space="preserve">Wallach, Daniel, David Makowski, James W. Jones, and François Brun. 2014. </w:t>
      </w:r>
      <w:r w:rsidRPr="004D4269">
        <w:rPr>
          <w:rFonts w:ascii="Times New Roman" w:hAnsi="Times New Roman" w:cs="Times New Roman"/>
          <w:i/>
          <w:iCs/>
          <w:noProof/>
          <w:sz w:val="24"/>
          <w:szCs w:val="24"/>
          <w:lang w:val="en-US"/>
        </w:rPr>
        <w:t>Working with Dynamic Crop Models</w:t>
      </w:r>
      <w:r w:rsidRPr="004D4269">
        <w:rPr>
          <w:rFonts w:ascii="Times New Roman" w:hAnsi="Times New Roman" w:cs="Times New Roman"/>
          <w:noProof/>
          <w:sz w:val="24"/>
          <w:szCs w:val="24"/>
          <w:lang w:val="en-US"/>
        </w:rPr>
        <w:t xml:space="preserve">. </w:t>
      </w:r>
      <w:r w:rsidRPr="004D4269">
        <w:rPr>
          <w:rFonts w:ascii="Times New Roman" w:hAnsi="Times New Roman" w:cs="Times New Roman"/>
          <w:i/>
          <w:iCs/>
          <w:noProof/>
          <w:sz w:val="24"/>
          <w:szCs w:val="24"/>
          <w:lang w:val="en-US"/>
        </w:rPr>
        <w:t>Working with Dynamic Crop Models</w:t>
      </w:r>
      <w:r w:rsidRPr="004D4269">
        <w:rPr>
          <w:rFonts w:ascii="Times New Roman" w:hAnsi="Times New Roman" w:cs="Times New Roman"/>
          <w:noProof/>
          <w:sz w:val="24"/>
          <w:szCs w:val="24"/>
          <w:lang w:val="en-US"/>
        </w:rPr>
        <w:t xml:space="preserve">. </w:t>
      </w:r>
      <w:r w:rsidRPr="004D4269">
        <w:rPr>
          <w:rFonts w:ascii="Times New Roman" w:hAnsi="Times New Roman" w:cs="Times New Roman"/>
          <w:noProof/>
          <w:sz w:val="24"/>
          <w:szCs w:val="24"/>
          <w:lang w:val="en-US"/>
        </w:rPr>
        <w:lastRenderedPageBreak/>
        <w:t>doi:10.1016/B978-0-12-397008-4.00008-3.</w:t>
      </w:r>
    </w:p>
    <w:p w14:paraId="1DBF63A4" w14:textId="77777777" w:rsidR="00521BEE" w:rsidRPr="004D4269"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szCs w:val="24"/>
          <w:lang w:val="en-US"/>
        </w:rPr>
      </w:pPr>
      <w:r w:rsidRPr="00521BEE">
        <w:rPr>
          <w:rFonts w:ascii="Times New Roman" w:hAnsi="Times New Roman" w:cs="Times New Roman"/>
          <w:noProof/>
          <w:sz w:val="24"/>
          <w:szCs w:val="24"/>
        </w:rPr>
        <w:t xml:space="preserve">Walter, Arnaldo, Marcelo Valadares Galdos, Fabio Vale Scarpare, Manoel Regis Lima Verde Leal, Joaquim Eug??nio Abel Seabra, Marcelo Pereira da Cunha, Michelle Cristina Araujo Picoli, and Camila Ortolan Fernandes de Oliveira. </w:t>
      </w:r>
      <w:r w:rsidRPr="004D4269">
        <w:rPr>
          <w:rFonts w:ascii="Times New Roman" w:hAnsi="Times New Roman" w:cs="Times New Roman"/>
          <w:noProof/>
          <w:sz w:val="24"/>
          <w:szCs w:val="24"/>
          <w:lang w:val="en-US"/>
        </w:rPr>
        <w:t xml:space="preserve">2014. “Brazilian Sugarcane Ethanol: Developments so Far and Challenges for the Future.” </w:t>
      </w:r>
      <w:r w:rsidRPr="004D4269">
        <w:rPr>
          <w:rFonts w:ascii="Times New Roman" w:hAnsi="Times New Roman" w:cs="Times New Roman"/>
          <w:i/>
          <w:iCs/>
          <w:noProof/>
          <w:sz w:val="24"/>
          <w:szCs w:val="24"/>
          <w:lang w:val="en-US"/>
        </w:rPr>
        <w:t>Wiley Interdisciplinary Reviews: Energy and Environment</w:t>
      </w:r>
      <w:r w:rsidRPr="004D4269">
        <w:rPr>
          <w:rFonts w:ascii="Times New Roman" w:hAnsi="Times New Roman" w:cs="Times New Roman"/>
          <w:noProof/>
          <w:sz w:val="24"/>
          <w:szCs w:val="24"/>
          <w:lang w:val="en-US"/>
        </w:rPr>
        <w:t xml:space="preserve"> 3 (1): 70–92. doi:10.1002/wene.87.</w:t>
      </w:r>
    </w:p>
    <w:p w14:paraId="525E40AD" w14:textId="77777777" w:rsidR="00521BEE" w:rsidRPr="00521BEE" w:rsidRDefault="00521BEE" w:rsidP="00521BEE">
      <w:pPr>
        <w:widowControl w:val="0"/>
        <w:autoSpaceDE w:val="0"/>
        <w:autoSpaceDN w:val="0"/>
        <w:adjustRightInd w:val="0"/>
        <w:spacing w:after="0" w:line="480" w:lineRule="auto"/>
        <w:ind w:left="480" w:hanging="480"/>
        <w:rPr>
          <w:rFonts w:ascii="Times New Roman" w:hAnsi="Times New Roman" w:cs="Times New Roman"/>
          <w:noProof/>
          <w:sz w:val="24"/>
        </w:rPr>
      </w:pPr>
      <w:r w:rsidRPr="004D4269">
        <w:rPr>
          <w:rFonts w:ascii="Times New Roman" w:hAnsi="Times New Roman" w:cs="Times New Roman"/>
          <w:noProof/>
          <w:sz w:val="24"/>
          <w:szCs w:val="24"/>
          <w:lang w:val="en-US"/>
        </w:rPr>
        <w:t xml:space="preserve">Wang, Jianping, Spurthi Nayak, Karen Koch, and Ray Ming. 2013. “Carbon Partitioning in Sugarcane ( Saccharum Species ).” </w:t>
      </w:r>
      <w:r w:rsidRPr="00521BEE">
        <w:rPr>
          <w:rFonts w:ascii="Times New Roman" w:hAnsi="Times New Roman" w:cs="Times New Roman"/>
          <w:i/>
          <w:iCs/>
          <w:noProof/>
          <w:sz w:val="24"/>
          <w:szCs w:val="24"/>
        </w:rPr>
        <w:t>Frontiers in Plant Science</w:t>
      </w:r>
      <w:r w:rsidRPr="00521BEE">
        <w:rPr>
          <w:rFonts w:ascii="Times New Roman" w:hAnsi="Times New Roman" w:cs="Times New Roman"/>
          <w:noProof/>
          <w:sz w:val="24"/>
          <w:szCs w:val="24"/>
        </w:rPr>
        <w:t xml:space="preserve"> 4 (June): 2005–10. doi:10.3389/fpls.2013.00201.</w:t>
      </w:r>
    </w:p>
    <w:p w14:paraId="7A130290" w14:textId="77777777" w:rsidR="00322BA5" w:rsidRPr="00D5261D" w:rsidRDefault="00322BA5" w:rsidP="004118E1">
      <w:pPr>
        <w:shd w:val="clear" w:color="auto" w:fill="FFFFFF"/>
        <w:spacing w:after="0" w:line="480" w:lineRule="auto"/>
        <w:ind w:firstLine="708"/>
        <w:jc w:val="both"/>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eastAsia="pt-BR"/>
        </w:rPr>
        <w:fldChar w:fldCharType="end"/>
      </w:r>
    </w:p>
    <w:p w14:paraId="465635A3" w14:textId="77777777" w:rsidR="00322BA5" w:rsidRPr="00D5261D" w:rsidRDefault="00322BA5" w:rsidP="004118E1">
      <w:pPr>
        <w:spacing w:after="0" w:line="480" w:lineRule="auto"/>
        <w:rPr>
          <w:lang w:val="en-US"/>
        </w:rPr>
      </w:pPr>
    </w:p>
    <w:p w14:paraId="74549AA2" w14:textId="77777777" w:rsidR="00322BA5" w:rsidRPr="00D5261D" w:rsidRDefault="00322BA5" w:rsidP="004118E1">
      <w:pPr>
        <w:spacing w:after="0" w:line="480" w:lineRule="auto"/>
        <w:rPr>
          <w:lang w:val="en-US"/>
        </w:rPr>
      </w:pPr>
    </w:p>
    <w:p w14:paraId="6CBD32AF" w14:textId="77777777" w:rsidR="00322BA5" w:rsidRPr="00D5261D" w:rsidRDefault="00322BA5" w:rsidP="004118E1">
      <w:pPr>
        <w:spacing w:after="0" w:line="480" w:lineRule="auto"/>
        <w:rPr>
          <w:lang w:val="en-US"/>
        </w:rPr>
      </w:pPr>
    </w:p>
    <w:p w14:paraId="314E4AE7" w14:textId="77777777" w:rsidR="00322BA5" w:rsidRPr="00D5261D" w:rsidRDefault="00322BA5" w:rsidP="004118E1">
      <w:pPr>
        <w:spacing w:after="0" w:line="480" w:lineRule="auto"/>
        <w:rPr>
          <w:lang w:val="en-US"/>
        </w:rPr>
      </w:pPr>
    </w:p>
    <w:p w14:paraId="239C45FA" w14:textId="77777777" w:rsidR="00322BA5" w:rsidRPr="00D5261D" w:rsidRDefault="00322BA5" w:rsidP="004118E1">
      <w:pPr>
        <w:spacing w:after="0" w:line="480" w:lineRule="auto"/>
        <w:rPr>
          <w:lang w:val="en-US"/>
        </w:rPr>
      </w:pPr>
    </w:p>
    <w:p w14:paraId="3D355B4A" w14:textId="77777777" w:rsidR="00ED4DCD" w:rsidRPr="00322BA5" w:rsidRDefault="00322BA5" w:rsidP="004118E1">
      <w:pPr>
        <w:spacing w:line="480" w:lineRule="auto"/>
        <w:rPr>
          <w:lang w:val="en-US"/>
        </w:rPr>
      </w:pPr>
      <w:r w:rsidRPr="00D5261D">
        <w:rPr>
          <w:lang w:val="en-US"/>
        </w:rPr>
        <w:tab/>
      </w:r>
    </w:p>
    <w:sectPr w:rsidR="00ED4DCD" w:rsidRPr="00322BA5" w:rsidSect="00CE1399">
      <w:footerReference w:type="default" r:id="rId74"/>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Quirijn de Jong van Lier" w:date="2017-08-22T14:45:00Z" w:initials="Q">
    <w:p w14:paraId="3CF711E4" w14:textId="2543E27C" w:rsidR="001B43B9" w:rsidRPr="001B43B9" w:rsidRDefault="001B43B9">
      <w:pPr>
        <w:pStyle w:val="Textodecomentrio"/>
        <w:rPr>
          <w:lang w:val="en-AU"/>
        </w:rPr>
      </w:pPr>
      <w:r>
        <w:rPr>
          <w:rStyle w:val="Refdecomentrio"/>
        </w:rPr>
        <w:annotationRef/>
      </w:r>
      <w:r w:rsidRPr="001B43B9">
        <w:rPr>
          <w:lang w:val="en-AU"/>
        </w:rPr>
        <w:t xml:space="preserve">This (“however – use”) is not clear. I think you mean “but the simple soil water balance routine employed may lead to inaccurate drought stress and </w:t>
      </w:r>
      <w:proofErr w:type="spellStart"/>
      <w:r w:rsidRPr="001B43B9">
        <w:rPr>
          <w:lang w:val="en-AU"/>
        </w:rPr>
        <w:t>resepctive</w:t>
      </w:r>
      <w:proofErr w:type="spellEnd"/>
      <w:r w:rsidRPr="001B43B9">
        <w:rPr>
          <w:lang w:val="en-AU"/>
        </w:rPr>
        <w:t xml:space="preserve"> water balance simulation”</w:t>
      </w:r>
    </w:p>
  </w:comment>
  <w:comment w:id="53" w:author="Quirijn de Jong van Lier" w:date="2017-08-22T14:51:00Z" w:initials="Q">
    <w:p w14:paraId="1ADCD22B" w14:textId="21A30E5E" w:rsidR="001B43B9" w:rsidRPr="001B43B9" w:rsidRDefault="001B43B9">
      <w:pPr>
        <w:pStyle w:val="Textodecomentrio"/>
        <w:rPr>
          <w:lang w:val="en-AU"/>
        </w:rPr>
      </w:pPr>
      <w:r>
        <w:rPr>
          <w:rStyle w:val="Refdecomentrio"/>
        </w:rPr>
        <w:annotationRef/>
      </w:r>
      <w:r w:rsidRPr="001B43B9">
        <w:rPr>
          <w:lang w:val="en-AU"/>
        </w:rPr>
        <w:t>Adapt all citations to journal standards</w:t>
      </w:r>
    </w:p>
  </w:comment>
  <w:comment w:id="75" w:author="Fabio Marin" w:date="2017-08-22T22:30:00Z" w:initials="FM">
    <w:p w14:paraId="29D4A814" w14:textId="3A6B47FD" w:rsidR="001B43B9" w:rsidRPr="001B43B9" w:rsidRDefault="001B43B9">
      <w:pPr>
        <w:pStyle w:val="Textodecomentrio"/>
      </w:pPr>
      <w:r>
        <w:rPr>
          <w:rStyle w:val="Refdecomentrio"/>
        </w:rPr>
        <w:annotationRef/>
      </w:r>
      <w:r w:rsidRPr="001B43B9">
        <w:t xml:space="preserve">Include </w:t>
      </w:r>
      <w:proofErr w:type="spellStart"/>
      <w:r w:rsidRPr="001B43B9">
        <w:t>references</w:t>
      </w:r>
      <w:proofErr w:type="spellEnd"/>
      <w:r w:rsidRPr="001B43B9">
        <w:t xml:space="preserve"> </w:t>
      </w:r>
    </w:p>
  </w:comment>
  <w:comment w:id="86" w:author="Fabio Marin" w:date="2017-08-22T22:31:00Z" w:initials="FM">
    <w:p w14:paraId="5FE83780" w14:textId="1AB127C6" w:rsidR="001B43B9" w:rsidRPr="001B43B9" w:rsidRDefault="001B43B9">
      <w:pPr>
        <w:pStyle w:val="Textodecomentrio"/>
        <w:rPr>
          <w:lang w:val="en-AU"/>
        </w:rPr>
      </w:pPr>
      <w:r>
        <w:rPr>
          <w:rStyle w:val="Refdecomentrio"/>
        </w:rPr>
        <w:annotationRef/>
      </w:r>
      <w:r w:rsidRPr="001B43B9">
        <w:rPr>
          <w:lang w:val="en-AU"/>
        </w:rPr>
        <w:t xml:space="preserve">In this version, the models already have the new tillering </w:t>
      </w:r>
      <w:r>
        <w:rPr>
          <w:lang w:val="en-AU"/>
        </w:rPr>
        <w:t>algorithm included?</w:t>
      </w:r>
    </w:p>
  </w:comment>
  <w:comment w:id="100" w:author="Quirijn de Jong van Lier" w:date="2017-08-22T15:01:00Z" w:initials="Q">
    <w:p w14:paraId="1F1EAFB5" w14:textId="77EE4EE4" w:rsidR="001B43B9" w:rsidRPr="001B43B9" w:rsidRDefault="001B43B9">
      <w:pPr>
        <w:pStyle w:val="Textodecomentrio"/>
        <w:rPr>
          <w:lang w:val="en-AU"/>
        </w:rPr>
      </w:pPr>
      <w:r>
        <w:rPr>
          <w:rStyle w:val="Refdecomentrio"/>
        </w:rPr>
        <w:annotationRef/>
      </w:r>
      <w:r w:rsidRPr="001B43B9">
        <w:rPr>
          <w:lang w:val="en-AU"/>
        </w:rPr>
        <w:t>This does not match: it is “tipping bucket” (using FC as upper limit) or Richards eq. (like in SWAP); both together seems difficult to me.</w:t>
      </w:r>
    </w:p>
  </w:comment>
  <w:comment w:id="110" w:author="Quirijn de Jong van Lier" w:date="2017-08-22T15:02:00Z" w:initials="Q">
    <w:p w14:paraId="4F2560B1" w14:textId="3715B7F8" w:rsidR="001B43B9" w:rsidRPr="001B43B9" w:rsidRDefault="001B43B9">
      <w:pPr>
        <w:pStyle w:val="Textodecomentrio"/>
        <w:rPr>
          <w:lang w:val="en-AU"/>
        </w:rPr>
      </w:pPr>
      <w:r>
        <w:rPr>
          <w:rStyle w:val="Refdecomentrio"/>
        </w:rPr>
        <w:annotationRef/>
      </w:r>
      <w:r w:rsidRPr="001B43B9">
        <w:rPr>
          <w:lang w:val="en-AU"/>
        </w:rPr>
        <w:t xml:space="preserve">This </w:t>
      </w:r>
      <w:proofErr w:type="spellStart"/>
      <w:r w:rsidRPr="001B43B9">
        <w:rPr>
          <w:lang w:val="en-AU"/>
        </w:rPr>
        <w:t>i</w:t>
      </w:r>
      <w:proofErr w:type="spellEnd"/>
      <w:r w:rsidRPr="001B43B9">
        <w:rPr>
          <w:lang w:val="en-AU"/>
        </w:rPr>
        <w:t xml:space="preserve"> </w:t>
      </w:r>
      <w:proofErr w:type="spellStart"/>
      <w:r w:rsidRPr="001B43B9">
        <w:rPr>
          <w:lang w:val="en-AU"/>
        </w:rPr>
        <w:t>salso</w:t>
      </w:r>
      <w:proofErr w:type="spellEnd"/>
      <w:r w:rsidRPr="001B43B9">
        <w:rPr>
          <w:lang w:val="en-AU"/>
        </w:rPr>
        <w:t xml:space="preserve"> strange: K is exponentially related to </w:t>
      </w:r>
      <w:proofErr w:type="spellStart"/>
      <w:r w:rsidRPr="001B43B9">
        <w:rPr>
          <w:lang w:val="en-AU"/>
        </w:rPr>
        <w:t>Ksat</w:t>
      </w:r>
      <w:proofErr w:type="spellEnd"/>
      <w:r w:rsidRPr="001B43B9">
        <w:rPr>
          <w:lang w:val="en-AU"/>
        </w:rPr>
        <w:t>? I think you just want to say: “K is exponentially related to water content”. Maybe simpler to just show the K-Theta equation.</w:t>
      </w:r>
    </w:p>
  </w:comment>
  <w:comment w:id="119" w:author="Quirijn de Jong van Lier" w:date="2017-08-22T15:05:00Z" w:initials="Q">
    <w:p w14:paraId="66A085CF" w14:textId="3AD4C801" w:rsidR="001B43B9" w:rsidRPr="001B43B9" w:rsidRDefault="001B43B9">
      <w:pPr>
        <w:pStyle w:val="Textodecomentrio"/>
        <w:rPr>
          <w:lang w:val="en-AU"/>
        </w:rPr>
      </w:pPr>
      <w:r>
        <w:rPr>
          <w:rStyle w:val="Refdecomentrio"/>
        </w:rPr>
        <w:annotationRef/>
      </w:r>
      <w:r w:rsidRPr="001B43B9">
        <w:rPr>
          <w:lang w:val="en-AU"/>
        </w:rPr>
        <w:t xml:space="preserve">No need to call this Theta-v as in the equation, if you just define it as </w:t>
      </w:r>
      <w:proofErr w:type="spellStart"/>
      <w:r w:rsidRPr="001B43B9">
        <w:rPr>
          <w:lang w:val="en-AU"/>
        </w:rPr>
        <w:t>volumentric</w:t>
      </w:r>
      <w:proofErr w:type="spellEnd"/>
      <w:r w:rsidRPr="001B43B9">
        <w:rPr>
          <w:lang w:val="en-AU"/>
        </w:rPr>
        <w:t>.</w:t>
      </w:r>
    </w:p>
  </w:comment>
  <w:comment w:id="150" w:author="Quirijn de Jong van Lier" w:date="2017-08-22T15:14:00Z" w:initials="Q">
    <w:p w14:paraId="200E3650" w14:textId="5C466936" w:rsidR="001B43B9" w:rsidRPr="001B43B9" w:rsidRDefault="001B43B9">
      <w:pPr>
        <w:pStyle w:val="Textodecomentrio"/>
        <w:rPr>
          <w:lang w:val="en-AU"/>
        </w:rPr>
      </w:pPr>
      <w:r>
        <w:rPr>
          <w:rStyle w:val="Refdecomentrio"/>
        </w:rPr>
        <w:annotationRef/>
      </w:r>
    </w:p>
  </w:comment>
  <w:comment w:id="192" w:author="Quirijn de Jong van Lier" w:date="2017-08-22T15:12:00Z" w:initials="Q">
    <w:p w14:paraId="68A69755" w14:textId="431ABE8F" w:rsidR="001B43B9" w:rsidRPr="001B43B9" w:rsidRDefault="001B43B9">
      <w:pPr>
        <w:pStyle w:val="Textodecomentrio"/>
        <w:rPr>
          <w:lang w:val="en-AU"/>
        </w:rPr>
      </w:pPr>
      <w:r>
        <w:rPr>
          <w:rStyle w:val="Refdecomentrio"/>
        </w:rPr>
        <w:annotationRef/>
      </w:r>
      <w:r w:rsidRPr="001B43B9">
        <w:rPr>
          <w:lang w:val="en-AU"/>
        </w:rPr>
        <w:t>I think this is too much detail for this paper</w:t>
      </w:r>
    </w:p>
  </w:comment>
  <w:comment w:id="206" w:author="Quirijn de Jong van Lier" w:date="2017-08-22T15:19:00Z" w:initials="Q">
    <w:p w14:paraId="228FD4E4" w14:textId="319694B4" w:rsidR="001B43B9" w:rsidRDefault="001B43B9">
      <w:pPr>
        <w:pStyle w:val="Textodecomentrio"/>
      </w:pPr>
      <w:r>
        <w:rPr>
          <w:rStyle w:val="Refdecomentrio"/>
        </w:rPr>
        <w:annotationRef/>
      </w:r>
      <w:proofErr w:type="spellStart"/>
      <w:r>
        <w:t>Better</w:t>
      </w:r>
      <w:proofErr w:type="spellEnd"/>
      <w:r>
        <w:t xml:space="preserve"> </w:t>
      </w:r>
      <w:proofErr w:type="spellStart"/>
      <w:r>
        <w:t>call</w:t>
      </w:r>
      <w:proofErr w:type="spellEnd"/>
      <w:r>
        <w:t xml:space="preserve"> </w:t>
      </w:r>
      <w:proofErr w:type="spellStart"/>
      <w:r>
        <w:t>this</w:t>
      </w:r>
      <w:proofErr w:type="spellEnd"/>
      <w:r>
        <w:t xml:space="preserve"> </w:t>
      </w:r>
      <w:proofErr w:type="spellStart"/>
      <w:r>
        <w:t>T</w:t>
      </w:r>
      <w:r w:rsidRPr="0090763B">
        <w:rPr>
          <w:vertAlign w:val="subscript"/>
        </w:rPr>
        <w:t>p</w:t>
      </w:r>
      <w:proofErr w:type="spellEnd"/>
    </w:p>
  </w:comment>
  <w:comment w:id="207" w:author="Quirijn de Jong van Lier" w:date="2017-08-22T15:20:00Z" w:initials="Q">
    <w:p w14:paraId="14E9406F" w14:textId="7586AE14" w:rsidR="001B43B9" w:rsidRPr="001B43B9" w:rsidRDefault="001B43B9">
      <w:pPr>
        <w:pStyle w:val="Textodecomentrio"/>
        <w:rPr>
          <w:lang w:val="en-AU"/>
        </w:rPr>
      </w:pPr>
      <w:r>
        <w:rPr>
          <w:rStyle w:val="Refdecomentrio"/>
        </w:rPr>
        <w:annotationRef/>
      </w:r>
      <w:r w:rsidRPr="001B43B9">
        <w:rPr>
          <w:lang w:val="en-AU"/>
        </w:rPr>
        <w:t xml:space="preserve">In the previous you introduced RLD as root </w:t>
      </w:r>
      <w:proofErr w:type="spellStart"/>
      <w:r w:rsidRPr="001B43B9">
        <w:rPr>
          <w:lang w:val="en-AU"/>
        </w:rPr>
        <w:t>lengthe</w:t>
      </w:r>
      <w:proofErr w:type="spellEnd"/>
      <w:r w:rsidRPr="001B43B9">
        <w:rPr>
          <w:lang w:val="en-AU"/>
        </w:rPr>
        <w:t xml:space="preserve"> density (m m</w:t>
      </w:r>
      <w:r w:rsidRPr="001B43B9">
        <w:rPr>
          <w:vertAlign w:val="superscript"/>
          <w:lang w:val="en-AU"/>
        </w:rPr>
        <w:t>-3</w:t>
      </w:r>
      <w:r w:rsidRPr="001B43B9">
        <w:rPr>
          <w:lang w:val="en-AU"/>
        </w:rPr>
        <w:t xml:space="preserve">). You should explain what relative </w:t>
      </w:r>
      <w:proofErr w:type="spellStart"/>
      <w:r w:rsidRPr="001B43B9">
        <w:rPr>
          <w:lang w:val="en-AU"/>
        </w:rPr>
        <w:t>rld</w:t>
      </w:r>
      <w:proofErr w:type="spellEnd"/>
      <w:r w:rsidRPr="001B43B9">
        <w:rPr>
          <w:lang w:val="en-AU"/>
        </w:rPr>
        <w:t xml:space="preserve"> is. It is, in fact, in your </w:t>
      </w:r>
      <w:proofErr w:type="spellStart"/>
      <w:r w:rsidRPr="001B43B9">
        <w:rPr>
          <w:lang w:val="en-AU"/>
        </w:rPr>
        <w:t>eqauation</w:t>
      </w:r>
      <w:proofErr w:type="spellEnd"/>
      <w:r w:rsidRPr="001B43B9">
        <w:rPr>
          <w:lang w:val="en-AU"/>
        </w:rPr>
        <w:t>.</w:t>
      </w:r>
    </w:p>
  </w:comment>
  <w:comment w:id="252" w:author="Quirijn de Jong van Lier" w:date="2017-08-22T15:30:00Z" w:initials="Q">
    <w:p w14:paraId="0F819A28" w14:textId="215A1BA2" w:rsidR="001B43B9" w:rsidRPr="001B43B9" w:rsidRDefault="001B43B9">
      <w:pPr>
        <w:pStyle w:val="Textodecomentrio"/>
        <w:rPr>
          <w:lang w:val="en-AU"/>
        </w:rPr>
      </w:pPr>
      <w:r>
        <w:rPr>
          <w:rStyle w:val="Refdecomentrio"/>
        </w:rPr>
        <w:annotationRef/>
      </w:r>
      <w:r w:rsidRPr="001B43B9">
        <w:rPr>
          <w:lang w:val="en-AU"/>
        </w:rPr>
        <w:t>do you need these (ugly) acronyms PRWU, PTRANS etc, for anything in this paper?</w:t>
      </w:r>
    </w:p>
  </w:comment>
  <w:comment w:id="355" w:author="Quirijn de Jong van Lier" w:date="2017-08-22T15:44:00Z" w:initials="Q">
    <w:p w14:paraId="0FF0129B" w14:textId="6C26238C" w:rsidR="001B43B9" w:rsidRPr="001B43B9" w:rsidRDefault="001B43B9">
      <w:pPr>
        <w:pStyle w:val="Textodecomentrio"/>
        <w:rPr>
          <w:lang w:val="en-AU"/>
        </w:rPr>
      </w:pPr>
      <w:r>
        <w:rPr>
          <w:rStyle w:val="Refdecomentrio"/>
        </w:rPr>
        <w:annotationRef/>
      </w:r>
      <w:r w:rsidRPr="001B43B9">
        <w:rPr>
          <w:lang w:val="en-AU"/>
        </w:rPr>
        <w:t>check this numbering. It should be 4</w:t>
      </w:r>
    </w:p>
  </w:comment>
  <w:comment w:id="370" w:author="Quirijn de Jong van Lier" w:date="2017-08-22T15:47:00Z" w:initials="Q">
    <w:p w14:paraId="213E8A53" w14:textId="5FB345A3" w:rsidR="001B43B9" w:rsidRPr="001B43B9" w:rsidRDefault="001B43B9">
      <w:pPr>
        <w:pStyle w:val="Textodecomentrio"/>
        <w:rPr>
          <w:lang w:val="en-AU"/>
        </w:rPr>
      </w:pPr>
      <w:r>
        <w:rPr>
          <w:rStyle w:val="Refdecomentrio"/>
        </w:rPr>
        <w:annotationRef/>
      </w:r>
      <w:r w:rsidRPr="001B43B9">
        <w:rPr>
          <w:lang w:val="en-AU"/>
        </w:rPr>
        <w:t>This is not clear at all.</w:t>
      </w:r>
    </w:p>
  </w:comment>
  <w:comment w:id="359" w:author="Fabio Marin" w:date="2017-08-22T22:36:00Z" w:initials="FM">
    <w:p w14:paraId="7806F920" w14:textId="2BA60581" w:rsidR="00DA16A4" w:rsidRPr="00DA16A4" w:rsidRDefault="00DA16A4">
      <w:pPr>
        <w:pStyle w:val="Textodecomentrio"/>
        <w:rPr>
          <w:lang w:val="en-AU"/>
        </w:rPr>
      </w:pPr>
      <w:r>
        <w:rPr>
          <w:rStyle w:val="Refdecomentrio"/>
        </w:rPr>
        <w:annotationRef/>
      </w:r>
      <w:r w:rsidRPr="00DA16A4">
        <w:rPr>
          <w:lang w:val="en-AU"/>
        </w:rPr>
        <w:t>It seems all this se</w:t>
      </w:r>
      <w:r>
        <w:rPr>
          <w:lang w:val="en-AU"/>
        </w:rPr>
        <w:t xml:space="preserve">ntence could be eliminated </w:t>
      </w:r>
    </w:p>
  </w:comment>
  <w:comment w:id="405" w:author="Fabio Marin" w:date="2017-08-22T22:41:00Z" w:initials="FM">
    <w:p w14:paraId="12796FED" w14:textId="7C842088" w:rsidR="00DA16A4" w:rsidRPr="00DA16A4" w:rsidRDefault="00DA16A4">
      <w:pPr>
        <w:pStyle w:val="Textodecomentrio"/>
        <w:rPr>
          <w:lang w:val="en-AU"/>
        </w:rPr>
      </w:pPr>
      <w:r>
        <w:rPr>
          <w:rStyle w:val="Refdecomentrio"/>
        </w:rPr>
        <w:annotationRef/>
      </w:r>
      <w:r w:rsidRPr="00DA16A4">
        <w:rPr>
          <w:lang w:val="en-AU"/>
        </w:rPr>
        <w:t xml:space="preserve">Values used and calibrated? </w:t>
      </w:r>
    </w:p>
  </w:comment>
  <w:comment w:id="489" w:author="Fabio Marin" w:date="2017-08-22T22:43:00Z" w:initials="FM">
    <w:p w14:paraId="63494300" w14:textId="2D3FC81D" w:rsidR="00DA16A4" w:rsidRPr="00DA16A4" w:rsidRDefault="00DA16A4">
      <w:pPr>
        <w:pStyle w:val="Textodecomentrio"/>
        <w:rPr>
          <w:lang w:val="en-AU"/>
        </w:rPr>
      </w:pPr>
      <w:r>
        <w:rPr>
          <w:rStyle w:val="Refdecomentrio"/>
        </w:rPr>
        <w:annotationRef/>
      </w:r>
      <w:r w:rsidRPr="00DA16A4">
        <w:rPr>
          <w:lang w:val="en-AU"/>
        </w:rPr>
        <w:t xml:space="preserve">I </w:t>
      </w:r>
      <w:r>
        <w:rPr>
          <w:lang w:val="en-AU"/>
        </w:rPr>
        <w:t xml:space="preserve">think you mean automatic optimized values. This is a whole calibration. </w:t>
      </w:r>
    </w:p>
  </w:comment>
  <w:comment w:id="511" w:author="Fabio Marin" w:date="2017-08-22T22:45:00Z" w:initials="FM">
    <w:p w14:paraId="585BB12E" w14:textId="59BFE895" w:rsidR="00DA16A4" w:rsidRPr="00DA16A4" w:rsidRDefault="00DA16A4">
      <w:pPr>
        <w:pStyle w:val="Textodecomentrio"/>
        <w:rPr>
          <w:lang w:val="en-AU"/>
        </w:rPr>
      </w:pPr>
      <w:r>
        <w:rPr>
          <w:rStyle w:val="Refdecomentrio"/>
        </w:rPr>
        <w:annotationRef/>
      </w:r>
      <w:r w:rsidRPr="00DA16A4">
        <w:rPr>
          <w:lang w:val="en-AU"/>
        </w:rPr>
        <w:t>How is it going</w:t>
      </w:r>
      <w:r>
        <w:rPr>
          <w:lang w:val="en-AU"/>
        </w:rPr>
        <w:t xml:space="preserve"> in comparison with </w:t>
      </w:r>
      <w:proofErr w:type="spellStart"/>
      <w:r>
        <w:rPr>
          <w:lang w:val="en-AU"/>
        </w:rPr>
        <w:t>apsim</w:t>
      </w:r>
      <w:proofErr w:type="spellEnd"/>
      <w:r>
        <w:rPr>
          <w:lang w:val="en-AU"/>
        </w:rPr>
        <w:t xml:space="preserve"> and </w:t>
      </w:r>
      <w:proofErr w:type="spellStart"/>
      <w:r>
        <w:rPr>
          <w:lang w:val="en-AU"/>
        </w:rPr>
        <w:t>canegro</w:t>
      </w:r>
      <w:proofErr w:type="spellEnd"/>
      <w:r>
        <w:rPr>
          <w:lang w:val="en-AU"/>
        </w:rPr>
        <w:t>, since the same experimental database was used to challenge these models in Marin et al. 2014 (</w:t>
      </w:r>
      <w:proofErr w:type="spellStart"/>
      <w:r>
        <w:rPr>
          <w:lang w:val="en-AU"/>
        </w:rPr>
        <w:t>envsoft</w:t>
      </w:r>
      <w:proofErr w:type="spellEnd"/>
      <w:r>
        <w:rPr>
          <w:lang w:val="en-AU"/>
        </w:rPr>
        <w:t>)</w:t>
      </w:r>
    </w:p>
  </w:comment>
  <w:comment w:id="513" w:author="Quirijn de Jong van Lier" w:date="2017-08-22T16:01:00Z" w:initials="Q">
    <w:p w14:paraId="01FC7A21" w14:textId="23C0AE1B" w:rsidR="001B43B9" w:rsidRPr="001B43B9" w:rsidRDefault="001B43B9">
      <w:pPr>
        <w:pStyle w:val="Textodecomentrio"/>
        <w:rPr>
          <w:lang w:val="en-AU"/>
        </w:rPr>
      </w:pPr>
      <w:r>
        <w:rPr>
          <w:rStyle w:val="Refdecomentrio"/>
        </w:rPr>
        <w:annotationRef/>
      </w:r>
      <w:r w:rsidRPr="001B43B9">
        <w:rPr>
          <w:lang w:val="en-AU"/>
        </w:rPr>
        <w:t>Nice pictures but I don´t know if you need them in a scientific paper.</w:t>
      </w:r>
    </w:p>
  </w:comment>
  <w:comment w:id="540" w:author="Quirijn de Jong van Lier" w:date="2017-08-22T16:06:00Z" w:initials="Q">
    <w:p w14:paraId="4CD21C31" w14:textId="26EC8643" w:rsidR="001B43B9" w:rsidRPr="001B43B9" w:rsidRDefault="001B43B9">
      <w:pPr>
        <w:pStyle w:val="Textodecomentrio"/>
        <w:rPr>
          <w:lang w:val="en-AU"/>
        </w:rPr>
      </w:pPr>
      <w:r>
        <w:rPr>
          <w:rStyle w:val="Refdecomentrio"/>
        </w:rPr>
        <w:annotationRef/>
      </w:r>
      <w:r w:rsidRPr="001B43B9">
        <w:rPr>
          <w:lang w:val="en-AU"/>
        </w:rPr>
        <w:t>but not if you use the FEDDES function, as you did! Better remove this sentence.</w:t>
      </w:r>
    </w:p>
  </w:comment>
  <w:comment w:id="547" w:author="Fabio Marin" w:date="2017-08-22T22:47:00Z" w:initials="FM">
    <w:p w14:paraId="7B167EB1" w14:textId="5EEC1312" w:rsidR="00403F75" w:rsidRPr="00403F75" w:rsidRDefault="00403F75">
      <w:pPr>
        <w:pStyle w:val="Textodecomentrio"/>
        <w:rPr>
          <w:lang w:val="en-AU"/>
        </w:rPr>
      </w:pPr>
      <w:r>
        <w:rPr>
          <w:rStyle w:val="Refdecomentrio"/>
        </w:rPr>
        <w:annotationRef/>
      </w:r>
      <w:r w:rsidRPr="00403F75">
        <w:rPr>
          <w:lang w:val="en-AU"/>
        </w:rPr>
        <w:t>Reduced aerodyn</w:t>
      </w:r>
      <w:r>
        <w:rPr>
          <w:lang w:val="en-AU"/>
        </w:rPr>
        <w:t xml:space="preserve">amic resistance is also a cause for ET reduction. </w:t>
      </w:r>
    </w:p>
  </w:comment>
  <w:comment w:id="548" w:author="Fabio Marin" w:date="2017-08-22T22:48:00Z" w:initials="FM">
    <w:p w14:paraId="39F77366" w14:textId="504B9369" w:rsidR="00403F75" w:rsidRPr="00403F75" w:rsidRDefault="00403F75">
      <w:pPr>
        <w:pStyle w:val="Textodecomentrio"/>
        <w:rPr>
          <w:lang w:val="en-AU"/>
        </w:rPr>
      </w:pPr>
      <w:r>
        <w:rPr>
          <w:rStyle w:val="Refdecomentrio"/>
        </w:rPr>
        <w:annotationRef/>
      </w:r>
      <w:r w:rsidRPr="00403F75">
        <w:rPr>
          <w:lang w:val="en-AU"/>
        </w:rPr>
        <w:t xml:space="preserve">If do not use this </w:t>
      </w:r>
      <w:r>
        <w:rPr>
          <w:lang w:val="en-AU"/>
        </w:rPr>
        <w:t xml:space="preserve">sentence to elaborate something, maybe it should be deleted- it is obvious. </w:t>
      </w:r>
    </w:p>
  </w:comment>
  <w:comment w:id="559" w:author="Fabio Marin" w:date="2017-08-22T22:50:00Z" w:initials="FM">
    <w:p w14:paraId="2F1B0CDC" w14:textId="1D4BE710" w:rsidR="00403F75" w:rsidRPr="00403F75" w:rsidRDefault="00403F75">
      <w:pPr>
        <w:pStyle w:val="Textodecomentrio"/>
        <w:rPr>
          <w:lang w:val="en-AU"/>
        </w:rPr>
      </w:pPr>
      <w:r>
        <w:rPr>
          <w:rStyle w:val="Refdecomentrio"/>
        </w:rPr>
        <w:annotationRef/>
      </w:r>
      <w:r w:rsidRPr="00403F75">
        <w:rPr>
          <w:lang w:val="en-AU"/>
        </w:rPr>
        <w:t>If you are using the ne</w:t>
      </w:r>
      <w:r>
        <w:rPr>
          <w:lang w:val="en-AU"/>
        </w:rPr>
        <w:t xml:space="preserve">w tillering algorithm, this might change the paper history entirely. </w:t>
      </w:r>
    </w:p>
  </w:comment>
  <w:comment w:id="570" w:author="Fabio Marin" w:date="2017-08-22T22:54:00Z" w:initials="FM">
    <w:p w14:paraId="29C6EAC2" w14:textId="0D082638" w:rsidR="00403F75" w:rsidRPr="00403F75" w:rsidRDefault="00403F75">
      <w:pPr>
        <w:pStyle w:val="Textodecomentrio"/>
        <w:rPr>
          <w:lang w:val="en-AU"/>
        </w:rPr>
      </w:pPr>
      <w:r>
        <w:rPr>
          <w:rStyle w:val="Refdecomentrio"/>
        </w:rPr>
        <w:annotationRef/>
      </w:r>
      <w:r w:rsidRPr="00403F75">
        <w:rPr>
          <w:lang w:val="en-AU"/>
        </w:rPr>
        <w:t>This does not seem wel</w:t>
      </w:r>
      <w:r>
        <w:rPr>
          <w:lang w:val="en-AU"/>
        </w:rPr>
        <w:t xml:space="preserve">l connected to the rest of manuscript. I understand u want to show the model could be applied for that, but I think something more should be included here. </w:t>
      </w:r>
    </w:p>
  </w:comment>
  <w:comment w:id="573" w:author="Quirijn de Jong van Lier" w:date="2017-08-22T16:13:00Z" w:initials="Q">
    <w:p w14:paraId="32780700" w14:textId="27D70134" w:rsidR="001B43B9" w:rsidRPr="001B43B9" w:rsidRDefault="001B43B9">
      <w:pPr>
        <w:pStyle w:val="Textodecomentrio"/>
        <w:rPr>
          <w:lang w:val="en-AU"/>
        </w:rPr>
      </w:pPr>
      <w:r>
        <w:rPr>
          <w:rStyle w:val="Refdecomentrio"/>
        </w:rPr>
        <w:annotationRef/>
      </w:r>
      <w:r w:rsidRPr="001B43B9">
        <w:rPr>
          <w:lang w:val="en-AU"/>
        </w:rPr>
        <w:t>I still think these could be stronger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711E4" w15:done="0"/>
  <w15:commentEx w15:paraId="1ADCD22B" w15:done="0"/>
  <w15:commentEx w15:paraId="29D4A814" w15:done="0"/>
  <w15:commentEx w15:paraId="5FE83780" w15:done="0"/>
  <w15:commentEx w15:paraId="1F1EAFB5" w15:done="0"/>
  <w15:commentEx w15:paraId="4F2560B1" w15:done="0"/>
  <w15:commentEx w15:paraId="66A085CF" w15:done="0"/>
  <w15:commentEx w15:paraId="200E3650" w15:done="0"/>
  <w15:commentEx w15:paraId="68A69755" w15:done="0"/>
  <w15:commentEx w15:paraId="228FD4E4" w15:done="0"/>
  <w15:commentEx w15:paraId="14E9406F" w15:done="0"/>
  <w15:commentEx w15:paraId="0F819A28" w15:done="0"/>
  <w15:commentEx w15:paraId="0FF0129B" w15:done="0"/>
  <w15:commentEx w15:paraId="213E8A53" w15:done="0"/>
  <w15:commentEx w15:paraId="7806F920" w15:done="0"/>
  <w15:commentEx w15:paraId="12796FED" w15:done="0"/>
  <w15:commentEx w15:paraId="63494300" w15:done="0"/>
  <w15:commentEx w15:paraId="585BB12E" w15:done="0"/>
  <w15:commentEx w15:paraId="01FC7A21" w15:done="0"/>
  <w15:commentEx w15:paraId="4CD21C31" w15:done="0"/>
  <w15:commentEx w15:paraId="7B167EB1" w15:done="0"/>
  <w15:commentEx w15:paraId="39F77366" w15:done="0"/>
  <w15:commentEx w15:paraId="2F1B0CDC" w15:done="0"/>
  <w15:commentEx w15:paraId="29C6EAC2" w15:done="0"/>
  <w15:commentEx w15:paraId="327807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711E4" w16cid:durableId="1D46C225"/>
  <w16cid:commentId w16cid:paraId="1ADCD22B" w16cid:durableId="1D46C36F"/>
  <w16cid:commentId w16cid:paraId="29D4A814" w16cid:durableId="1D472F0D"/>
  <w16cid:commentId w16cid:paraId="5FE83780" w16cid:durableId="1D472F56"/>
  <w16cid:commentId w16cid:paraId="1F1EAFB5" w16cid:durableId="1D46C5B6"/>
  <w16cid:commentId w16cid:paraId="4F2560B1" w16cid:durableId="1D46C615"/>
  <w16cid:commentId w16cid:paraId="66A085CF" w16cid:durableId="1D46C6CE"/>
  <w16cid:commentId w16cid:paraId="200E3650" w16cid:durableId="1D46C8BA"/>
  <w16cid:commentId w16cid:paraId="68A69755" w16cid:durableId="1D46C86D"/>
  <w16cid:commentId w16cid:paraId="228FD4E4" w16cid:durableId="1D46CA17"/>
  <w16cid:commentId w16cid:paraId="14E9406F" w16cid:durableId="1D46CA27"/>
  <w16cid:commentId w16cid:paraId="0F819A28" w16cid:durableId="1D46CC96"/>
  <w16cid:commentId w16cid:paraId="0FF0129B" w16cid:durableId="1D46CFF8"/>
  <w16cid:commentId w16cid:paraId="213E8A53" w16cid:durableId="1D46D091"/>
  <w16cid:commentId w16cid:paraId="7806F920" w16cid:durableId="1D473082"/>
  <w16cid:commentId w16cid:paraId="12796FED" w16cid:durableId="1D47319F"/>
  <w16cid:commentId w16cid:paraId="63494300" w16cid:durableId="1D4731FE"/>
  <w16cid:commentId w16cid:paraId="585BB12E" w16cid:durableId="1D473295"/>
  <w16cid:commentId w16cid:paraId="01FC7A21" w16cid:durableId="1D46D3D2"/>
  <w16cid:commentId w16cid:paraId="4CD21C31" w16cid:durableId="1D46D4F2"/>
  <w16cid:commentId w16cid:paraId="7B167EB1" w16cid:durableId="1D47330D"/>
  <w16cid:commentId w16cid:paraId="39F77366" w16cid:durableId="1D473334"/>
  <w16cid:commentId w16cid:paraId="2F1B0CDC" w16cid:durableId="1D4733B3"/>
  <w16cid:commentId w16cid:paraId="29C6EAC2" w16cid:durableId="1D473495"/>
  <w16cid:commentId w16cid:paraId="32780700" w16cid:durableId="1D46D6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EB133" w14:textId="77777777" w:rsidR="00090F37" w:rsidRDefault="00090F37" w:rsidP="001D450B">
      <w:pPr>
        <w:spacing w:after="0" w:line="240" w:lineRule="auto"/>
      </w:pPr>
      <w:r>
        <w:separator/>
      </w:r>
    </w:p>
  </w:endnote>
  <w:endnote w:type="continuationSeparator" w:id="0">
    <w:p w14:paraId="464718CC" w14:textId="77777777" w:rsidR="00090F37" w:rsidRDefault="00090F37" w:rsidP="001D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72CE5" w14:textId="77777777" w:rsidR="001B43B9" w:rsidRDefault="001B43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4B5DB" w14:textId="77777777" w:rsidR="00090F37" w:rsidRDefault="00090F37" w:rsidP="001D450B">
      <w:pPr>
        <w:spacing w:after="0" w:line="240" w:lineRule="auto"/>
      </w:pPr>
      <w:r>
        <w:separator/>
      </w:r>
    </w:p>
  </w:footnote>
  <w:footnote w:type="continuationSeparator" w:id="0">
    <w:p w14:paraId="14FE869F" w14:textId="77777777" w:rsidR="00090F37" w:rsidRDefault="00090F37" w:rsidP="001D4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5D17"/>
    <w:multiLevelType w:val="multilevel"/>
    <w:tmpl w:val="A19AFFA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A2A6C06"/>
    <w:multiLevelType w:val="hybridMultilevel"/>
    <w:tmpl w:val="BFFEE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5E3A3D"/>
    <w:multiLevelType w:val="hybridMultilevel"/>
    <w:tmpl w:val="D76A8026"/>
    <w:lvl w:ilvl="0" w:tplc="0C94C6E6">
      <w:start w:val="1"/>
      <w:numFmt w:val="decimal"/>
      <w:lvlText w:val="%1."/>
      <w:lvlJc w:val="left"/>
      <w:pPr>
        <w:ind w:left="720" w:hanging="360"/>
      </w:pPr>
      <w:rPr>
        <w:rFonts w:eastAsiaTheme="majorEastAsia" w:hint="default"/>
        <w:b/>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bio Marin">
    <w15:presenceInfo w15:providerId="None" w15:userId="Fabio Marin"/>
  </w15:person>
  <w15:person w15:author="Quirijn de Jong van Lier">
    <w15:presenceInfo w15:providerId="None" w15:userId="Quirijn de Jong van L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BA5"/>
    <w:rsid w:val="00004B55"/>
    <w:rsid w:val="00007C61"/>
    <w:rsid w:val="00015189"/>
    <w:rsid w:val="00024CEF"/>
    <w:rsid w:val="000317BB"/>
    <w:rsid w:val="00034BBE"/>
    <w:rsid w:val="00035A4A"/>
    <w:rsid w:val="0004611A"/>
    <w:rsid w:val="00047DE9"/>
    <w:rsid w:val="000547C6"/>
    <w:rsid w:val="00057844"/>
    <w:rsid w:val="00062C1C"/>
    <w:rsid w:val="00067681"/>
    <w:rsid w:val="00071483"/>
    <w:rsid w:val="00082FB2"/>
    <w:rsid w:val="0008574B"/>
    <w:rsid w:val="00090F37"/>
    <w:rsid w:val="00094EF8"/>
    <w:rsid w:val="000A3226"/>
    <w:rsid w:val="000F17A2"/>
    <w:rsid w:val="000F7574"/>
    <w:rsid w:val="00100D72"/>
    <w:rsid w:val="0010478B"/>
    <w:rsid w:val="00107637"/>
    <w:rsid w:val="00135DD8"/>
    <w:rsid w:val="00137CF4"/>
    <w:rsid w:val="001408DD"/>
    <w:rsid w:val="0014545B"/>
    <w:rsid w:val="00147BA9"/>
    <w:rsid w:val="001521A2"/>
    <w:rsid w:val="0016566C"/>
    <w:rsid w:val="00170C69"/>
    <w:rsid w:val="0017466B"/>
    <w:rsid w:val="0019421C"/>
    <w:rsid w:val="00196F0A"/>
    <w:rsid w:val="001B43B9"/>
    <w:rsid w:val="001B4B38"/>
    <w:rsid w:val="001B67D7"/>
    <w:rsid w:val="001B6FE7"/>
    <w:rsid w:val="001D323E"/>
    <w:rsid w:val="001D450B"/>
    <w:rsid w:val="001E2AA2"/>
    <w:rsid w:val="001E4B62"/>
    <w:rsid w:val="00202AF2"/>
    <w:rsid w:val="002065B2"/>
    <w:rsid w:val="00206FE7"/>
    <w:rsid w:val="00214967"/>
    <w:rsid w:val="00225866"/>
    <w:rsid w:val="00232263"/>
    <w:rsid w:val="00243A97"/>
    <w:rsid w:val="00244EDD"/>
    <w:rsid w:val="00246DEB"/>
    <w:rsid w:val="002804C7"/>
    <w:rsid w:val="002824E3"/>
    <w:rsid w:val="002933AF"/>
    <w:rsid w:val="002951F2"/>
    <w:rsid w:val="00297DE1"/>
    <w:rsid w:val="002A26BB"/>
    <w:rsid w:val="002A6B13"/>
    <w:rsid w:val="002B2991"/>
    <w:rsid w:val="002B2999"/>
    <w:rsid w:val="002B381C"/>
    <w:rsid w:val="002C059F"/>
    <w:rsid w:val="002C0F02"/>
    <w:rsid w:val="002E23E3"/>
    <w:rsid w:val="002F02BD"/>
    <w:rsid w:val="002F0E32"/>
    <w:rsid w:val="002F3A27"/>
    <w:rsid w:val="00302676"/>
    <w:rsid w:val="00316035"/>
    <w:rsid w:val="00322BA5"/>
    <w:rsid w:val="00327DFF"/>
    <w:rsid w:val="003309C6"/>
    <w:rsid w:val="00336E2C"/>
    <w:rsid w:val="003443B6"/>
    <w:rsid w:val="003550EF"/>
    <w:rsid w:val="00367BCE"/>
    <w:rsid w:val="003764F4"/>
    <w:rsid w:val="00380819"/>
    <w:rsid w:val="00384918"/>
    <w:rsid w:val="00385783"/>
    <w:rsid w:val="003914FD"/>
    <w:rsid w:val="00391639"/>
    <w:rsid w:val="00395E98"/>
    <w:rsid w:val="003A368B"/>
    <w:rsid w:val="003B65AC"/>
    <w:rsid w:val="003C3325"/>
    <w:rsid w:val="003C4392"/>
    <w:rsid w:val="003C546D"/>
    <w:rsid w:val="003D38E8"/>
    <w:rsid w:val="003E2465"/>
    <w:rsid w:val="003E738D"/>
    <w:rsid w:val="003F27E3"/>
    <w:rsid w:val="00403F75"/>
    <w:rsid w:val="00404840"/>
    <w:rsid w:val="0040738E"/>
    <w:rsid w:val="004103BB"/>
    <w:rsid w:val="004116CB"/>
    <w:rsid w:val="004118E1"/>
    <w:rsid w:val="0042126B"/>
    <w:rsid w:val="0042237F"/>
    <w:rsid w:val="004245B0"/>
    <w:rsid w:val="00427262"/>
    <w:rsid w:val="00431E11"/>
    <w:rsid w:val="00450EF1"/>
    <w:rsid w:val="004672DF"/>
    <w:rsid w:val="00477171"/>
    <w:rsid w:val="004924C3"/>
    <w:rsid w:val="004B3018"/>
    <w:rsid w:val="004C7DF4"/>
    <w:rsid w:val="004D168B"/>
    <w:rsid w:val="004D4269"/>
    <w:rsid w:val="004E1722"/>
    <w:rsid w:val="004E7599"/>
    <w:rsid w:val="00502305"/>
    <w:rsid w:val="00505D65"/>
    <w:rsid w:val="00505DF8"/>
    <w:rsid w:val="00506611"/>
    <w:rsid w:val="005143CF"/>
    <w:rsid w:val="005163F5"/>
    <w:rsid w:val="00520925"/>
    <w:rsid w:val="00521BEE"/>
    <w:rsid w:val="005362CD"/>
    <w:rsid w:val="005378AC"/>
    <w:rsid w:val="00542A35"/>
    <w:rsid w:val="005430C8"/>
    <w:rsid w:val="00547E03"/>
    <w:rsid w:val="00556DBA"/>
    <w:rsid w:val="00561BF9"/>
    <w:rsid w:val="00562717"/>
    <w:rsid w:val="00563227"/>
    <w:rsid w:val="00567C9F"/>
    <w:rsid w:val="0057244F"/>
    <w:rsid w:val="005950D0"/>
    <w:rsid w:val="0059528A"/>
    <w:rsid w:val="005960E8"/>
    <w:rsid w:val="005A189E"/>
    <w:rsid w:val="005A3BEA"/>
    <w:rsid w:val="005B0FBF"/>
    <w:rsid w:val="005B708D"/>
    <w:rsid w:val="005C66A2"/>
    <w:rsid w:val="005C6F13"/>
    <w:rsid w:val="005C7C99"/>
    <w:rsid w:val="005D06CF"/>
    <w:rsid w:val="005D0EE4"/>
    <w:rsid w:val="005D5A0D"/>
    <w:rsid w:val="005D6288"/>
    <w:rsid w:val="005D7C10"/>
    <w:rsid w:val="005E7854"/>
    <w:rsid w:val="006008D0"/>
    <w:rsid w:val="00607AA4"/>
    <w:rsid w:val="00614303"/>
    <w:rsid w:val="00621E05"/>
    <w:rsid w:val="0062234D"/>
    <w:rsid w:val="006313CC"/>
    <w:rsid w:val="00637226"/>
    <w:rsid w:val="00640D61"/>
    <w:rsid w:val="006436B2"/>
    <w:rsid w:val="00644258"/>
    <w:rsid w:val="00646363"/>
    <w:rsid w:val="0065160C"/>
    <w:rsid w:val="00652D6E"/>
    <w:rsid w:val="00660873"/>
    <w:rsid w:val="006625A5"/>
    <w:rsid w:val="00663D8B"/>
    <w:rsid w:val="00667802"/>
    <w:rsid w:val="00671BD6"/>
    <w:rsid w:val="00682141"/>
    <w:rsid w:val="00682C31"/>
    <w:rsid w:val="00684A90"/>
    <w:rsid w:val="006878B5"/>
    <w:rsid w:val="006A1998"/>
    <w:rsid w:val="006B7F57"/>
    <w:rsid w:val="006F0DBC"/>
    <w:rsid w:val="006F14AB"/>
    <w:rsid w:val="0071131C"/>
    <w:rsid w:val="007118F2"/>
    <w:rsid w:val="00731D95"/>
    <w:rsid w:val="00741015"/>
    <w:rsid w:val="00760AB3"/>
    <w:rsid w:val="00773ECB"/>
    <w:rsid w:val="00773F8F"/>
    <w:rsid w:val="007747DF"/>
    <w:rsid w:val="00775F3F"/>
    <w:rsid w:val="0078585A"/>
    <w:rsid w:val="007A5733"/>
    <w:rsid w:val="007A634E"/>
    <w:rsid w:val="007A7169"/>
    <w:rsid w:val="007A7384"/>
    <w:rsid w:val="007B07B6"/>
    <w:rsid w:val="007B2C4F"/>
    <w:rsid w:val="007B321B"/>
    <w:rsid w:val="007C3558"/>
    <w:rsid w:val="007C4E36"/>
    <w:rsid w:val="007D59DB"/>
    <w:rsid w:val="007D6BD4"/>
    <w:rsid w:val="007E1B91"/>
    <w:rsid w:val="007E2CA1"/>
    <w:rsid w:val="007E3C63"/>
    <w:rsid w:val="007E63BC"/>
    <w:rsid w:val="007F0400"/>
    <w:rsid w:val="007F1F79"/>
    <w:rsid w:val="00804095"/>
    <w:rsid w:val="00807860"/>
    <w:rsid w:val="00810285"/>
    <w:rsid w:val="00810E91"/>
    <w:rsid w:val="00811C2D"/>
    <w:rsid w:val="00815054"/>
    <w:rsid w:val="0081657E"/>
    <w:rsid w:val="00821874"/>
    <w:rsid w:val="008246BA"/>
    <w:rsid w:val="0082511E"/>
    <w:rsid w:val="008311F9"/>
    <w:rsid w:val="008349EC"/>
    <w:rsid w:val="008523F1"/>
    <w:rsid w:val="00852B78"/>
    <w:rsid w:val="008613D7"/>
    <w:rsid w:val="00870AA6"/>
    <w:rsid w:val="00877AF1"/>
    <w:rsid w:val="00881E62"/>
    <w:rsid w:val="00884DD3"/>
    <w:rsid w:val="00895894"/>
    <w:rsid w:val="00895E9D"/>
    <w:rsid w:val="00897FDF"/>
    <w:rsid w:val="008B3467"/>
    <w:rsid w:val="008B56BE"/>
    <w:rsid w:val="008B5FC8"/>
    <w:rsid w:val="008B60A1"/>
    <w:rsid w:val="008D3A10"/>
    <w:rsid w:val="008E327C"/>
    <w:rsid w:val="008E580D"/>
    <w:rsid w:val="008E7E79"/>
    <w:rsid w:val="008F287D"/>
    <w:rsid w:val="0090763B"/>
    <w:rsid w:val="00916423"/>
    <w:rsid w:val="00921CB4"/>
    <w:rsid w:val="009315B5"/>
    <w:rsid w:val="009358A4"/>
    <w:rsid w:val="00946AD0"/>
    <w:rsid w:val="009474CF"/>
    <w:rsid w:val="0095369C"/>
    <w:rsid w:val="00956206"/>
    <w:rsid w:val="00965835"/>
    <w:rsid w:val="00973667"/>
    <w:rsid w:val="00977454"/>
    <w:rsid w:val="00983D1F"/>
    <w:rsid w:val="00984695"/>
    <w:rsid w:val="00985E09"/>
    <w:rsid w:val="00987924"/>
    <w:rsid w:val="00990B8A"/>
    <w:rsid w:val="00993B20"/>
    <w:rsid w:val="009B1983"/>
    <w:rsid w:val="009B27F6"/>
    <w:rsid w:val="009B4444"/>
    <w:rsid w:val="009C0E7C"/>
    <w:rsid w:val="009C0EE5"/>
    <w:rsid w:val="009C1B35"/>
    <w:rsid w:val="009C6370"/>
    <w:rsid w:val="009C7E18"/>
    <w:rsid w:val="009E1699"/>
    <w:rsid w:val="009E16BD"/>
    <w:rsid w:val="009E55C7"/>
    <w:rsid w:val="00A0056D"/>
    <w:rsid w:val="00A016EB"/>
    <w:rsid w:val="00A051FF"/>
    <w:rsid w:val="00A1632D"/>
    <w:rsid w:val="00A36595"/>
    <w:rsid w:val="00A42D50"/>
    <w:rsid w:val="00A5011F"/>
    <w:rsid w:val="00A5589A"/>
    <w:rsid w:val="00A63F09"/>
    <w:rsid w:val="00A650F6"/>
    <w:rsid w:val="00A66BC1"/>
    <w:rsid w:val="00A67EAA"/>
    <w:rsid w:val="00A702C9"/>
    <w:rsid w:val="00A8633A"/>
    <w:rsid w:val="00A9067F"/>
    <w:rsid w:val="00AB06D0"/>
    <w:rsid w:val="00AB0B6B"/>
    <w:rsid w:val="00AB32F0"/>
    <w:rsid w:val="00AB3547"/>
    <w:rsid w:val="00AB587E"/>
    <w:rsid w:val="00AC6B60"/>
    <w:rsid w:val="00AD52E1"/>
    <w:rsid w:val="00AD7A5F"/>
    <w:rsid w:val="00AE52BD"/>
    <w:rsid w:val="00AE7698"/>
    <w:rsid w:val="00B015F7"/>
    <w:rsid w:val="00B11D4C"/>
    <w:rsid w:val="00B21E35"/>
    <w:rsid w:val="00B22F7E"/>
    <w:rsid w:val="00B31319"/>
    <w:rsid w:val="00B43AD9"/>
    <w:rsid w:val="00B54CC5"/>
    <w:rsid w:val="00B559F1"/>
    <w:rsid w:val="00B56745"/>
    <w:rsid w:val="00B650CA"/>
    <w:rsid w:val="00B7641C"/>
    <w:rsid w:val="00B815EF"/>
    <w:rsid w:val="00B91136"/>
    <w:rsid w:val="00B9232E"/>
    <w:rsid w:val="00B940C2"/>
    <w:rsid w:val="00B946BB"/>
    <w:rsid w:val="00BA018B"/>
    <w:rsid w:val="00BA3732"/>
    <w:rsid w:val="00BD3935"/>
    <w:rsid w:val="00BE5AA5"/>
    <w:rsid w:val="00BF2B4F"/>
    <w:rsid w:val="00BF4C19"/>
    <w:rsid w:val="00C01A49"/>
    <w:rsid w:val="00C07585"/>
    <w:rsid w:val="00C156D1"/>
    <w:rsid w:val="00C16EB7"/>
    <w:rsid w:val="00C21C5D"/>
    <w:rsid w:val="00C23ED6"/>
    <w:rsid w:val="00C254AD"/>
    <w:rsid w:val="00C311BF"/>
    <w:rsid w:val="00C34B12"/>
    <w:rsid w:val="00C34FB1"/>
    <w:rsid w:val="00C41D8D"/>
    <w:rsid w:val="00C45639"/>
    <w:rsid w:val="00C56231"/>
    <w:rsid w:val="00C62C96"/>
    <w:rsid w:val="00C85BF4"/>
    <w:rsid w:val="00C87F19"/>
    <w:rsid w:val="00C90DA1"/>
    <w:rsid w:val="00C97054"/>
    <w:rsid w:val="00CA08A2"/>
    <w:rsid w:val="00CA1805"/>
    <w:rsid w:val="00CA50F0"/>
    <w:rsid w:val="00CB75E1"/>
    <w:rsid w:val="00CC157E"/>
    <w:rsid w:val="00CC1A45"/>
    <w:rsid w:val="00CC3367"/>
    <w:rsid w:val="00CD1B0A"/>
    <w:rsid w:val="00CD27ED"/>
    <w:rsid w:val="00CD343B"/>
    <w:rsid w:val="00CD4DC3"/>
    <w:rsid w:val="00CD4F6E"/>
    <w:rsid w:val="00CE1399"/>
    <w:rsid w:val="00CE1D2A"/>
    <w:rsid w:val="00CE568C"/>
    <w:rsid w:val="00CE5A11"/>
    <w:rsid w:val="00CF2C68"/>
    <w:rsid w:val="00CF2E2A"/>
    <w:rsid w:val="00CF5739"/>
    <w:rsid w:val="00CF6B76"/>
    <w:rsid w:val="00CF6C7C"/>
    <w:rsid w:val="00D140FE"/>
    <w:rsid w:val="00D15977"/>
    <w:rsid w:val="00D201C9"/>
    <w:rsid w:val="00D202E6"/>
    <w:rsid w:val="00D214FD"/>
    <w:rsid w:val="00D21CFB"/>
    <w:rsid w:val="00D237BD"/>
    <w:rsid w:val="00D24A2F"/>
    <w:rsid w:val="00D27E78"/>
    <w:rsid w:val="00D31829"/>
    <w:rsid w:val="00D34B2D"/>
    <w:rsid w:val="00D4645D"/>
    <w:rsid w:val="00D54A91"/>
    <w:rsid w:val="00D56115"/>
    <w:rsid w:val="00D569B7"/>
    <w:rsid w:val="00D613D6"/>
    <w:rsid w:val="00D67EC4"/>
    <w:rsid w:val="00D72258"/>
    <w:rsid w:val="00D7517E"/>
    <w:rsid w:val="00D80B4A"/>
    <w:rsid w:val="00D8388F"/>
    <w:rsid w:val="00D867B3"/>
    <w:rsid w:val="00D87B55"/>
    <w:rsid w:val="00D91EC5"/>
    <w:rsid w:val="00DA16A4"/>
    <w:rsid w:val="00DB1436"/>
    <w:rsid w:val="00DC1C90"/>
    <w:rsid w:val="00DC2459"/>
    <w:rsid w:val="00DC2A37"/>
    <w:rsid w:val="00DC45FC"/>
    <w:rsid w:val="00DC5CB4"/>
    <w:rsid w:val="00DD3EFC"/>
    <w:rsid w:val="00DD4193"/>
    <w:rsid w:val="00DE769F"/>
    <w:rsid w:val="00E13769"/>
    <w:rsid w:val="00E20B46"/>
    <w:rsid w:val="00E22662"/>
    <w:rsid w:val="00E2467D"/>
    <w:rsid w:val="00E309F0"/>
    <w:rsid w:val="00E4153E"/>
    <w:rsid w:val="00E44CEA"/>
    <w:rsid w:val="00E46990"/>
    <w:rsid w:val="00E5288A"/>
    <w:rsid w:val="00E57473"/>
    <w:rsid w:val="00E67475"/>
    <w:rsid w:val="00E85D08"/>
    <w:rsid w:val="00E879E8"/>
    <w:rsid w:val="00E94A50"/>
    <w:rsid w:val="00EA3B24"/>
    <w:rsid w:val="00ED4DCD"/>
    <w:rsid w:val="00EE05E0"/>
    <w:rsid w:val="00EE31C0"/>
    <w:rsid w:val="00EE49A4"/>
    <w:rsid w:val="00EF5D48"/>
    <w:rsid w:val="00EF622E"/>
    <w:rsid w:val="00F077D1"/>
    <w:rsid w:val="00F1627B"/>
    <w:rsid w:val="00F264D9"/>
    <w:rsid w:val="00F300BD"/>
    <w:rsid w:val="00F36D34"/>
    <w:rsid w:val="00F40591"/>
    <w:rsid w:val="00F40B14"/>
    <w:rsid w:val="00F43C8C"/>
    <w:rsid w:val="00F46BD9"/>
    <w:rsid w:val="00F51BD3"/>
    <w:rsid w:val="00F53E73"/>
    <w:rsid w:val="00F632B1"/>
    <w:rsid w:val="00F65BC2"/>
    <w:rsid w:val="00F66A93"/>
    <w:rsid w:val="00F83D2A"/>
    <w:rsid w:val="00FA3F55"/>
    <w:rsid w:val="00FC09FC"/>
    <w:rsid w:val="00FC59CA"/>
    <w:rsid w:val="00FD1E14"/>
    <w:rsid w:val="00FD7DA9"/>
    <w:rsid w:val="00FE536F"/>
    <w:rsid w:val="00FF1AF3"/>
    <w:rsid w:val="00FF1B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F4B7"/>
  <w15:docId w15:val="{3109F6D0-E12B-4EF1-987E-27340465A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BA5"/>
    <w:pPr>
      <w:spacing w:after="200" w:line="276" w:lineRule="auto"/>
    </w:pPr>
  </w:style>
  <w:style w:type="paragraph" w:styleId="Ttulo1">
    <w:name w:val="heading 1"/>
    <w:basedOn w:val="Normal"/>
    <w:next w:val="Normal"/>
    <w:link w:val="Ttulo1Char"/>
    <w:uiPriority w:val="9"/>
    <w:qFormat/>
    <w:rsid w:val="00A66BC1"/>
    <w:pPr>
      <w:keepNext/>
      <w:keepLines/>
      <w:numPr>
        <w:numId w:val="3"/>
      </w:numPr>
      <w:spacing w:before="360" w:after="240"/>
      <w:ind w:left="426" w:hanging="426"/>
      <w:outlineLvl w:val="0"/>
    </w:pPr>
    <w:rPr>
      <w:rFonts w:ascii="Times New Roman" w:eastAsiaTheme="majorEastAsia" w:hAnsi="Times New Roman" w:cstheme="majorBidi"/>
      <w:b/>
      <w:sz w:val="24"/>
      <w:szCs w:val="32"/>
      <w:lang w:val="en-US"/>
    </w:rPr>
  </w:style>
  <w:style w:type="paragraph" w:styleId="Ttulo2">
    <w:name w:val="heading 2"/>
    <w:basedOn w:val="Normal"/>
    <w:next w:val="Normal"/>
    <w:link w:val="Ttulo2Char"/>
    <w:uiPriority w:val="9"/>
    <w:unhideWhenUsed/>
    <w:qFormat/>
    <w:rsid w:val="00A66BC1"/>
    <w:pPr>
      <w:keepNext/>
      <w:keepLines/>
      <w:numPr>
        <w:ilvl w:val="1"/>
        <w:numId w:val="3"/>
      </w:numPr>
      <w:spacing w:before="120" w:after="120" w:line="360" w:lineRule="auto"/>
      <w:ind w:left="425" w:hanging="425"/>
      <w:outlineLvl w:val="1"/>
    </w:pPr>
    <w:rPr>
      <w:rFonts w:ascii="Times New Roman" w:eastAsia="SimSun" w:hAnsi="Times New Roman" w:cstheme="majorBidi"/>
      <w:sz w:val="24"/>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322BA5"/>
    <w:pPr>
      <w:spacing w:line="240" w:lineRule="auto"/>
    </w:pPr>
    <w:rPr>
      <w:i/>
      <w:iCs/>
      <w:color w:val="44546A" w:themeColor="text2"/>
      <w:sz w:val="18"/>
      <w:szCs w:val="18"/>
    </w:rPr>
  </w:style>
  <w:style w:type="paragraph" w:customStyle="1" w:styleId="Default">
    <w:name w:val="Default"/>
    <w:rsid w:val="00E85D08"/>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styleId="NormalWeb">
    <w:name w:val="Normal (Web)"/>
    <w:basedOn w:val="Normal"/>
    <w:uiPriority w:val="99"/>
    <w:semiHidden/>
    <w:unhideWhenUsed/>
    <w:rsid w:val="00FC59CA"/>
    <w:rPr>
      <w:rFonts w:ascii="Times New Roman" w:hAnsi="Times New Roman" w:cs="Times New Roman"/>
      <w:sz w:val="24"/>
      <w:szCs w:val="24"/>
    </w:rPr>
  </w:style>
  <w:style w:type="character" w:styleId="Nmerodelinha">
    <w:name w:val="line number"/>
    <w:basedOn w:val="Fontepargpadro"/>
    <w:uiPriority w:val="99"/>
    <w:semiHidden/>
    <w:unhideWhenUsed/>
    <w:rsid w:val="00CE1399"/>
  </w:style>
  <w:style w:type="paragraph" w:styleId="PargrafodaLista">
    <w:name w:val="List Paragraph"/>
    <w:basedOn w:val="Normal"/>
    <w:uiPriority w:val="34"/>
    <w:qFormat/>
    <w:rsid w:val="00973667"/>
    <w:pPr>
      <w:ind w:left="720"/>
      <w:contextualSpacing/>
    </w:pPr>
  </w:style>
  <w:style w:type="character" w:styleId="Refdecomentrio">
    <w:name w:val="annotation reference"/>
    <w:basedOn w:val="Fontepargpadro"/>
    <w:uiPriority w:val="99"/>
    <w:semiHidden/>
    <w:unhideWhenUsed/>
    <w:rsid w:val="00811C2D"/>
    <w:rPr>
      <w:sz w:val="16"/>
      <w:szCs w:val="16"/>
    </w:rPr>
  </w:style>
  <w:style w:type="paragraph" w:styleId="Textodecomentrio">
    <w:name w:val="annotation text"/>
    <w:basedOn w:val="Normal"/>
    <w:link w:val="TextodecomentrioChar"/>
    <w:uiPriority w:val="99"/>
    <w:semiHidden/>
    <w:unhideWhenUsed/>
    <w:rsid w:val="00811C2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11C2D"/>
    <w:rPr>
      <w:sz w:val="20"/>
      <w:szCs w:val="20"/>
    </w:rPr>
  </w:style>
  <w:style w:type="paragraph" w:styleId="Assuntodocomentrio">
    <w:name w:val="annotation subject"/>
    <w:basedOn w:val="Textodecomentrio"/>
    <w:next w:val="Textodecomentrio"/>
    <w:link w:val="AssuntodocomentrioChar"/>
    <w:uiPriority w:val="99"/>
    <w:semiHidden/>
    <w:unhideWhenUsed/>
    <w:rsid w:val="00811C2D"/>
    <w:rPr>
      <w:b/>
      <w:bCs/>
    </w:rPr>
  </w:style>
  <w:style w:type="character" w:customStyle="1" w:styleId="AssuntodocomentrioChar">
    <w:name w:val="Assunto do comentário Char"/>
    <w:basedOn w:val="TextodecomentrioChar"/>
    <w:link w:val="Assuntodocomentrio"/>
    <w:uiPriority w:val="99"/>
    <w:semiHidden/>
    <w:rsid w:val="00811C2D"/>
    <w:rPr>
      <w:b/>
      <w:bCs/>
      <w:sz w:val="20"/>
      <w:szCs w:val="20"/>
    </w:rPr>
  </w:style>
  <w:style w:type="paragraph" w:styleId="Textodebalo">
    <w:name w:val="Balloon Text"/>
    <w:basedOn w:val="Normal"/>
    <w:link w:val="TextodebaloChar"/>
    <w:uiPriority w:val="99"/>
    <w:semiHidden/>
    <w:unhideWhenUsed/>
    <w:rsid w:val="00811C2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11C2D"/>
    <w:rPr>
      <w:rFonts w:ascii="Segoe UI" w:hAnsi="Segoe UI" w:cs="Segoe UI"/>
      <w:sz w:val="18"/>
      <w:szCs w:val="18"/>
    </w:rPr>
  </w:style>
  <w:style w:type="character" w:customStyle="1" w:styleId="Ttulo1Char">
    <w:name w:val="Título 1 Char"/>
    <w:basedOn w:val="Fontepargpadro"/>
    <w:link w:val="Ttulo1"/>
    <w:uiPriority w:val="9"/>
    <w:rsid w:val="00A66BC1"/>
    <w:rPr>
      <w:rFonts w:ascii="Times New Roman" w:eastAsiaTheme="majorEastAsia" w:hAnsi="Times New Roman" w:cstheme="majorBidi"/>
      <w:b/>
      <w:sz w:val="24"/>
      <w:szCs w:val="32"/>
      <w:lang w:val="en-US"/>
    </w:rPr>
  </w:style>
  <w:style w:type="character" w:customStyle="1" w:styleId="Ttulo2Char">
    <w:name w:val="Título 2 Char"/>
    <w:basedOn w:val="Fontepargpadro"/>
    <w:link w:val="Ttulo2"/>
    <w:uiPriority w:val="9"/>
    <w:rsid w:val="00A66BC1"/>
    <w:rPr>
      <w:rFonts w:ascii="Times New Roman" w:eastAsia="SimSun" w:hAnsi="Times New Roman" w:cstheme="majorBidi"/>
      <w:sz w:val="24"/>
      <w:szCs w:val="26"/>
      <w:lang w:val="en-US"/>
    </w:rPr>
  </w:style>
  <w:style w:type="character" w:styleId="TextodoEspaoReservado">
    <w:name w:val="Placeholder Text"/>
    <w:basedOn w:val="Fontepargpadro"/>
    <w:uiPriority w:val="99"/>
    <w:semiHidden/>
    <w:rsid w:val="00B54CC5"/>
    <w:rPr>
      <w:color w:val="808080"/>
    </w:rPr>
  </w:style>
  <w:style w:type="paragraph" w:styleId="Cabealho">
    <w:name w:val="header"/>
    <w:basedOn w:val="Normal"/>
    <w:link w:val="CabealhoChar"/>
    <w:uiPriority w:val="99"/>
    <w:unhideWhenUsed/>
    <w:rsid w:val="001D450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D450B"/>
  </w:style>
  <w:style w:type="paragraph" w:styleId="Rodap">
    <w:name w:val="footer"/>
    <w:basedOn w:val="Normal"/>
    <w:link w:val="RodapChar"/>
    <w:uiPriority w:val="99"/>
    <w:unhideWhenUsed/>
    <w:rsid w:val="001D450B"/>
    <w:pPr>
      <w:tabs>
        <w:tab w:val="center" w:pos="4252"/>
        <w:tab w:val="right" w:pos="8504"/>
      </w:tabs>
      <w:spacing w:after="0" w:line="240" w:lineRule="auto"/>
    </w:pPr>
  </w:style>
  <w:style w:type="character" w:customStyle="1" w:styleId="RodapChar">
    <w:name w:val="Rodapé Char"/>
    <w:basedOn w:val="Fontepargpadro"/>
    <w:link w:val="Rodap"/>
    <w:uiPriority w:val="99"/>
    <w:rsid w:val="001D4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557118">
      <w:bodyDiv w:val="1"/>
      <w:marLeft w:val="0"/>
      <w:marRight w:val="0"/>
      <w:marTop w:val="0"/>
      <w:marBottom w:val="0"/>
      <w:divBdr>
        <w:top w:val="none" w:sz="0" w:space="0" w:color="auto"/>
        <w:left w:val="none" w:sz="0" w:space="0" w:color="auto"/>
        <w:bottom w:val="none" w:sz="0" w:space="0" w:color="auto"/>
        <w:right w:val="none" w:sz="0" w:space="0" w:color="auto"/>
      </w:divBdr>
    </w:div>
    <w:div w:id="247202786">
      <w:bodyDiv w:val="1"/>
      <w:marLeft w:val="0"/>
      <w:marRight w:val="0"/>
      <w:marTop w:val="0"/>
      <w:marBottom w:val="0"/>
      <w:divBdr>
        <w:top w:val="none" w:sz="0" w:space="0" w:color="auto"/>
        <w:left w:val="none" w:sz="0" w:space="0" w:color="auto"/>
        <w:bottom w:val="none" w:sz="0" w:space="0" w:color="auto"/>
        <w:right w:val="none" w:sz="0" w:space="0" w:color="auto"/>
      </w:divBdr>
      <w:divsChild>
        <w:div w:id="642931580">
          <w:marLeft w:val="0"/>
          <w:marRight w:val="0"/>
          <w:marTop w:val="0"/>
          <w:marBottom w:val="0"/>
          <w:divBdr>
            <w:top w:val="none" w:sz="0" w:space="0" w:color="auto"/>
            <w:left w:val="none" w:sz="0" w:space="0" w:color="auto"/>
            <w:bottom w:val="none" w:sz="0" w:space="0" w:color="auto"/>
            <w:right w:val="none" w:sz="0" w:space="0" w:color="auto"/>
          </w:divBdr>
        </w:div>
        <w:div w:id="1012606738">
          <w:marLeft w:val="0"/>
          <w:marRight w:val="0"/>
          <w:marTop w:val="0"/>
          <w:marBottom w:val="0"/>
          <w:divBdr>
            <w:top w:val="none" w:sz="0" w:space="0" w:color="auto"/>
            <w:left w:val="none" w:sz="0" w:space="0" w:color="auto"/>
            <w:bottom w:val="none" w:sz="0" w:space="0" w:color="auto"/>
            <w:right w:val="none" w:sz="0" w:space="0" w:color="auto"/>
          </w:divBdr>
        </w:div>
        <w:div w:id="1755129250">
          <w:marLeft w:val="0"/>
          <w:marRight w:val="0"/>
          <w:marTop w:val="0"/>
          <w:marBottom w:val="0"/>
          <w:divBdr>
            <w:top w:val="none" w:sz="0" w:space="0" w:color="auto"/>
            <w:left w:val="none" w:sz="0" w:space="0" w:color="auto"/>
            <w:bottom w:val="none" w:sz="0" w:space="0" w:color="auto"/>
            <w:right w:val="none" w:sz="0" w:space="0" w:color="auto"/>
          </w:divBdr>
        </w:div>
        <w:div w:id="1152521671">
          <w:marLeft w:val="0"/>
          <w:marRight w:val="0"/>
          <w:marTop w:val="0"/>
          <w:marBottom w:val="0"/>
          <w:divBdr>
            <w:top w:val="none" w:sz="0" w:space="0" w:color="auto"/>
            <w:left w:val="none" w:sz="0" w:space="0" w:color="auto"/>
            <w:bottom w:val="none" w:sz="0" w:space="0" w:color="auto"/>
            <w:right w:val="none" w:sz="0" w:space="0" w:color="auto"/>
          </w:divBdr>
        </w:div>
      </w:divsChild>
    </w:div>
    <w:div w:id="625745876">
      <w:bodyDiv w:val="1"/>
      <w:marLeft w:val="0"/>
      <w:marRight w:val="0"/>
      <w:marTop w:val="0"/>
      <w:marBottom w:val="0"/>
      <w:divBdr>
        <w:top w:val="none" w:sz="0" w:space="0" w:color="auto"/>
        <w:left w:val="none" w:sz="0" w:space="0" w:color="auto"/>
        <w:bottom w:val="none" w:sz="0" w:space="0" w:color="auto"/>
        <w:right w:val="none" w:sz="0" w:space="0" w:color="auto"/>
      </w:divBdr>
    </w:div>
    <w:div w:id="778180244">
      <w:bodyDiv w:val="1"/>
      <w:marLeft w:val="0"/>
      <w:marRight w:val="0"/>
      <w:marTop w:val="0"/>
      <w:marBottom w:val="0"/>
      <w:divBdr>
        <w:top w:val="none" w:sz="0" w:space="0" w:color="auto"/>
        <w:left w:val="none" w:sz="0" w:space="0" w:color="auto"/>
        <w:bottom w:val="none" w:sz="0" w:space="0" w:color="auto"/>
        <w:right w:val="none" w:sz="0" w:space="0" w:color="auto"/>
      </w:divBdr>
    </w:div>
    <w:div w:id="168115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hart" Target="charts/chart4.xml"/><Relationship Id="rId26" Type="http://schemas.openxmlformats.org/officeDocument/2006/relationships/image" Target="media/image7.png"/><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image" Target="media/image8.jpeg"/><Relationship Id="rId42" Type="http://schemas.openxmlformats.org/officeDocument/2006/relationships/chart" Target="charts/chart15.xml"/><Relationship Id="rId47" Type="http://schemas.openxmlformats.org/officeDocument/2006/relationships/chart" Target="charts/chart17.xml"/><Relationship Id="rId50" Type="http://schemas.openxmlformats.org/officeDocument/2006/relationships/image" Target="media/image10.emf"/><Relationship Id="rId55" Type="http://schemas.openxmlformats.org/officeDocument/2006/relationships/chart" Target="charts/chart19.xml"/><Relationship Id="rId63" Type="http://schemas.openxmlformats.org/officeDocument/2006/relationships/image" Target="media/image31.png"/><Relationship Id="rId68" Type="http://schemas.openxmlformats.org/officeDocument/2006/relationships/image" Target="media/image27.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8.png"/><Relationship Id="rId11" Type="http://schemas.openxmlformats.org/officeDocument/2006/relationships/chart" Target="charts/chart1.xml"/><Relationship Id="rId24" Type="http://schemas.openxmlformats.org/officeDocument/2006/relationships/chart" Target="charts/chart8.xml"/><Relationship Id="rId32" Type="http://schemas.openxmlformats.org/officeDocument/2006/relationships/image" Target="media/image6.jpeg"/><Relationship Id="rId37" Type="http://schemas.openxmlformats.org/officeDocument/2006/relationships/chart" Target="charts/chart13.xm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18.emf"/><Relationship Id="rId58" Type="http://schemas.openxmlformats.org/officeDocument/2006/relationships/image" Target="media/image21.png"/><Relationship Id="rId66" Type="http://schemas.openxmlformats.org/officeDocument/2006/relationships/image" Target="media/image23.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hart" Target="charts/chart7.xml"/><Relationship Id="rId28" Type="http://schemas.openxmlformats.org/officeDocument/2006/relationships/chart" Target="charts/chart10.xml"/><Relationship Id="rId36" Type="http://schemas.openxmlformats.org/officeDocument/2006/relationships/chart" Target="charts/chart12.xml"/><Relationship Id="rId49" Type="http://schemas.openxmlformats.org/officeDocument/2006/relationships/image" Target="media/image9.emf"/><Relationship Id="rId57" Type="http://schemas.openxmlformats.org/officeDocument/2006/relationships/image" Target="media/image20.png"/><Relationship Id="rId61"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chart" Target="charts/chart5.xml"/><Relationship Id="rId31" Type="http://schemas.openxmlformats.org/officeDocument/2006/relationships/image" Target="media/image5.jpeg"/><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19.png"/><Relationship Id="rId65" Type="http://schemas.openxmlformats.org/officeDocument/2006/relationships/image" Target="media/image33.png"/><Relationship Id="rId73"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mp"/><Relationship Id="rId22" Type="http://schemas.openxmlformats.org/officeDocument/2006/relationships/image" Target="media/image5.png"/><Relationship Id="rId27" Type="http://schemas.openxmlformats.org/officeDocument/2006/relationships/chart" Target="charts/chart9.xml"/><Relationship Id="rId30" Type="http://schemas.openxmlformats.org/officeDocument/2006/relationships/image" Target="media/image9.png"/><Relationship Id="rId35" Type="http://schemas.openxmlformats.org/officeDocument/2006/relationships/chart" Target="charts/chart11.xml"/><Relationship Id="rId43" Type="http://schemas.openxmlformats.org/officeDocument/2006/relationships/chart" Target="charts/chart16.xml"/><Relationship Id="rId48" Type="http://schemas.openxmlformats.org/officeDocument/2006/relationships/chart" Target="charts/chart18.xml"/><Relationship Id="rId56" Type="http://schemas.openxmlformats.org/officeDocument/2006/relationships/chart" Target="charts/chart20.xml"/><Relationship Id="rId64" Type="http://schemas.openxmlformats.org/officeDocument/2006/relationships/image" Target="media/image32.png"/><Relationship Id="rId69" Type="http://schemas.openxmlformats.org/officeDocument/2006/relationships/image" Target="media/image28.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6.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chart" Target="charts/chart6.xml"/><Relationship Id="rId41" Type="http://schemas.openxmlformats.org/officeDocument/2006/relationships/chart" Target="charts/chart14.xml"/><Relationship Id="rId54" Type="http://schemas.openxmlformats.org/officeDocument/2006/relationships/image" Target="media/image19.emf"/><Relationship Id="rId70" Type="http://schemas.openxmlformats.org/officeDocument/2006/relationships/image" Target="media/image2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urilo\Desktop\rwu_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11.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1.xml"/></Relationships>
</file>

<file path=word/charts/_rels/chart12.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2.xml"/></Relationships>
</file>

<file path=word/charts/_rels/chart13.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4.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5.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6.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Murilo\Dropbox\DOUTORADO\WUR\SWAP_Sugarcanev2\Data\Experimental_Data.xlsm" TargetMode="Externa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urilo\Dropbox\DOUTORADO\WUR\SWAP_Sugarcanev2\Data\Experimental_Data.xlsm" TargetMode="External"/><Relationship Id="rId2" Type="http://schemas.microsoft.com/office/2011/relationships/chartColorStyle" Target="colors4.xml"/><Relationship Id="rId1" Type="http://schemas.microsoft.com/office/2011/relationships/chartStyle" Target="style4.xml"/></Relationships>
</file>

<file path=word/charts/_rels/chart19.xml.rels><?xml version="1.0" encoding="UTF-8" standalone="yes"?>
<Relationships xmlns="http://schemas.openxmlformats.org/package/2006/relationships"><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urilo\Desktop\rwu_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2" Type="http://schemas.openxmlformats.org/officeDocument/2006/relationships/oleObject" Target="file:///C:\Users\Murilo\Dropbox\DOUTORADO\WUR\SWAP_Sugarcanev2\Data\Experimental_Data.xlsm" TargetMode="External"/><Relationship Id="rId1" Type="http://schemas.openxmlformats.org/officeDocument/2006/relationships/themeOverride" Target="../theme/themeOverride9.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Murilo\Dropbox\DOUTORADO\WUR\SWAP_Sugarcanev2\Data\Experimental_Data.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45804550504807"/>
          <c:y val="6.3768115942028983E-2"/>
          <c:w val="0.78451127964832612"/>
          <c:h val="0.77210635627068369"/>
        </c:manualLayout>
      </c:layout>
      <c:scatterChart>
        <c:scatterStyle val="lineMarker"/>
        <c:varyColors val="0"/>
        <c:ser>
          <c:idx val="0"/>
          <c:order val="0"/>
          <c:tx>
            <c:strRef>
              <c:f>rwup!$AM$15</c:f>
              <c:strCache>
                <c:ptCount val="1"/>
                <c:pt idx="0">
                  <c:v>trwup</c:v>
                </c:pt>
              </c:strCache>
            </c:strRef>
          </c:tx>
          <c:spPr>
            <a:ln w="6350" cap="rnd">
              <a:solidFill>
                <a:schemeClr val="tx1"/>
              </a:solidFill>
              <a:round/>
            </a:ln>
            <a:effectLst/>
          </c:spPr>
          <c:marker>
            <c:symbol val="none"/>
          </c:marker>
          <c:xVal>
            <c:numRef>
              <c:f>rwup!$B$16:$B$126</c:f>
              <c:numCache>
                <c:formatCode>General</c:formatCode>
                <c:ptCount val="111"/>
                <c:pt idx="0">
                  <c:v>0.1</c:v>
                </c:pt>
                <c:pt idx="1">
                  <c:v>0.11</c:v>
                </c:pt>
                <c:pt idx="2">
                  <c:v>0.12</c:v>
                </c:pt>
                <c:pt idx="3">
                  <c:v>0.13</c:v>
                </c:pt>
                <c:pt idx="4">
                  <c:v>0.14000000000000001</c:v>
                </c:pt>
                <c:pt idx="5">
                  <c:v>0.15000000000000002</c:v>
                </c:pt>
                <c:pt idx="6">
                  <c:v>0.16000000000000003</c:v>
                </c:pt>
                <c:pt idx="7">
                  <c:v>0.17000000000000004</c:v>
                </c:pt>
                <c:pt idx="8">
                  <c:v>0.18000000000000005</c:v>
                </c:pt>
                <c:pt idx="9">
                  <c:v>0.19000000000000006</c:v>
                </c:pt>
                <c:pt idx="10">
                  <c:v>0.20000000000000007</c:v>
                </c:pt>
                <c:pt idx="11">
                  <c:v>0.21000000000000008</c:v>
                </c:pt>
                <c:pt idx="12">
                  <c:v>0.22000000000000008</c:v>
                </c:pt>
                <c:pt idx="13">
                  <c:v>0.23000000000000009</c:v>
                </c:pt>
                <c:pt idx="14">
                  <c:v>0.2400000000000001</c:v>
                </c:pt>
                <c:pt idx="15">
                  <c:v>0.25000000000000011</c:v>
                </c:pt>
                <c:pt idx="16">
                  <c:v>0.26000000000000012</c:v>
                </c:pt>
                <c:pt idx="17">
                  <c:v>0.27000000000000013</c:v>
                </c:pt>
                <c:pt idx="18">
                  <c:v>0.28000000000000014</c:v>
                </c:pt>
                <c:pt idx="19">
                  <c:v>0.29000000000000015</c:v>
                </c:pt>
                <c:pt idx="20">
                  <c:v>0.30000000000000016</c:v>
                </c:pt>
                <c:pt idx="21">
                  <c:v>0.31000000000000016</c:v>
                </c:pt>
                <c:pt idx="22">
                  <c:v>0.32000000000000017</c:v>
                </c:pt>
                <c:pt idx="23">
                  <c:v>0.33000000000000018</c:v>
                </c:pt>
                <c:pt idx="24">
                  <c:v>0.34000000000000019</c:v>
                </c:pt>
                <c:pt idx="25">
                  <c:v>0.3500000000000002</c:v>
                </c:pt>
                <c:pt idx="26">
                  <c:v>0.36000000000000021</c:v>
                </c:pt>
                <c:pt idx="27">
                  <c:v>0.37000000000000022</c:v>
                </c:pt>
                <c:pt idx="28">
                  <c:v>0.38000000000000023</c:v>
                </c:pt>
                <c:pt idx="29">
                  <c:v>0.39000000000000024</c:v>
                </c:pt>
                <c:pt idx="30">
                  <c:v>0.40000000000000024</c:v>
                </c:pt>
                <c:pt idx="31">
                  <c:v>0.41000000000000025</c:v>
                </c:pt>
                <c:pt idx="32">
                  <c:v>0.42000000000000026</c:v>
                </c:pt>
                <c:pt idx="33">
                  <c:v>0.43000000000000027</c:v>
                </c:pt>
                <c:pt idx="34">
                  <c:v>0.44000000000000028</c:v>
                </c:pt>
                <c:pt idx="35">
                  <c:v>0.45000000000000029</c:v>
                </c:pt>
                <c:pt idx="36">
                  <c:v>0.4600000000000003</c:v>
                </c:pt>
                <c:pt idx="37">
                  <c:v>0.47000000000000031</c:v>
                </c:pt>
                <c:pt idx="38">
                  <c:v>0.48000000000000032</c:v>
                </c:pt>
                <c:pt idx="39">
                  <c:v>0.49000000000000032</c:v>
                </c:pt>
                <c:pt idx="40">
                  <c:v>0.50000000000000033</c:v>
                </c:pt>
                <c:pt idx="41">
                  <c:v>0.51000000000000034</c:v>
                </c:pt>
                <c:pt idx="42">
                  <c:v>0.52000000000000035</c:v>
                </c:pt>
                <c:pt idx="43">
                  <c:v>0.53000000000000036</c:v>
                </c:pt>
                <c:pt idx="44">
                  <c:v>0.54000000000000037</c:v>
                </c:pt>
                <c:pt idx="45">
                  <c:v>0.55000000000000038</c:v>
                </c:pt>
                <c:pt idx="46">
                  <c:v>0.56000000000000039</c:v>
                </c:pt>
                <c:pt idx="47">
                  <c:v>0.5700000000000004</c:v>
                </c:pt>
                <c:pt idx="48">
                  <c:v>0.5800000000000004</c:v>
                </c:pt>
                <c:pt idx="49">
                  <c:v>0.59000000000000041</c:v>
                </c:pt>
                <c:pt idx="50">
                  <c:v>0.60000000000000042</c:v>
                </c:pt>
                <c:pt idx="51">
                  <c:v>0.61000000000000043</c:v>
                </c:pt>
                <c:pt idx="52">
                  <c:v>0.62000000000000044</c:v>
                </c:pt>
                <c:pt idx="53">
                  <c:v>0.63000000000000045</c:v>
                </c:pt>
                <c:pt idx="54">
                  <c:v>0.64000000000000046</c:v>
                </c:pt>
                <c:pt idx="55">
                  <c:v>0.65000000000000047</c:v>
                </c:pt>
                <c:pt idx="56">
                  <c:v>0.66000000000000048</c:v>
                </c:pt>
                <c:pt idx="57">
                  <c:v>0.67000000000000048</c:v>
                </c:pt>
                <c:pt idx="58">
                  <c:v>0.68000000000000049</c:v>
                </c:pt>
                <c:pt idx="59">
                  <c:v>0.6900000000000005</c:v>
                </c:pt>
                <c:pt idx="60">
                  <c:v>0.70000000000000051</c:v>
                </c:pt>
                <c:pt idx="61">
                  <c:v>0.71000000000000052</c:v>
                </c:pt>
                <c:pt idx="62">
                  <c:v>0.72000000000000053</c:v>
                </c:pt>
                <c:pt idx="63">
                  <c:v>0.73000000000000054</c:v>
                </c:pt>
                <c:pt idx="64">
                  <c:v>0.74000000000000055</c:v>
                </c:pt>
                <c:pt idx="65">
                  <c:v>0.75000000000000056</c:v>
                </c:pt>
                <c:pt idx="66">
                  <c:v>0.76000000000000056</c:v>
                </c:pt>
                <c:pt idx="67">
                  <c:v>0.77000000000000057</c:v>
                </c:pt>
                <c:pt idx="68">
                  <c:v>0.78000000000000058</c:v>
                </c:pt>
                <c:pt idx="69">
                  <c:v>0.79000000000000059</c:v>
                </c:pt>
                <c:pt idx="70">
                  <c:v>0.8000000000000006</c:v>
                </c:pt>
                <c:pt idx="71">
                  <c:v>0.81000000000000061</c:v>
                </c:pt>
                <c:pt idx="72">
                  <c:v>0.82000000000000062</c:v>
                </c:pt>
                <c:pt idx="73">
                  <c:v>0.83000000000000063</c:v>
                </c:pt>
                <c:pt idx="74">
                  <c:v>0.84000000000000064</c:v>
                </c:pt>
                <c:pt idx="75">
                  <c:v>0.85000000000000064</c:v>
                </c:pt>
                <c:pt idx="76">
                  <c:v>0.86000000000000065</c:v>
                </c:pt>
                <c:pt idx="77">
                  <c:v>0.87000000000000066</c:v>
                </c:pt>
                <c:pt idx="78">
                  <c:v>0.88000000000000067</c:v>
                </c:pt>
                <c:pt idx="79">
                  <c:v>0.89000000000000068</c:v>
                </c:pt>
                <c:pt idx="80">
                  <c:v>0.90000000000000069</c:v>
                </c:pt>
                <c:pt idx="81">
                  <c:v>0.9100000000000007</c:v>
                </c:pt>
                <c:pt idx="82">
                  <c:v>0.92000000000000071</c:v>
                </c:pt>
                <c:pt idx="83">
                  <c:v>0.93000000000000071</c:v>
                </c:pt>
                <c:pt idx="84">
                  <c:v>0.94000000000000072</c:v>
                </c:pt>
                <c:pt idx="85">
                  <c:v>0.95000000000000073</c:v>
                </c:pt>
                <c:pt idx="86">
                  <c:v>0.96000000000000074</c:v>
                </c:pt>
                <c:pt idx="87">
                  <c:v>0.97000000000000075</c:v>
                </c:pt>
                <c:pt idx="88">
                  <c:v>0.98000000000000076</c:v>
                </c:pt>
                <c:pt idx="89">
                  <c:v>0.99000000000000077</c:v>
                </c:pt>
                <c:pt idx="90">
                  <c:v>1.0000000000000007</c:v>
                </c:pt>
                <c:pt idx="91">
                  <c:v>1.0100000000000007</c:v>
                </c:pt>
                <c:pt idx="92">
                  <c:v>1.0200000000000007</c:v>
                </c:pt>
                <c:pt idx="93">
                  <c:v>1.0300000000000007</c:v>
                </c:pt>
                <c:pt idx="94">
                  <c:v>1.0400000000000007</c:v>
                </c:pt>
                <c:pt idx="95">
                  <c:v>1.0500000000000007</c:v>
                </c:pt>
                <c:pt idx="96">
                  <c:v>1.0600000000000007</c:v>
                </c:pt>
                <c:pt idx="97">
                  <c:v>1.0700000000000007</c:v>
                </c:pt>
                <c:pt idx="98">
                  <c:v>1.0800000000000007</c:v>
                </c:pt>
                <c:pt idx="99">
                  <c:v>1.0900000000000007</c:v>
                </c:pt>
                <c:pt idx="100">
                  <c:v>1.1000000000000008</c:v>
                </c:pt>
                <c:pt idx="101">
                  <c:v>1.1100000000000008</c:v>
                </c:pt>
                <c:pt idx="102">
                  <c:v>1.1200000000000008</c:v>
                </c:pt>
                <c:pt idx="103">
                  <c:v>1.1300000000000008</c:v>
                </c:pt>
                <c:pt idx="104">
                  <c:v>1.1400000000000008</c:v>
                </c:pt>
                <c:pt idx="105">
                  <c:v>1.1500000000000008</c:v>
                </c:pt>
                <c:pt idx="106">
                  <c:v>1.1600000000000008</c:v>
                </c:pt>
                <c:pt idx="107">
                  <c:v>1.1700000000000008</c:v>
                </c:pt>
                <c:pt idx="108">
                  <c:v>1.1800000000000008</c:v>
                </c:pt>
                <c:pt idx="109">
                  <c:v>1.1900000000000008</c:v>
                </c:pt>
                <c:pt idx="110">
                  <c:v>1.2000000000000008</c:v>
                </c:pt>
              </c:numCache>
            </c:numRef>
          </c:xVal>
          <c:yVal>
            <c:numRef>
              <c:f>rwup!$AM$16:$AM$126</c:f>
              <c:numCache>
                <c:formatCode>General</c:formatCode>
                <c:ptCount val="111"/>
                <c:pt idx="0">
                  <c:v>4.2791573024264409E-2</c:v>
                </c:pt>
                <c:pt idx="1">
                  <c:v>4.5693963124648726E-2</c:v>
                </c:pt>
                <c:pt idx="2">
                  <c:v>4.8793211337494403E-2</c:v>
                </c:pt>
                <c:pt idx="3">
                  <c:v>5.2102669801935349E-2</c:v>
                </c:pt>
                <c:pt idx="4">
                  <c:v>5.563659628206219E-2</c:v>
                </c:pt>
                <c:pt idx="5">
                  <c:v>5.9410215592027069E-2</c:v>
                </c:pt>
                <c:pt idx="6">
                  <c:v>6.3439785187382261E-2</c:v>
                </c:pt>
                <c:pt idx="7">
                  <c:v>6.7742665205229396E-2</c:v>
                </c:pt>
                <c:pt idx="8">
                  <c:v>7.2337393254927856E-2</c:v>
                </c:pt>
                <c:pt idx="9">
                  <c:v>7.7243764281570398E-2</c:v>
                </c:pt>
                <c:pt idx="10">
                  <c:v>8.2482915846298438E-2</c:v>
                </c:pt>
                <c:pt idx="11">
                  <c:v>8.8077419190855724E-2</c:v>
                </c:pt>
                <c:pt idx="12">
                  <c:v>9.4051376478707358E-2</c:v>
                </c:pt>
                <c:pt idx="13">
                  <c:v>0.10043052463165167</c:v>
                </c:pt>
                <c:pt idx="14">
                  <c:v>0.10724234620927922</c:v>
                </c:pt>
                <c:pt idx="15">
                  <c:v>0.11451618780896249</c:v>
                </c:pt>
                <c:pt idx="16">
                  <c:v>0.12228338649647083</c:v>
                </c:pt>
                <c:pt idx="17">
                  <c:v>0.13057740481188956</c:v>
                </c:pt>
                <c:pt idx="18">
                  <c:v>0.13943397493248325</c:v>
                </c:pt>
                <c:pt idx="19">
                  <c:v>0.1488912526135765</c:v>
                </c:pt>
                <c:pt idx="20">
                  <c:v>0.15898998157066402</c:v>
                </c:pt>
                <c:pt idx="21">
                  <c:v>0.16977366901092988</c:v>
                </c:pt>
                <c:pt idx="22">
                  <c:v>0.18128877307041003</c:v>
                </c:pt>
                <c:pt idx="23">
                  <c:v>0.1935849029643025</c:v>
                </c:pt>
                <c:pt idx="24">
                  <c:v>0.20671503271271946</c:v>
                </c:pt>
                <c:pt idx="25">
                  <c:v>0.22073572936263725</c:v>
                </c:pt>
                <c:pt idx="26">
                  <c:v>0.23570739668928481</c:v>
                </c:pt>
                <c:pt idx="27">
                  <c:v>0.25169453542686704</c:v>
                </c:pt>
                <c:pt idx="28">
                  <c:v>0.26876602114975784</c:v>
                </c:pt>
                <c:pt idx="29">
                  <c:v>0.28699540100130971</c:v>
                </c:pt>
                <c:pt idx="30">
                  <c:v>0.30646121054866393</c:v>
                </c:pt>
                <c:pt idx="31">
                  <c:v>0.32724731212861324</c:v>
                </c:pt>
                <c:pt idx="32">
                  <c:v>0.34944325614219029</c:v>
                </c:pt>
                <c:pt idx="33">
                  <c:v>0.37314466685448272</c:v>
                </c:pt>
                <c:pt idx="34">
                  <c:v>0.39845365436180219</c:v>
                </c:pt>
                <c:pt idx="35">
                  <c:v>0.42547925450101221</c:v>
                </c:pt>
                <c:pt idx="36">
                  <c:v>0.4543378985962504</c:v>
                </c:pt>
                <c:pt idx="37">
                  <c:v>0.48515391506676997</c:v>
                </c:pt>
                <c:pt idx="38">
                  <c:v>0.51806006505695468</c:v>
                </c:pt>
                <c:pt idx="39">
                  <c:v>0.55319811439608868</c:v>
                </c:pt>
                <c:pt idx="40">
                  <c:v>0.59071944435196699</c:v>
                </c:pt>
                <c:pt idx="41">
                  <c:v>0.63078570380962917</c:v>
                </c:pt>
                <c:pt idx="42">
                  <c:v>0.67356950568489327</c:v>
                </c:pt>
                <c:pt idx="43">
                  <c:v>0.71925517057297561</c:v>
                </c:pt>
                <c:pt idx="44">
                  <c:v>0.76803952083599414</c:v>
                </c:pt>
                <c:pt idx="45">
                  <c:v>0.82013272855037955</c:v>
                </c:pt>
                <c:pt idx="46">
                  <c:v>0.87575922096737713</c:v>
                </c:pt>
                <c:pt idx="47">
                  <c:v>0.93515864738749743</c:v>
                </c:pt>
                <c:pt idx="48">
                  <c:v>0.99858691161436319</c:v>
                </c:pt>
                <c:pt idx="49">
                  <c:v>1.0663172744360208</c:v>
                </c:pt>
                <c:pt idx="50">
                  <c:v>1.1386415308833588</c:v>
                </c:pt>
                <c:pt idx="51">
                  <c:v>1.2158712673375003</c:v>
                </c:pt>
                <c:pt idx="52">
                  <c:v>1.298339203902044</c:v>
                </c:pt>
                <c:pt idx="53">
                  <c:v>1.3864006278232777</c:v>
                </c:pt>
                <c:pt idx="54">
                  <c:v>1.480434924133883</c:v>
                </c:pt>
                <c:pt idx="55">
                  <c:v>1.5808472101144189</c:v>
                </c:pt>
                <c:pt idx="56">
                  <c:v>1.6880700806140505</c:v>
                </c:pt>
                <c:pt idx="57">
                  <c:v>1.8025654717498485</c:v>
                </c:pt>
                <c:pt idx="58">
                  <c:v>1.9248266510136802</c:v>
                </c:pt>
                <c:pt idx="59">
                  <c:v>2.0553803423605781</c:v>
                </c:pt>
                <c:pt idx="60">
                  <c:v>2.1947889954336768</c:v>
                </c:pt>
                <c:pt idx="61">
                  <c:v>2.3436532087021882</c:v>
                </c:pt>
                <c:pt idx="62">
                  <c:v>2.502614316951552</c:v>
                </c:pt>
                <c:pt idx="63">
                  <c:v>2.6723571542733211</c:v>
                </c:pt>
                <c:pt idx="64">
                  <c:v>2.8536130044580288</c:v>
                </c:pt>
                <c:pt idx="65">
                  <c:v>3.04716275150215</c:v>
                </c:pt>
                <c:pt idx="66">
                  <c:v>3.2538402438019736</c:v>
                </c:pt>
                <c:pt idx="67">
                  <c:v>3.474535886527887</c:v>
                </c:pt>
                <c:pt idx="68">
                  <c:v>3.710200477655917</c:v>
                </c:pt>
                <c:pt idx="69">
                  <c:v>3.9618493041826652</c:v>
                </c:pt>
                <c:pt idx="70">
                  <c:v>4.2305665161709518</c:v>
                </c:pt>
                <c:pt idx="71">
                  <c:v>4.4199894636184673</c:v>
                </c:pt>
                <c:pt idx="72">
                  <c:v>4.4473249337253158</c:v>
                </c:pt>
                <c:pt idx="73">
                  <c:v>4.4560880752065133</c:v>
                </c:pt>
                <c:pt idx="74">
                  <c:v>4.4581250000000008</c:v>
                </c:pt>
                <c:pt idx="75">
                  <c:v>4.4581250000000008</c:v>
                </c:pt>
                <c:pt idx="76">
                  <c:v>4.4581250000000008</c:v>
                </c:pt>
                <c:pt idx="77">
                  <c:v>4.4581250000000008</c:v>
                </c:pt>
                <c:pt idx="78">
                  <c:v>4.4581250000000008</c:v>
                </c:pt>
                <c:pt idx="79">
                  <c:v>4.4581250000000008</c:v>
                </c:pt>
                <c:pt idx="80">
                  <c:v>4.4581250000000008</c:v>
                </c:pt>
                <c:pt idx="81">
                  <c:v>4.4581250000000008</c:v>
                </c:pt>
                <c:pt idx="82">
                  <c:v>4.4581250000000008</c:v>
                </c:pt>
                <c:pt idx="83">
                  <c:v>4.4581250000000008</c:v>
                </c:pt>
                <c:pt idx="84">
                  <c:v>4.4581250000000008</c:v>
                </c:pt>
                <c:pt idx="85">
                  <c:v>4.4581250000000008</c:v>
                </c:pt>
                <c:pt idx="86">
                  <c:v>4.4581250000000008</c:v>
                </c:pt>
                <c:pt idx="87">
                  <c:v>4.4581250000000008</c:v>
                </c:pt>
                <c:pt idx="88">
                  <c:v>4.4581250000000008</c:v>
                </c:pt>
                <c:pt idx="89">
                  <c:v>4.4581250000000008</c:v>
                </c:pt>
                <c:pt idx="90">
                  <c:v>4.4581250000000008</c:v>
                </c:pt>
                <c:pt idx="91">
                  <c:v>4.4581250000000008</c:v>
                </c:pt>
                <c:pt idx="92">
                  <c:v>4.4581250000000008</c:v>
                </c:pt>
                <c:pt idx="93">
                  <c:v>4.4581250000000008</c:v>
                </c:pt>
                <c:pt idx="94">
                  <c:v>4.4581250000000008</c:v>
                </c:pt>
                <c:pt idx="95">
                  <c:v>4.4581250000000008</c:v>
                </c:pt>
                <c:pt idx="96">
                  <c:v>4.4581250000000008</c:v>
                </c:pt>
                <c:pt idx="97">
                  <c:v>4.4581250000000008</c:v>
                </c:pt>
                <c:pt idx="98">
                  <c:v>4.4581250000000008</c:v>
                </c:pt>
                <c:pt idx="99">
                  <c:v>4.4581250000000008</c:v>
                </c:pt>
                <c:pt idx="100">
                  <c:v>4.4581250000000008</c:v>
                </c:pt>
                <c:pt idx="101">
                  <c:v>4.4581250000000008</c:v>
                </c:pt>
                <c:pt idx="102">
                  <c:v>4.4581250000000008</c:v>
                </c:pt>
                <c:pt idx="103">
                  <c:v>4.4581250000000008</c:v>
                </c:pt>
                <c:pt idx="104">
                  <c:v>4.4581250000000008</c:v>
                </c:pt>
                <c:pt idx="105">
                  <c:v>4.4581250000000008</c:v>
                </c:pt>
                <c:pt idx="106">
                  <c:v>4.4581250000000008</c:v>
                </c:pt>
                <c:pt idx="107">
                  <c:v>4.4581250000000008</c:v>
                </c:pt>
                <c:pt idx="108">
                  <c:v>4.4581250000000008</c:v>
                </c:pt>
                <c:pt idx="109">
                  <c:v>4.4581250000000008</c:v>
                </c:pt>
                <c:pt idx="110">
                  <c:v>4.4581250000000008</c:v>
                </c:pt>
              </c:numCache>
            </c:numRef>
          </c:yVal>
          <c:smooth val="0"/>
          <c:extLst>
            <c:ext xmlns:c16="http://schemas.microsoft.com/office/drawing/2014/chart" uri="{C3380CC4-5D6E-409C-BE32-E72D297353CC}">
              <c16:uniqueId val="{00000000-00EE-4337-A6AB-C12A38E327D5}"/>
            </c:ext>
          </c:extLst>
        </c:ser>
        <c:ser>
          <c:idx val="1"/>
          <c:order val="1"/>
          <c:tx>
            <c:strRef>
              <c:f>rwup!$AO$15</c:f>
              <c:strCache>
                <c:ptCount val="1"/>
                <c:pt idx="0">
                  <c:v>trwup</c:v>
                </c:pt>
              </c:strCache>
            </c:strRef>
          </c:tx>
          <c:spPr>
            <a:ln w="3175" cap="rnd">
              <a:solidFill>
                <a:schemeClr val="tx1"/>
              </a:solidFill>
              <a:prstDash val="sysDash"/>
              <a:round/>
            </a:ln>
            <a:effectLst/>
          </c:spPr>
          <c:marker>
            <c:symbol val="none"/>
          </c:marker>
          <c:xVal>
            <c:numRef>
              <c:f>rwup!$B$16:$B$126</c:f>
              <c:numCache>
                <c:formatCode>General</c:formatCode>
                <c:ptCount val="111"/>
                <c:pt idx="0">
                  <c:v>0.1</c:v>
                </c:pt>
                <c:pt idx="1">
                  <c:v>0.11</c:v>
                </c:pt>
                <c:pt idx="2">
                  <c:v>0.12</c:v>
                </c:pt>
                <c:pt idx="3">
                  <c:v>0.13</c:v>
                </c:pt>
                <c:pt idx="4">
                  <c:v>0.14000000000000001</c:v>
                </c:pt>
                <c:pt idx="5">
                  <c:v>0.15000000000000002</c:v>
                </c:pt>
                <c:pt idx="6">
                  <c:v>0.16000000000000003</c:v>
                </c:pt>
                <c:pt idx="7">
                  <c:v>0.17000000000000004</c:v>
                </c:pt>
                <c:pt idx="8">
                  <c:v>0.18000000000000005</c:v>
                </c:pt>
                <c:pt idx="9">
                  <c:v>0.19000000000000006</c:v>
                </c:pt>
                <c:pt idx="10">
                  <c:v>0.20000000000000007</c:v>
                </c:pt>
                <c:pt idx="11">
                  <c:v>0.21000000000000008</c:v>
                </c:pt>
                <c:pt idx="12">
                  <c:v>0.22000000000000008</c:v>
                </c:pt>
                <c:pt idx="13">
                  <c:v>0.23000000000000009</c:v>
                </c:pt>
                <c:pt idx="14">
                  <c:v>0.2400000000000001</c:v>
                </c:pt>
                <c:pt idx="15">
                  <c:v>0.25000000000000011</c:v>
                </c:pt>
                <c:pt idx="16">
                  <c:v>0.26000000000000012</c:v>
                </c:pt>
                <c:pt idx="17">
                  <c:v>0.27000000000000013</c:v>
                </c:pt>
                <c:pt idx="18">
                  <c:v>0.28000000000000014</c:v>
                </c:pt>
                <c:pt idx="19">
                  <c:v>0.29000000000000015</c:v>
                </c:pt>
                <c:pt idx="20">
                  <c:v>0.30000000000000016</c:v>
                </c:pt>
                <c:pt idx="21">
                  <c:v>0.31000000000000016</c:v>
                </c:pt>
                <c:pt idx="22">
                  <c:v>0.32000000000000017</c:v>
                </c:pt>
                <c:pt idx="23">
                  <c:v>0.33000000000000018</c:v>
                </c:pt>
                <c:pt idx="24">
                  <c:v>0.34000000000000019</c:v>
                </c:pt>
                <c:pt idx="25">
                  <c:v>0.3500000000000002</c:v>
                </c:pt>
                <c:pt idx="26">
                  <c:v>0.36000000000000021</c:v>
                </c:pt>
                <c:pt idx="27">
                  <c:v>0.37000000000000022</c:v>
                </c:pt>
                <c:pt idx="28">
                  <c:v>0.38000000000000023</c:v>
                </c:pt>
                <c:pt idx="29">
                  <c:v>0.39000000000000024</c:v>
                </c:pt>
                <c:pt idx="30">
                  <c:v>0.40000000000000024</c:v>
                </c:pt>
                <c:pt idx="31">
                  <c:v>0.41000000000000025</c:v>
                </c:pt>
                <c:pt idx="32">
                  <c:v>0.42000000000000026</c:v>
                </c:pt>
                <c:pt idx="33">
                  <c:v>0.43000000000000027</c:v>
                </c:pt>
                <c:pt idx="34">
                  <c:v>0.44000000000000028</c:v>
                </c:pt>
                <c:pt idx="35">
                  <c:v>0.45000000000000029</c:v>
                </c:pt>
                <c:pt idx="36">
                  <c:v>0.4600000000000003</c:v>
                </c:pt>
                <c:pt idx="37">
                  <c:v>0.47000000000000031</c:v>
                </c:pt>
                <c:pt idx="38">
                  <c:v>0.48000000000000032</c:v>
                </c:pt>
                <c:pt idx="39">
                  <c:v>0.49000000000000032</c:v>
                </c:pt>
                <c:pt idx="40">
                  <c:v>0.50000000000000033</c:v>
                </c:pt>
                <c:pt idx="41">
                  <c:v>0.51000000000000034</c:v>
                </c:pt>
                <c:pt idx="42">
                  <c:v>0.52000000000000035</c:v>
                </c:pt>
                <c:pt idx="43">
                  <c:v>0.53000000000000036</c:v>
                </c:pt>
                <c:pt idx="44">
                  <c:v>0.54000000000000037</c:v>
                </c:pt>
                <c:pt idx="45">
                  <c:v>0.55000000000000038</c:v>
                </c:pt>
                <c:pt idx="46">
                  <c:v>0.56000000000000039</c:v>
                </c:pt>
                <c:pt idx="47">
                  <c:v>0.5700000000000004</c:v>
                </c:pt>
                <c:pt idx="48">
                  <c:v>0.5800000000000004</c:v>
                </c:pt>
                <c:pt idx="49">
                  <c:v>0.59000000000000041</c:v>
                </c:pt>
                <c:pt idx="50">
                  <c:v>0.60000000000000042</c:v>
                </c:pt>
                <c:pt idx="51">
                  <c:v>0.61000000000000043</c:v>
                </c:pt>
                <c:pt idx="52">
                  <c:v>0.62000000000000044</c:v>
                </c:pt>
                <c:pt idx="53">
                  <c:v>0.63000000000000045</c:v>
                </c:pt>
                <c:pt idx="54">
                  <c:v>0.64000000000000046</c:v>
                </c:pt>
                <c:pt idx="55">
                  <c:v>0.65000000000000047</c:v>
                </c:pt>
                <c:pt idx="56">
                  <c:v>0.66000000000000048</c:v>
                </c:pt>
                <c:pt idx="57">
                  <c:v>0.67000000000000048</c:v>
                </c:pt>
                <c:pt idx="58">
                  <c:v>0.68000000000000049</c:v>
                </c:pt>
                <c:pt idx="59">
                  <c:v>0.6900000000000005</c:v>
                </c:pt>
                <c:pt idx="60">
                  <c:v>0.70000000000000051</c:v>
                </c:pt>
                <c:pt idx="61">
                  <c:v>0.71000000000000052</c:v>
                </c:pt>
                <c:pt idx="62">
                  <c:v>0.72000000000000053</c:v>
                </c:pt>
                <c:pt idx="63">
                  <c:v>0.73000000000000054</c:v>
                </c:pt>
                <c:pt idx="64">
                  <c:v>0.74000000000000055</c:v>
                </c:pt>
                <c:pt idx="65">
                  <c:v>0.75000000000000056</c:v>
                </c:pt>
                <c:pt idx="66">
                  <c:v>0.76000000000000056</c:v>
                </c:pt>
                <c:pt idx="67">
                  <c:v>0.77000000000000057</c:v>
                </c:pt>
                <c:pt idx="68">
                  <c:v>0.78000000000000058</c:v>
                </c:pt>
                <c:pt idx="69">
                  <c:v>0.79000000000000059</c:v>
                </c:pt>
                <c:pt idx="70">
                  <c:v>0.8000000000000006</c:v>
                </c:pt>
                <c:pt idx="71">
                  <c:v>0.81000000000000061</c:v>
                </c:pt>
                <c:pt idx="72">
                  <c:v>0.82000000000000062</c:v>
                </c:pt>
                <c:pt idx="73">
                  <c:v>0.83000000000000063</c:v>
                </c:pt>
                <c:pt idx="74">
                  <c:v>0.84000000000000064</c:v>
                </c:pt>
                <c:pt idx="75">
                  <c:v>0.85000000000000064</c:v>
                </c:pt>
                <c:pt idx="76">
                  <c:v>0.86000000000000065</c:v>
                </c:pt>
                <c:pt idx="77">
                  <c:v>0.87000000000000066</c:v>
                </c:pt>
                <c:pt idx="78">
                  <c:v>0.88000000000000067</c:v>
                </c:pt>
                <c:pt idx="79">
                  <c:v>0.89000000000000068</c:v>
                </c:pt>
                <c:pt idx="80">
                  <c:v>0.90000000000000069</c:v>
                </c:pt>
                <c:pt idx="81">
                  <c:v>0.9100000000000007</c:v>
                </c:pt>
                <c:pt idx="82">
                  <c:v>0.92000000000000071</c:v>
                </c:pt>
                <c:pt idx="83">
                  <c:v>0.93000000000000071</c:v>
                </c:pt>
                <c:pt idx="84">
                  <c:v>0.94000000000000072</c:v>
                </c:pt>
                <c:pt idx="85">
                  <c:v>0.95000000000000073</c:v>
                </c:pt>
                <c:pt idx="86">
                  <c:v>0.96000000000000074</c:v>
                </c:pt>
                <c:pt idx="87">
                  <c:v>0.97000000000000075</c:v>
                </c:pt>
                <c:pt idx="88">
                  <c:v>0.98000000000000076</c:v>
                </c:pt>
                <c:pt idx="89">
                  <c:v>0.99000000000000077</c:v>
                </c:pt>
                <c:pt idx="90">
                  <c:v>1.0000000000000007</c:v>
                </c:pt>
                <c:pt idx="91">
                  <c:v>1.0100000000000007</c:v>
                </c:pt>
                <c:pt idx="92">
                  <c:v>1.0200000000000007</c:v>
                </c:pt>
                <c:pt idx="93">
                  <c:v>1.0300000000000007</c:v>
                </c:pt>
                <c:pt idx="94">
                  <c:v>1.0400000000000007</c:v>
                </c:pt>
                <c:pt idx="95">
                  <c:v>1.0500000000000007</c:v>
                </c:pt>
                <c:pt idx="96">
                  <c:v>1.0600000000000007</c:v>
                </c:pt>
                <c:pt idx="97">
                  <c:v>1.0700000000000007</c:v>
                </c:pt>
                <c:pt idx="98">
                  <c:v>1.0800000000000007</c:v>
                </c:pt>
                <c:pt idx="99">
                  <c:v>1.0900000000000007</c:v>
                </c:pt>
                <c:pt idx="100">
                  <c:v>1.1000000000000008</c:v>
                </c:pt>
                <c:pt idx="101">
                  <c:v>1.1100000000000008</c:v>
                </c:pt>
                <c:pt idx="102">
                  <c:v>1.1200000000000008</c:v>
                </c:pt>
                <c:pt idx="103">
                  <c:v>1.1300000000000008</c:v>
                </c:pt>
                <c:pt idx="104">
                  <c:v>1.1400000000000008</c:v>
                </c:pt>
                <c:pt idx="105">
                  <c:v>1.1500000000000008</c:v>
                </c:pt>
                <c:pt idx="106">
                  <c:v>1.1600000000000008</c:v>
                </c:pt>
                <c:pt idx="107">
                  <c:v>1.1700000000000008</c:v>
                </c:pt>
                <c:pt idx="108">
                  <c:v>1.1800000000000008</c:v>
                </c:pt>
                <c:pt idx="109">
                  <c:v>1.1900000000000008</c:v>
                </c:pt>
                <c:pt idx="110">
                  <c:v>1.2000000000000008</c:v>
                </c:pt>
              </c:numCache>
            </c:numRef>
          </c:xVal>
          <c:yVal>
            <c:numRef>
              <c:f>rwup!$AO$16:$AO$126</c:f>
              <c:numCache>
                <c:formatCode>General</c:formatCode>
                <c:ptCount val="111"/>
                <c:pt idx="0">
                  <c:v>0.16227756561490711</c:v>
                </c:pt>
                <c:pt idx="1">
                  <c:v>0.17328423741190094</c:v>
                </c:pt>
                <c:pt idx="2">
                  <c:v>0.18503745001130134</c:v>
                </c:pt>
                <c:pt idx="3">
                  <c:v>0.19758783844429018</c:v>
                </c:pt>
                <c:pt idx="4">
                  <c:v>0.2109894721241706</c:v>
                </c:pt>
                <c:pt idx="5">
                  <c:v>0.22530008778747571</c:v>
                </c:pt>
                <c:pt idx="6">
                  <c:v>0.24058133823459754</c:v>
                </c:pt>
                <c:pt idx="7">
                  <c:v>0.25689905794154366</c:v>
                </c:pt>
                <c:pt idx="8">
                  <c:v>0.27432354668713843</c:v>
                </c:pt>
                <c:pt idx="9">
                  <c:v>0.29292987241757129</c:v>
                </c:pt>
                <c:pt idx="10">
                  <c:v>0.31279819465310832</c:v>
                </c:pt>
                <c:pt idx="11">
                  <c:v>0.33401410983024882</c:v>
                </c:pt>
                <c:pt idx="12">
                  <c:v>0.35666902006713797</c:v>
                </c:pt>
                <c:pt idx="13">
                  <c:v>0.38086052694092459</c:v>
                </c:pt>
                <c:pt idx="14">
                  <c:v>0.40669285197355876</c:v>
                </c:pt>
                <c:pt idx="15">
                  <c:v>0.43427728563753554</c:v>
                </c:pt>
                <c:pt idx="16">
                  <c:v>0.46373266681600811</c:v>
                </c:pt>
                <c:pt idx="17">
                  <c:v>0.49518589478284192</c:v>
                </c:pt>
                <c:pt idx="18">
                  <c:v>0.52877247590835252</c:v>
                </c:pt>
                <c:pt idx="19">
                  <c:v>0.56463710744601014</c:v>
                </c:pt>
                <c:pt idx="20">
                  <c:v>0.60293430091519318</c:v>
                </c:pt>
                <c:pt idx="21">
                  <c:v>0.64382904776560945</c:v>
                </c:pt>
                <c:pt idx="22">
                  <c:v>0.68749753019123061</c:v>
                </c:pt>
                <c:pt idx="23">
                  <c:v>0.73412788015602637</c:v>
                </c:pt>
                <c:pt idx="24">
                  <c:v>0.78392098990155423</c:v>
                </c:pt>
                <c:pt idx="25">
                  <c:v>0.83709137742817308</c:v>
                </c:pt>
                <c:pt idx="26">
                  <c:v>0.89386811067859495</c:v>
                </c:pt>
                <c:pt idx="27">
                  <c:v>0.95449579440528398</c:v>
                </c:pt>
                <c:pt idx="28">
                  <c:v>1.0192356239733509</c:v>
                </c:pt>
                <c:pt idx="29">
                  <c:v>1.0883665106388598</c:v>
                </c:pt>
                <c:pt idx="30">
                  <c:v>1.1621862831505374</c:v>
                </c:pt>
                <c:pt idx="31">
                  <c:v>1.2410129708515405</c:v>
                </c:pt>
                <c:pt idx="32">
                  <c:v>1.3251861738091799</c:v>
                </c:pt>
                <c:pt idx="33">
                  <c:v>1.4150685258752973</c:v>
                </c:pt>
                <c:pt idx="34">
                  <c:v>1.5110472569805322</c:v>
                </c:pt>
                <c:pt idx="35">
                  <c:v>1.6135358613930431</c:v>
                </c:pt>
                <c:pt idx="36">
                  <c:v>1.7229758791289362</c:v>
                </c:pt>
                <c:pt idx="37">
                  <c:v>1.8398387981889384</c:v>
                </c:pt>
                <c:pt idx="38">
                  <c:v>1.964628085816627</c:v>
                </c:pt>
                <c:pt idx="39">
                  <c:v>2.0978813575292108</c:v>
                </c:pt>
                <c:pt idx="40">
                  <c:v>2.2401726932653614</c:v>
                </c:pt>
                <c:pt idx="41">
                  <c:v>2.392115110628656</c:v>
                </c:pt>
                <c:pt idx="42">
                  <c:v>2.5543632058816974</c:v>
                </c:pt>
                <c:pt idx="43">
                  <c:v>2.7276159740688493</c:v>
                </c:pt>
                <c:pt idx="44">
                  <c:v>2.9126198204172549</c:v>
                </c:pt>
                <c:pt idx="45">
                  <c:v>3.1101717759896448</c:v>
                </c:pt>
                <c:pt idx="46">
                  <c:v>3.3211229314427957</c:v>
                </c:pt>
                <c:pt idx="47">
                  <c:v>3.5463821036847962</c:v>
                </c:pt>
                <c:pt idx="48">
                  <c:v>3.7869197512276513</c:v>
                </c:pt>
                <c:pt idx="49">
                  <c:v>4.0437721551035413</c:v>
                </c:pt>
                <c:pt idx="50">
                  <c:v>4.3180458833566995</c:v>
                </c:pt>
                <c:pt idx="51">
                  <c:v>4.6109225583448445</c:v>
                </c:pt>
                <c:pt idx="52">
                  <c:v>4.9236639473886701</c:v>
                </c:pt>
                <c:pt idx="53">
                  <c:v>5.2576173987006127</c:v>
                </c:pt>
                <c:pt idx="54">
                  <c:v>5.614221646012183</c:v>
                </c:pt>
                <c:pt idx="55">
                  <c:v>5.9950130069072252</c:v>
                </c:pt>
                <c:pt idx="56">
                  <c:v>6.4016320015643347</c:v>
                </c:pt>
                <c:pt idx="57">
                  <c:v>6.8358304204237736</c:v>
                </c:pt>
                <c:pt idx="58">
                  <c:v>7.2994788712272127</c:v>
                </c:pt>
                <c:pt idx="59">
                  <c:v>7.7945748379448032</c:v>
                </c:pt>
                <c:pt idx="60">
                  <c:v>8.3232512863083059</c:v>
                </c:pt>
                <c:pt idx="61">
                  <c:v>8.8877858530253135</c:v>
                </c:pt>
                <c:pt idx="62">
                  <c:v>9.4906106582627228</c:v>
                </c:pt>
                <c:pt idx="63">
                  <c:v>10.134322783674063</c:v>
                </c:pt>
                <c:pt idx="64">
                  <c:v>10.821695461111185</c:v>
                </c:pt>
                <c:pt idx="65">
                  <c:v>11.555690020224285</c:v>
                </c:pt>
                <c:pt idx="66">
                  <c:v>12.339468646422279</c:v>
                </c:pt>
                <c:pt idx="67">
                  <c:v>13.176408004156819</c:v>
                </c:pt>
                <c:pt idx="68">
                  <c:v>14.070113784222535</c:v>
                </c:pt>
                <c:pt idx="69">
                  <c:v>15.024436237745164</c:v>
                </c:pt>
                <c:pt idx="70">
                  <c:v>15.855589684267532</c:v>
                </c:pt>
                <c:pt idx="71">
                  <c:v>16.059750000000001</c:v>
                </c:pt>
                <c:pt idx="72">
                  <c:v>16.059750000000001</c:v>
                </c:pt>
                <c:pt idx="73">
                  <c:v>16.059750000000001</c:v>
                </c:pt>
                <c:pt idx="74">
                  <c:v>16.059750000000001</c:v>
                </c:pt>
                <c:pt idx="75">
                  <c:v>16.059750000000001</c:v>
                </c:pt>
                <c:pt idx="76">
                  <c:v>16.059750000000001</c:v>
                </c:pt>
                <c:pt idx="77">
                  <c:v>16.059750000000001</c:v>
                </c:pt>
                <c:pt idx="78">
                  <c:v>16.059750000000001</c:v>
                </c:pt>
                <c:pt idx="79">
                  <c:v>16.059750000000001</c:v>
                </c:pt>
                <c:pt idx="80">
                  <c:v>16.059750000000001</c:v>
                </c:pt>
                <c:pt idx="81">
                  <c:v>16.059750000000001</c:v>
                </c:pt>
                <c:pt idx="82">
                  <c:v>16.059750000000001</c:v>
                </c:pt>
                <c:pt idx="83">
                  <c:v>16.059750000000001</c:v>
                </c:pt>
                <c:pt idx="84">
                  <c:v>16.059750000000001</c:v>
                </c:pt>
                <c:pt idx="85">
                  <c:v>16.059750000000001</c:v>
                </c:pt>
                <c:pt idx="86">
                  <c:v>16.059750000000001</c:v>
                </c:pt>
                <c:pt idx="87">
                  <c:v>16.059750000000001</c:v>
                </c:pt>
                <c:pt idx="88">
                  <c:v>16.059750000000001</c:v>
                </c:pt>
                <c:pt idx="89">
                  <c:v>16.059750000000001</c:v>
                </c:pt>
                <c:pt idx="90">
                  <c:v>16.059750000000001</c:v>
                </c:pt>
                <c:pt idx="91">
                  <c:v>16.059750000000001</c:v>
                </c:pt>
                <c:pt idx="92">
                  <c:v>16.059750000000001</c:v>
                </c:pt>
                <c:pt idx="93">
                  <c:v>16.059750000000001</c:v>
                </c:pt>
                <c:pt idx="94">
                  <c:v>16.059750000000001</c:v>
                </c:pt>
                <c:pt idx="95">
                  <c:v>16.059750000000001</c:v>
                </c:pt>
                <c:pt idx="96">
                  <c:v>16.059750000000001</c:v>
                </c:pt>
                <c:pt idx="97">
                  <c:v>16.059750000000001</c:v>
                </c:pt>
                <c:pt idx="98">
                  <c:v>16.059750000000001</c:v>
                </c:pt>
                <c:pt idx="99">
                  <c:v>16.059750000000001</c:v>
                </c:pt>
                <c:pt idx="100">
                  <c:v>16.059750000000001</c:v>
                </c:pt>
                <c:pt idx="101">
                  <c:v>16.059750000000001</c:v>
                </c:pt>
                <c:pt idx="102">
                  <c:v>16.059750000000001</c:v>
                </c:pt>
                <c:pt idx="103">
                  <c:v>16.059750000000001</c:v>
                </c:pt>
                <c:pt idx="104">
                  <c:v>16.059750000000001</c:v>
                </c:pt>
                <c:pt idx="105">
                  <c:v>16.059750000000001</c:v>
                </c:pt>
                <c:pt idx="106">
                  <c:v>16.059750000000001</c:v>
                </c:pt>
                <c:pt idx="107">
                  <c:v>16.059750000000001</c:v>
                </c:pt>
                <c:pt idx="108">
                  <c:v>16.059750000000001</c:v>
                </c:pt>
                <c:pt idx="109">
                  <c:v>16.059750000000001</c:v>
                </c:pt>
                <c:pt idx="110">
                  <c:v>16.059750000000001</c:v>
                </c:pt>
              </c:numCache>
            </c:numRef>
          </c:yVal>
          <c:smooth val="0"/>
          <c:extLst>
            <c:ext xmlns:c16="http://schemas.microsoft.com/office/drawing/2014/chart" uri="{C3380CC4-5D6E-409C-BE32-E72D297353CC}">
              <c16:uniqueId val="{00000001-00EE-4337-A6AB-C12A38E327D5}"/>
            </c:ext>
          </c:extLst>
        </c:ser>
        <c:ser>
          <c:idx val="2"/>
          <c:order val="2"/>
          <c:tx>
            <c:strRef>
              <c:f>rwup!$AP$15</c:f>
              <c:strCache>
                <c:ptCount val="1"/>
                <c:pt idx="0">
                  <c:v>trwup</c:v>
                </c:pt>
              </c:strCache>
            </c:strRef>
          </c:tx>
          <c:spPr>
            <a:ln w="6350" cap="rnd">
              <a:solidFill>
                <a:schemeClr val="tx1"/>
              </a:solidFill>
              <a:prstDash val="lgDash"/>
              <a:round/>
            </a:ln>
            <a:effectLst/>
          </c:spPr>
          <c:marker>
            <c:symbol val="none"/>
          </c:marker>
          <c:xVal>
            <c:numRef>
              <c:f>rwup!$B$16:$B$126</c:f>
              <c:numCache>
                <c:formatCode>General</c:formatCode>
                <c:ptCount val="111"/>
                <c:pt idx="0">
                  <c:v>0.1</c:v>
                </c:pt>
                <c:pt idx="1">
                  <c:v>0.11</c:v>
                </c:pt>
                <c:pt idx="2">
                  <c:v>0.12</c:v>
                </c:pt>
                <c:pt idx="3">
                  <c:v>0.13</c:v>
                </c:pt>
                <c:pt idx="4">
                  <c:v>0.14000000000000001</c:v>
                </c:pt>
                <c:pt idx="5">
                  <c:v>0.15000000000000002</c:v>
                </c:pt>
                <c:pt idx="6">
                  <c:v>0.16000000000000003</c:v>
                </c:pt>
                <c:pt idx="7">
                  <c:v>0.17000000000000004</c:v>
                </c:pt>
                <c:pt idx="8">
                  <c:v>0.18000000000000005</c:v>
                </c:pt>
                <c:pt idx="9">
                  <c:v>0.19000000000000006</c:v>
                </c:pt>
                <c:pt idx="10">
                  <c:v>0.20000000000000007</c:v>
                </c:pt>
                <c:pt idx="11">
                  <c:v>0.21000000000000008</c:v>
                </c:pt>
                <c:pt idx="12">
                  <c:v>0.22000000000000008</c:v>
                </c:pt>
                <c:pt idx="13">
                  <c:v>0.23000000000000009</c:v>
                </c:pt>
                <c:pt idx="14">
                  <c:v>0.2400000000000001</c:v>
                </c:pt>
                <c:pt idx="15">
                  <c:v>0.25000000000000011</c:v>
                </c:pt>
                <c:pt idx="16">
                  <c:v>0.26000000000000012</c:v>
                </c:pt>
                <c:pt idx="17">
                  <c:v>0.27000000000000013</c:v>
                </c:pt>
                <c:pt idx="18">
                  <c:v>0.28000000000000014</c:v>
                </c:pt>
                <c:pt idx="19">
                  <c:v>0.29000000000000015</c:v>
                </c:pt>
                <c:pt idx="20">
                  <c:v>0.30000000000000016</c:v>
                </c:pt>
                <c:pt idx="21">
                  <c:v>0.31000000000000016</c:v>
                </c:pt>
                <c:pt idx="22">
                  <c:v>0.32000000000000017</c:v>
                </c:pt>
                <c:pt idx="23">
                  <c:v>0.33000000000000018</c:v>
                </c:pt>
                <c:pt idx="24">
                  <c:v>0.34000000000000019</c:v>
                </c:pt>
                <c:pt idx="25">
                  <c:v>0.3500000000000002</c:v>
                </c:pt>
                <c:pt idx="26">
                  <c:v>0.36000000000000021</c:v>
                </c:pt>
                <c:pt idx="27">
                  <c:v>0.37000000000000022</c:v>
                </c:pt>
                <c:pt idx="28">
                  <c:v>0.38000000000000023</c:v>
                </c:pt>
                <c:pt idx="29">
                  <c:v>0.39000000000000024</c:v>
                </c:pt>
                <c:pt idx="30">
                  <c:v>0.40000000000000024</c:v>
                </c:pt>
                <c:pt idx="31">
                  <c:v>0.41000000000000025</c:v>
                </c:pt>
                <c:pt idx="32">
                  <c:v>0.42000000000000026</c:v>
                </c:pt>
                <c:pt idx="33">
                  <c:v>0.43000000000000027</c:v>
                </c:pt>
                <c:pt idx="34">
                  <c:v>0.44000000000000028</c:v>
                </c:pt>
                <c:pt idx="35">
                  <c:v>0.45000000000000029</c:v>
                </c:pt>
                <c:pt idx="36">
                  <c:v>0.4600000000000003</c:v>
                </c:pt>
                <c:pt idx="37">
                  <c:v>0.47000000000000031</c:v>
                </c:pt>
                <c:pt idx="38">
                  <c:v>0.48000000000000032</c:v>
                </c:pt>
                <c:pt idx="39">
                  <c:v>0.49000000000000032</c:v>
                </c:pt>
                <c:pt idx="40">
                  <c:v>0.50000000000000033</c:v>
                </c:pt>
                <c:pt idx="41">
                  <c:v>0.51000000000000034</c:v>
                </c:pt>
                <c:pt idx="42">
                  <c:v>0.52000000000000035</c:v>
                </c:pt>
                <c:pt idx="43">
                  <c:v>0.53000000000000036</c:v>
                </c:pt>
                <c:pt idx="44">
                  <c:v>0.54000000000000037</c:v>
                </c:pt>
                <c:pt idx="45">
                  <c:v>0.55000000000000038</c:v>
                </c:pt>
                <c:pt idx="46">
                  <c:v>0.56000000000000039</c:v>
                </c:pt>
                <c:pt idx="47">
                  <c:v>0.5700000000000004</c:v>
                </c:pt>
                <c:pt idx="48">
                  <c:v>0.5800000000000004</c:v>
                </c:pt>
                <c:pt idx="49">
                  <c:v>0.59000000000000041</c:v>
                </c:pt>
                <c:pt idx="50">
                  <c:v>0.60000000000000042</c:v>
                </c:pt>
                <c:pt idx="51">
                  <c:v>0.61000000000000043</c:v>
                </c:pt>
                <c:pt idx="52">
                  <c:v>0.62000000000000044</c:v>
                </c:pt>
                <c:pt idx="53">
                  <c:v>0.63000000000000045</c:v>
                </c:pt>
                <c:pt idx="54">
                  <c:v>0.64000000000000046</c:v>
                </c:pt>
                <c:pt idx="55">
                  <c:v>0.65000000000000047</c:v>
                </c:pt>
                <c:pt idx="56">
                  <c:v>0.66000000000000048</c:v>
                </c:pt>
                <c:pt idx="57">
                  <c:v>0.67000000000000048</c:v>
                </c:pt>
                <c:pt idx="58">
                  <c:v>0.68000000000000049</c:v>
                </c:pt>
                <c:pt idx="59">
                  <c:v>0.6900000000000005</c:v>
                </c:pt>
                <c:pt idx="60">
                  <c:v>0.70000000000000051</c:v>
                </c:pt>
                <c:pt idx="61">
                  <c:v>0.71000000000000052</c:v>
                </c:pt>
                <c:pt idx="62">
                  <c:v>0.72000000000000053</c:v>
                </c:pt>
                <c:pt idx="63">
                  <c:v>0.73000000000000054</c:v>
                </c:pt>
                <c:pt idx="64">
                  <c:v>0.74000000000000055</c:v>
                </c:pt>
                <c:pt idx="65">
                  <c:v>0.75000000000000056</c:v>
                </c:pt>
                <c:pt idx="66">
                  <c:v>0.76000000000000056</c:v>
                </c:pt>
                <c:pt idx="67">
                  <c:v>0.77000000000000057</c:v>
                </c:pt>
                <c:pt idx="68">
                  <c:v>0.78000000000000058</c:v>
                </c:pt>
                <c:pt idx="69">
                  <c:v>0.79000000000000059</c:v>
                </c:pt>
                <c:pt idx="70">
                  <c:v>0.8000000000000006</c:v>
                </c:pt>
                <c:pt idx="71">
                  <c:v>0.81000000000000061</c:v>
                </c:pt>
                <c:pt idx="72">
                  <c:v>0.82000000000000062</c:v>
                </c:pt>
                <c:pt idx="73">
                  <c:v>0.83000000000000063</c:v>
                </c:pt>
                <c:pt idx="74">
                  <c:v>0.84000000000000064</c:v>
                </c:pt>
                <c:pt idx="75">
                  <c:v>0.85000000000000064</c:v>
                </c:pt>
                <c:pt idx="76">
                  <c:v>0.86000000000000065</c:v>
                </c:pt>
                <c:pt idx="77">
                  <c:v>0.87000000000000066</c:v>
                </c:pt>
                <c:pt idx="78">
                  <c:v>0.88000000000000067</c:v>
                </c:pt>
                <c:pt idx="79">
                  <c:v>0.89000000000000068</c:v>
                </c:pt>
                <c:pt idx="80">
                  <c:v>0.90000000000000069</c:v>
                </c:pt>
                <c:pt idx="81">
                  <c:v>0.9100000000000007</c:v>
                </c:pt>
                <c:pt idx="82">
                  <c:v>0.92000000000000071</c:v>
                </c:pt>
                <c:pt idx="83">
                  <c:v>0.93000000000000071</c:v>
                </c:pt>
                <c:pt idx="84">
                  <c:v>0.94000000000000072</c:v>
                </c:pt>
                <c:pt idx="85">
                  <c:v>0.95000000000000073</c:v>
                </c:pt>
                <c:pt idx="86">
                  <c:v>0.96000000000000074</c:v>
                </c:pt>
                <c:pt idx="87">
                  <c:v>0.97000000000000075</c:v>
                </c:pt>
                <c:pt idx="88">
                  <c:v>0.98000000000000076</c:v>
                </c:pt>
                <c:pt idx="89">
                  <c:v>0.99000000000000077</c:v>
                </c:pt>
                <c:pt idx="90">
                  <c:v>1.0000000000000007</c:v>
                </c:pt>
                <c:pt idx="91">
                  <c:v>1.0100000000000007</c:v>
                </c:pt>
                <c:pt idx="92">
                  <c:v>1.0200000000000007</c:v>
                </c:pt>
                <c:pt idx="93">
                  <c:v>1.0300000000000007</c:v>
                </c:pt>
                <c:pt idx="94">
                  <c:v>1.0400000000000007</c:v>
                </c:pt>
                <c:pt idx="95">
                  <c:v>1.0500000000000007</c:v>
                </c:pt>
                <c:pt idx="96">
                  <c:v>1.0600000000000007</c:v>
                </c:pt>
                <c:pt idx="97">
                  <c:v>1.0700000000000007</c:v>
                </c:pt>
                <c:pt idx="98">
                  <c:v>1.0800000000000007</c:v>
                </c:pt>
                <c:pt idx="99">
                  <c:v>1.0900000000000007</c:v>
                </c:pt>
                <c:pt idx="100">
                  <c:v>1.1000000000000008</c:v>
                </c:pt>
                <c:pt idx="101">
                  <c:v>1.1100000000000008</c:v>
                </c:pt>
                <c:pt idx="102">
                  <c:v>1.1200000000000008</c:v>
                </c:pt>
                <c:pt idx="103">
                  <c:v>1.1300000000000008</c:v>
                </c:pt>
                <c:pt idx="104">
                  <c:v>1.1400000000000008</c:v>
                </c:pt>
                <c:pt idx="105">
                  <c:v>1.1500000000000008</c:v>
                </c:pt>
                <c:pt idx="106">
                  <c:v>1.1600000000000008</c:v>
                </c:pt>
                <c:pt idx="107">
                  <c:v>1.1700000000000008</c:v>
                </c:pt>
                <c:pt idx="108">
                  <c:v>1.1800000000000008</c:v>
                </c:pt>
                <c:pt idx="109">
                  <c:v>1.1900000000000008</c:v>
                </c:pt>
                <c:pt idx="110">
                  <c:v>1.2000000000000008</c:v>
                </c:pt>
              </c:numCache>
            </c:numRef>
          </c:xVal>
          <c:yVal>
            <c:numRef>
              <c:f>rwup!$AP$16:$AP$126</c:f>
              <c:numCache>
                <c:formatCode>General</c:formatCode>
                <c:ptCount val="111"/>
                <c:pt idx="0">
                  <c:v>8.9089004353616053E-2</c:v>
                </c:pt>
                <c:pt idx="1">
                  <c:v>9.5131573626365429E-2</c:v>
                </c:pt>
                <c:pt idx="2">
                  <c:v>0.10158398745491484</c:v>
                </c:pt>
                <c:pt idx="3">
                  <c:v>0.10847404404104471</c:v>
                </c:pt>
                <c:pt idx="4">
                  <c:v>0.11583142703313191</c:v>
                </c:pt>
                <c:pt idx="5">
                  <c:v>0.1236878334088386</c:v>
                </c:pt>
                <c:pt idx="6">
                  <c:v>0.13207711003160347</c:v>
                </c:pt>
                <c:pt idx="7">
                  <c:v>0.14103539946923888</c:v>
                </c:pt>
                <c:pt idx="8">
                  <c:v>0.15060129570285374</c:v>
                </c:pt>
                <c:pt idx="9">
                  <c:v>0.16081601039691656</c:v>
                </c:pt>
                <c:pt idx="10">
                  <c:v>0.17172355044679147</c:v>
                </c:pt>
                <c:pt idx="11">
                  <c:v>0.18337090756864732</c:v>
                </c:pt>
                <c:pt idx="12">
                  <c:v>0.19580826074853502</c:v>
                </c:pt>
                <c:pt idx="13">
                  <c:v>0.20908919242281029</c:v>
                </c:pt>
                <c:pt idx="14">
                  <c:v>0.22327091932126314</c:v>
                </c:pt>
                <c:pt idx="15">
                  <c:v>0.23841453896745474</c:v>
                </c:pt>
                <c:pt idx="16">
                  <c:v>0.25458529289824527</c:v>
                </c:pt>
                <c:pt idx="17">
                  <c:v>0.27185284773649165</c:v>
                </c:pt>
                <c:pt idx="18">
                  <c:v>0.29029159532785204</c:v>
                </c:pt>
                <c:pt idx="19">
                  <c:v>0.30998097323472451</c:v>
                </c:pt>
                <c:pt idx="20">
                  <c:v>0.33100580696808146</c:v>
                </c:pt>
                <c:pt idx="21">
                  <c:v>0.35345667543157827</c:v>
                </c:pt>
                <c:pt idx="22">
                  <c:v>0.37743030115236353</c:v>
                </c:pt>
                <c:pt idx="23">
                  <c:v>0.40302996697975574</c:v>
                </c:pt>
                <c:pt idx="24">
                  <c:v>0.43036596104702146</c:v>
                </c:pt>
                <c:pt idx="25">
                  <c:v>0.45955605191320625</c:v>
                </c:pt>
                <c:pt idx="26">
                  <c:v>0.49072599593205013</c:v>
                </c:pt>
                <c:pt idx="27">
                  <c:v>0.5240100790338027</c:v>
                </c:pt>
                <c:pt idx="28">
                  <c:v>0.55955169525405513</c:v>
                </c:pt>
                <c:pt idx="29">
                  <c:v>0.59750396450196852</c:v>
                </c:pt>
                <c:pt idx="30">
                  <c:v>0.6380303922293985</c:v>
                </c:pt>
                <c:pt idx="31">
                  <c:v>0.68130557384286172</c:v>
                </c:pt>
                <c:pt idx="32">
                  <c:v>0.72751594689310939</c:v>
                </c:pt>
                <c:pt idx="33">
                  <c:v>0.77686059428284093</c:v>
                </c:pt>
                <c:pt idx="34">
                  <c:v>0.82955210195297657</c:v>
                </c:pt>
                <c:pt idx="35">
                  <c:v>0.88581747474251915</c:v>
                </c:pt>
                <c:pt idx="36">
                  <c:v>0.94589911436773866</c:v>
                </c:pt>
                <c:pt idx="37">
                  <c:v>1.0100558637339396</c:v>
                </c:pt>
                <c:pt idx="38">
                  <c:v>1.0785641220789648</c:v>
                </c:pt>
                <c:pt idx="39">
                  <c:v>1.1517190357526603</c:v>
                </c:pt>
                <c:pt idx="40">
                  <c:v>1.2298357697623503</c:v>
                </c:pt>
                <c:pt idx="41">
                  <c:v>1.3132508655624688</c:v>
                </c:pt>
                <c:pt idx="42">
                  <c:v>1.4023236909378842</c:v>
                </c:pt>
                <c:pt idx="43">
                  <c:v>1.4974379882273143</c:v>
                </c:pt>
                <c:pt idx="44">
                  <c:v>1.5990035275568906</c:v>
                </c:pt>
                <c:pt idx="45">
                  <c:v>1.7074578722062244</c:v>
                </c:pt>
                <c:pt idx="46">
                  <c:v>1.8232682637126132</c:v>
                </c:pt>
                <c:pt idx="47">
                  <c:v>1.9469336348347202</c:v>
                </c:pt>
                <c:pt idx="48">
                  <c:v>2.078986759047877</c:v>
                </c:pt>
                <c:pt idx="49">
                  <c:v>2.2199965458315765</c:v>
                </c:pt>
                <c:pt idx="50">
                  <c:v>2.3705704916375741</c:v>
                </c:pt>
                <c:pt idx="51">
                  <c:v>2.5313572970978511</c:v>
                </c:pt>
                <c:pt idx="52">
                  <c:v>2.7030496617479272</c:v>
                </c:pt>
                <c:pt idx="53">
                  <c:v>2.8863872683055507</c:v>
                </c:pt>
                <c:pt idx="54">
                  <c:v>3.0821599693617712</c:v>
                </c:pt>
                <c:pt idx="55">
                  <c:v>3.2912111902132226</c:v>
                </c:pt>
                <c:pt idx="56">
                  <c:v>3.5144415624954557</c:v>
                </c:pt>
                <c:pt idx="57">
                  <c:v>3.7528128042720104</c:v>
                </c:pt>
                <c:pt idx="58">
                  <c:v>4.0073518632950931</c:v>
                </c:pt>
                <c:pt idx="59">
                  <c:v>4.2791553412880443</c:v>
                </c:pt>
                <c:pt idx="60">
                  <c:v>4.5693942183098946</c:v>
                </c:pt>
                <c:pt idx="61">
                  <c:v>4.8793188975558746</c:v>
                </c:pt>
                <c:pt idx="62">
                  <c:v>5.2102645923274356</c:v>
                </c:pt>
                <c:pt idx="63">
                  <c:v>5.5636570783802242</c:v>
                </c:pt>
                <c:pt idx="64">
                  <c:v>5.9410188364316827</c:v>
                </c:pt>
                <c:pt idx="65">
                  <c:v>6.3439756112919454</c:v>
                </c:pt>
                <c:pt idx="66">
                  <c:v>6.7742634158756356</c:v>
                </c:pt>
                <c:pt idx="67">
                  <c:v>7.233736010269026</c:v>
                </c:pt>
                <c:pt idx="68">
                  <c:v>7.7243728880742264</c:v>
                </c:pt>
                <c:pt idx="69">
                  <c:v>8.2482878044366466</c:v>
                </c:pt>
                <c:pt idx="70">
                  <c:v>8.7393408255722917</c:v>
                </c:pt>
                <c:pt idx="71">
                  <c:v>8.8866291339441581</c:v>
                </c:pt>
                <c:pt idx="72">
                  <c:v>8.9036114009734693</c:v>
                </c:pt>
                <c:pt idx="73">
                  <c:v>8.9162500000000016</c:v>
                </c:pt>
                <c:pt idx="74">
                  <c:v>8.9162500000000016</c:v>
                </c:pt>
                <c:pt idx="75">
                  <c:v>8.9162500000000016</c:v>
                </c:pt>
                <c:pt idx="76">
                  <c:v>8.9162500000000016</c:v>
                </c:pt>
                <c:pt idx="77">
                  <c:v>8.9162500000000016</c:v>
                </c:pt>
                <c:pt idx="78">
                  <c:v>8.9162500000000016</c:v>
                </c:pt>
                <c:pt idx="79">
                  <c:v>8.9162500000000016</c:v>
                </c:pt>
                <c:pt idx="80">
                  <c:v>8.9162500000000016</c:v>
                </c:pt>
                <c:pt idx="81">
                  <c:v>8.9162500000000016</c:v>
                </c:pt>
                <c:pt idx="82">
                  <c:v>8.9162500000000016</c:v>
                </c:pt>
                <c:pt idx="83">
                  <c:v>8.9162500000000016</c:v>
                </c:pt>
                <c:pt idx="84">
                  <c:v>8.9162500000000016</c:v>
                </c:pt>
                <c:pt idx="85">
                  <c:v>8.9162500000000016</c:v>
                </c:pt>
                <c:pt idx="86">
                  <c:v>8.9162500000000016</c:v>
                </c:pt>
                <c:pt idx="87">
                  <c:v>8.9162500000000016</c:v>
                </c:pt>
                <c:pt idx="88">
                  <c:v>8.9162500000000016</c:v>
                </c:pt>
                <c:pt idx="89">
                  <c:v>8.9162500000000016</c:v>
                </c:pt>
                <c:pt idx="90">
                  <c:v>8.9162500000000016</c:v>
                </c:pt>
                <c:pt idx="91">
                  <c:v>8.9162500000000016</c:v>
                </c:pt>
                <c:pt idx="92">
                  <c:v>8.9162500000000016</c:v>
                </c:pt>
                <c:pt idx="93">
                  <c:v>8.9162500000000016</c:v>
                </c:pt>
                <c:pt idx="94">
                  <c:v>8.9162500000000016</c:v>
                </c:pt>
                <c:pt idx="95">
                  <c:v>8.9162500000000016</c:v>
                </c:pt>
                <c:pt idx="96">
                  <c:v>8.9162500000000016</c:v>
                </c:pt>
                <c:pt idx="97">
                  <c:v>8.9162500000000016</c:v>
                </c:pt>
                <c:pt idx="98">
                  <c:v>8.9162500000000016</c:v>
                </c:pt>
                <c:pt idx="99">
                  <c:v>8.9162500000000016</c:v>
                </c:pt>
                <c:pt idx="100">
                  <c:v>8.9162500000000016</c:v>
                </c:pt>
                <c:pt idx="101">
                  <c:v>8.9162500000000016</c:v>
                </c:pt>
                <c:pt idx="102">
                  <c:v>8.9162500000000016</c:v>
                </c:pt>
                <c:pt idx="103">
                  <c:v>8.9162500000000016</c:v>
                </c:pt>
                <c:pt idx="104">
                  <c:v>8.9162500000000016</c:v>
                </c:pt>
                <c:pt idx="105">
                  <c:v>8.9162500000000016</c:v>
                </c:pt>
                <c:pt idx="106">
                  <c:v>8.9162500000000016</c:v>
                </c:pt>
                <c:pt idx="107">
                  <c:v>8.9162500000000016</c:v>
                </c:pt>
                <c:pt idx="108">
                  <c:v>8.9162500000000016</c:v>
                </c:pt>
                <c:pt idx="109">
                  <c:v>8.9162500000000016</c:v>
                </c:pt>
                <c:pt idx="110">
                  <c:v>8.9162500000000016</c:v>
                </c:pt>
              </c:numCache>
            </c:numRef>
          </c:yVal>
          <c:smooth val="0"/>
          <c:extLst>
            <c:ext xmlns:c16="http://schemas.microsoft.com/office/drawing/2014/chart" uri="{C3380CC4-5D6E-409C-BE32-E72D297353CC}">
              <c16:uniqueId val="{00000002-00EE-4337-A6AB-C12A38E327D5}"/>
            </c:ext>
          </c:extLst>
        </c:ser>
        <c:dLbls>
          <c:showLegendKey val="0"/>
          <c:showVal val="0"/>
          <c:showCatName val="0"/>
          <c:showSerName val="0"/>
          <c:showPercent val="0"/>
          <c:showBubbleSize val="0"/>
        </c:dLbls>
        <c:axId val="1801058671"/>
        <c:axId val="1801059151"/>
      </c:scatterChart>
      <c:valAx>
        <c:axId val="1801058671"/>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RSWD</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01059151"/>
        <c:crosses val="autoZero"/>
        <c:crossBetween val="midCat"/>
        <c:majorUnit val="0.2"/>
      </c:valAx>
      <c:valAx>
        <c:axId val="1801059151"/>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PRWU (mm d</a:t>
                </a:r>
                <a:r>
                  <a:rPr lang="en-US" baseline="30000"/>
                  <a:t>-1</a:t>
                </a:r>
                <a:r>
                  <a:rPr lang="en-US" baseline="0"/>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01058671"/>
        <c:crosses val="autoZero"/>
        <c:crossBetween val="midCat"/>
        <c:majorUnit val="4"/>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16075822580577"/>
          <c:y val="5.0925925925925923E-2"/>
          <c:w val="0.79029949860494808"/>
          <c:h val="0.79848607905128699"/>
        </c:manualLayout>
      </c:layout>
      <c:scatterChart>
        <c:scatterStyle val="lineMarker"/>
        <c:varyColors val="0"/>
        <c:ser>
          <c:idx val="0"/>
          <c:order val="0"/>
          <c:tx>
            <c:v>With Trash</c:v>
          </c:tx>
          <c:spPr>
            <a:ln w="25400" cap="rnd">
              <a:noFill/>
              <a:round/>
            </a:ln>
            <a:effectLst/>
          </c:spPr>
          <c:marker>
            <c:symbol val="circle"/>
            <c:size val="7"/>
            <c:spPr>
              <a:noFill/>
              <a:ln w="3175">
                <a:solidFill>
                  <a:srgbClr val="C00000"/>
                </a:solidFill>
              </a:ln>
              <a:effectLst/>
            </c:spPr>
          </c:marker>
          <c:errBars>
            <c:errDir val="y"/>
            <c:errBarType val="both"/>
            <c:errValType val="stdErr"/>
            <c:noEndCap val="0"/>
            <c:spPr>
              <a:noFill/>
              <a:ln w="0" cap="flat" cmpd="sng" algn="ctr">
                <a:solidFill>
                  <a:srgbClr val="FF0000"/>
                </a:solidFill>
                <a:round/>
              </a:ln>
              <a:effectLst/>
            </c:spPr>
          </c:errBars>
          <c:xVal>
            <c:numRef>
              <c:f>POL!$B$8:$B$10</c:f>
              <c:numCache>
                <c:formatCode>ge\r\a\l</c:formatCode>
                <c:ptCount val="3"/>
                <c:pt idx="0">
                  <c:v>232</c:v>
                </c:pt>
                <c:pt idx="1">
                  <c:v>274</c:v>
                </c:pt>
                <c:pt idx="2">
                  <c:v>302</c:v>
                </c:pt>
              </c:numCache>
            </c:numRef>
          </c:xVal>
          <c:yVal>
            <c:numRef>
              <c:f>POL!$H$8:$H$10</c:f>
              <c:numCache>
                <c:formatCode>ge\r\a\l</c:formatCode>
                <c:ptCount val="3"/>
                <c:pt idx="0">
                  <c:v>6.3183119999999997</c:v>
                </c:pt>
                <c:pt idx="1">
                  <c:v>15.759072000000002</c:v>
                </c:pt>
                <c:pt idx="2">
                  <c:v>23.254548858530413</c:v>
                </c:pt>
              </c:numCache>
            </c:numRef>
          </c:yVal>
          <c:smooth val="0"/>
          <c:extLst>
            <c:ext xmlns:c16="http://schemas.microsoft.com/office/drawing/2014/chart" uri="{C3380CC4-5D6E-409C-BE32-E72D297353CC}">
              <c16:uniqueId val="{00000000-8981-479D-97C0-1BA83F3526BB}"/>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stdErr"/>
            <c:noEndCap val="0"/>
            <c:spPr>
              <a:noFill/>
              <a:ln w="0" cap="flat" cmpd="sng" algn="ctr">
                <a:solidFill>
                  <a:srgbClr val="0070C0"/>
                </a:solidFill>
                <a:round/>
              </a:ln>
              <a:effectLst/>
            </c:spPr>
          </c:errBars>
          <c:xVal>
            <c:numRef>
              <c:f>POL!$B$3:$B$6</c:f>
              <c:numCache>
                <c:formatCode>ge\r\a\l</c:formatCode>
                <c:ptCount val="4"/>
                <c:pt idx="0">
                  <c:v>232</c:v>
                </c:pt>
                <c:pt idx="1">
                  <c:v>274</c:v>
                </c:pt>
                <c:pt idx="2">
                  <c:v>302</c:v>
                </c:pt>
                <c:pt idx="3">
                  <c:v>290</c:v>
                </c:pt>
              </c:numCache>
            </c:numRef>
          </c:xVal>
          <c:yVal>
            <c:numRef>
              <c:f>POL!$H$3:$H$6</c:f>
              <c:numCache>
                <c:formatCode>ge\r\a\l</c:formatCode>
                <c:ptCount val="4"/>
                <c:pt idx="0">
                  <c:v>7.2903599999999997</c:v>
                </c:pt>
                <c:pt idx="1">
                  <c:v>14.445816000000001</c:v>
                </c:pt>
                <c:pt idx="2">
                  <c:v>21.829926834487829</c:v>
                </c:pt>
                <c:pt idx="3">
                  <c:v>18.112662000000004</c:v>
                </c:pt>
              </c:numCache>
            </c:numRef>
          </c:yVal>
          <c:smooth val="0"/>
          <c:extLst>
            <c:ext xmlns:c16="http://schemas.microsoft.com/office/drawing/2014/chart" uri="{C3380CC4-5D6E-409C-BE32-E72D297353CC}">
              <c16:uniqueId val="{00000001-8981-479D-97C0-1BA83F3526BB}"/>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Simulated!$J$8:$J$471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0.1</c:v>
                </c:pt>
                <c:pt idx="114">
                  <c:v>0.1</c:v>
                </c:pt>
                <c:pt idx="115">
                  <c:v>0.1</c:v>
                </c:pt>
                <c:pt idx="116">
                  <c:v>0.1</c:v>
                </c:pt>
                <c:pt idx="117">
                  <c:v>0.1</c:v>
                </c:pt>
                <c:pt idx="118">
                  <c:v>0.1</c:v>
                </c:pt>
                <c:pt idx="119">
                  <c:v>0.1</c:v>
                </c:pt>
                <c:pt idx="120">
                  <c:v>0.1</c:v>
                </c:pt>
                <c:pt idx="121">
                  <c:v>0.1</c:v>
                </c:pt>
                <c:pt idx="122">
                  <c:v>0.1</c:v>
                </c:pt>
                <c:pt idx="123">
                  <c:v>0.1</c:v>
                </c:pt>
                <c:pt idx="124">
                  <c:v>0.1</c:v>
                </c:pt>
                <c:pt idx="125">
                  <c:v>0.1</c:v>
                </c:pt>
                <c:pt idx="126">
                  <c:v>0.1</c:v>
                </c:pt>
                <c:pt idx="127">
                  <c:v>0.1</c:v>
                </c:pt>
                <c:pt idx="128">
                  <c:v>0.3</c:v>
                </c:pt>
                <c:pt idx="129">
                  <c:v>0.3</c:v>
                </c:pt>
                <c:pt idx="130">
                  <c:v>0.3</c:v>
                </c:pt>
                <c:pt idx="131">
                  <c:v>0.3</c:v>
                </c:pt>
                <c:pt idx="132">
                  <c:v>0.3</c:v>
                </c:pt>
                <c:pt idx="133">
                  <c:v>0.3</c:v>
                </c:pt>
                <c:pt idx="134">
                  <c:v>0.3</c:v>
                </c:pt>
                <c:pt idx="135">
                  <c:v>0.3</c:v>
                </c:pt>
                <c:pt idx="136">
                  <c:v>0.3</c:v>
                </c:pt>
                <c:pt idx="137">
                  <c:v>0.3</c:v>
                </c:pt>
                <c:pt idx="138">
                  <c:v>0.3</c:v>
                </c:pt>
                <c:pt idx="139">
                  <c:v>0.3</c:v>
                </c:pt>
                <c:pt idx="140">
                  <c:v>0.3</c:v>
                </c:pt>
                <c:pt idx="141">
                  <c:v>0.8</c:v>
                </c:pt>
                <c:pt idx="142">
                  <c:v>0.8</c:v>
                </c:pt>
                <c:pt idx="143">
                  <c:v>0.8</c:v>
                </c:pt>
                <c:pt idx="144">
                  <c:v>0.8</c:v>
                </c:pt>
                <c:pt idx="145">
                  <c:v>0.8</c:v>
                </c:pt>
                <c:pt idx="146">
                  <c:v>0.8</c:v>
                </c:pt>
                <c:pt idx="147">
                  <c:v>0.8</c:v>
                </c:pt>
                <c:pt idx="148">
                  <c:v>0.8</c:v>
                </c:pt>
                <c:pt idx="149">
                  <c:v>0.8</c:v>
                </c:pt>
                <c:pt idx="150">
                  <c:v>0.8</c:v>
                </c:pt>
                <c:pt idx="151">
                  <c:v>0.8</c:v>
                </c:pt>
                <c:pt idx="152">
                  <c:v>0.8</c:v>
                </c:pt>
                <c:pt idx="153">
                  <c:v>0.8</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2.6</c:v>
                </c:pt>
                <c:pt idx="167">
                  <c:v>2.6</c:v>
                </c:pt>
                <c:pt idx="168">
                  <c:v>2.6</c:v>
                </c:pt>
                <c:pt idx="169">
                  <c:v>2.6</c:v>
                </c:pt>
                <c:pt idx="170">
                  <c:v>2.6</c:v>
                </c:pt>
                <c:pt idx="171">
                  <c:v>2.6</c:v>
                </c:pt>
                <c:pt idx="172">
                  <c:v>2.6</c:v>
                </c:pt>
                <c:pt idx="173">
                  <c:v>2.6</c:v>
                </c:pt>
                <c:pt idx="174">
                  <c:v>2.6</c:v>
                </c:pt>
                <c:pt idx="175">
                  <c:v>2.6</c:v>
                </c:pt>
                <c:pt idx="176">
                  <c:v>2.6</c:v>
                </c:pt>
                <c:pt idx="177">
                  <c:v>2.6</c:v>
                </c:pt>
                <c:pt idx="178">
                  <c:v>3.8</c:v>
                </c:pt>
                <c:pt idx="179">
                  <c:v>3.8</c:v>
                </c:pt>
                <c:pt idx="180">
                  <c:v>3.8</c:v>
                </c:pt>
                <c:pt idx="181">
                  <c:v>3.8</c:v>
                </c:pt>
                <c:pt idx="182">
                  <c:v>3.8</c:v>
                </c:pt>
                <c:pt idx="183">
                  <c:v>3.8</c:v>
                </c:pt>
                <c:pt idx="184">
                  <c:v>3.8</c:v>
                </c:pt>
                <c:pt idx="185">
                  <c:v>3.8</c:v>
                </c:pt>
                <c:pt idx="186">
                  <c:v>3.8</c:v>
                </c:pt>
                <c:pt idx="187">
                  <c:v>3.8</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6.6</c:v>
                </c:pt>
                <c:pt idx="201">
                  <c:v>6.6</c:v>
                </c:pt>
                <c:pt idx="202">
                  <c:v>6.6</c:v>
                </c:pt>
                <c:pt idx="203">
                  <c:v>6.6</c:v>
                </c:pt>
                <c:pt idx="204">
                  <c:v>6.6</c:v>
                </c:pt>
                <c:pt idx="205">
                  <c:v>6.6</c:v>
                </c:pt>
                <c:pt idx="206">
                  <c:v>6.6</c:v>
                </c:pt>
                <c:pt idx="207">
                  <c:v>6.6</c:v>
                </c:pt>
                <c:pt idx="208">
                  <c:v>6.6</c:v>
                </c:pt>
                <c:pt idx="209">
                  <c:v>6.6</c:v>
                </c:pt>
                <c:pt idx="210">
                  <c:v>6.6</c:v>
                </c:pt>
                <c:pt idx="211">
                  <c:v>6.6</c:v>
                </c:pt>
                <c:pt idx="212">
                  <c:v>8</c:v>
                </c:pt>
                <c:pt idx="213">
                  <c:v>8</c:v>
                </c:pt>
                <c:pt idx="214">
                  <c:v>8</c:v>
                </c:pt>
                <c:pt idx="215">
                  <c:v>8</c:v>
                </c:pt>
                <c:pt idx="216">
                  <c:v>8</c:v>
                </c:pt>
                <c:pt idx="217">
                  <c:v>8</c:v>
                </c:pt>
                <c:pt idx="218">
                  <c:v>8</c:v>
                </c:pt>
                <c:pt idx="219">
                  <c:v>8</c:v>
                </c:pt>
                <c:pt idx="220">
                  <c:v>8</c:v>
                </c:pt>
                <c:pt idx="221">
                  <c:v>8</c:v>
                </c:pt>
                <c:pt idx="222">
                  <c:v>8</c:v>
                </c:pt>
                <c:pt idx="223">
                  <c:v>8</c:v>
                </c:pt>
                <c:pt idx="224">
                  <c:v>8</c:v>
                </c:pt>
                <c:pt idx="225">
                  <c:v>9.3000000000000007</c:v>
                </c:pt>
                <c:pt idx="226">
                  <c:v>9.3000000000000007</c:v>
                </c:pt>
                <c:pt idx="227">
                  <c:v>9.3000000000000007</c:v>
                </c:pt>
                <c:pt idx="228">
                  <c:v>9.3000000000000007</c:v>
                </c:pt>
                <c:pt idx="229">
                  <c:v>9.3000000000000007</c:v>
                </c:pt>
                <c:pt idx="230">
                  <c:v>9.3000000000000007</c:v>
                </c:pt>
                <c:pt idx="231">
                  <c:v>9.3000000000000007</c:v>
                </c:pt>
                <c:pt idx="232">
                  <c:v>9.3000000000000007</c:v>
                </c:pt>
                <c:pt idx="233">
                  <c:v>9.3000000000000007</c:v>
                </c:pt>
                <c:pt idx="234">
                  <c:v>9.3000000000000007</c:v>
                </c:pt>
                <c:pt idx="235">
                  <c:v>9.3000000000000007</c:v>
                </c:pt>
                <c:pt idx="236">
                  <c:v>9.3000000000000007</c:v>
                </c:pt>
                <c:pt idx="237">
                  <c:v>10.7</c:v>
                </c:pt>
                <c:pt idx="238">
                  <c:v>10.7</c:v>
                </c:pt>
                <c:pt idx="239">
                  <c:v>10.7</c:v>
                </c:pt>
                <c:pt idx="240">
                  <c:v>10.7</c:v>
                </c:pt>
                <c:pt idx="241">
                  <c:v>10.7</c:v>
                </c:pt>
                <c:pt idx="242">
                  <c:v>10.7</c:v>
                </c:pt>
                <c:pt idx="243">
                  <c:v>10.7</c:v>
                </c:pt>
                <c:pt idx="244">
                  <c:v>10.7</c:v>
                </c:pt>
                <c:pt idx="245">
                  <c:v>10.7</c:v>
                </c:pt>
                <c:pt idx="246">
                  <c:v>10.7</c:v>
                </c:pt>
                <c:pt idx="247">
                  <c:v>10.7</c:v>
                </c:pt>
                <c:pt idx="248">
                  <c:v>10.7</c:v>
                </c:pt>
                <c:pt idx="249">
                  <c:v>10.7</c:v>
                </c:pt>
                <c:pt idx="250">
                  <c:v>10.7</c:v>
                </c:pt>
                <c:pt idx="251">
                  <c:v>10.7</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13.4</c:v>
                </c:pt>
                <c:pt idx="267">
                  <c:v>13.4</c:v>
                </c:pt>
                <c:pt idx="268">
                  <c:v>13.4</c:v>
                </c:pt>
                <c:pt idx="269">
                  <c:v>13.4</c:v>
                </c:pt>
                <c:pt idx="270">
                  <c:v>13.4</c:v>
                </c:pt>
                <c:pt idx="271">
                  <c:v>13.4</c:v>
                </c:pt>
                <c:pt idx="272">
                  <c:v>13.4</c:v>
                </c:pt>
                <c:pt idx="273">
                  <c:v>13.4</c:v>
                </c:pt>
                <c:pt idx="274">
                  <c:v>13.4</c:v>
                </c:pt>
                <c:pt idx="275">
                  <c:v>13.4</c:v>
                </c:pt>
                <c:pt idx="276">
                  <c:v>13.4</c:v>
                </c:pt>
                <c:pt idx="277">
                  <c:v>13.4</c:v>
                </c:pt>
                <c:pt idx="278">
                  <c:v>13.4</c:v>
                </c:pt>
                <c:pt idx="279">
                  <c:v>13.4</c:v>
                </c:pt>
                <c:pt idx="280">
                  <c:v>14.8</c:v>
                </c:pt>
                <c:pt idx="281">
                  <c:v>14.8</c:v>
                </c:pt>
                <c:pt idx="282">
                  <c:v>14.8</c:v>
                </c:pt>
                <c:pt idx="283">
                  <c:v>14.8</c:v>
                </c:pt>
                <c:pt idx="284">
                  <c:v>14.8</c:v>
                </c:pt>
                <c:pt idx="285">
                  <c:v>14.8</c:v>
                </c:pt>
                <c:pt idx="286">
                  <c:v>14.8</c:v>
                </c:pt>
                <c:pt idx="287">
                  <c:v>14.8</c:v>
                </c:pt>
                <c:pt idx="288">
                  <c:v>14.8</c:v>
                </c:pt>
                <c:pt idx="289">
                  <c:v>14.8</c:v>
                </c:pt>
                <c:pt idx="290">
                  <c:v>14.8</c:v>
                </c:pt>
                <c:pt idx="291">
                  <c:v>14.8</c:v>
                </c:pt>
                <c:pt idx="292">
                  <c:v>14.8</c:v>
                </c:pt>
                <c:pt idx="293">
                  <c:v>14.8</c:v>
                </c:pt>
                <c:pt idx="294">
                  <c:v>14.8</c:v>
                </c:pt>
                <c:pt idx="295">
                  <c:v>14.8</c:v>
                </c:pt>
                <c:pt idx="296">
                  <c:v>15.9</c:v>
                </c:pt>
                <c:pt idx="297">
                  <c:v>15.9</c:v>
                </c:pt>
                <c:pt idx="298">
                  <c:v>15.9</c:v>
                </c:pt>
                <c:pt idx="299">
                  <c:v>15.9</c:v>
                </c:pt>
                <c:pt idx="300">
                  <c:v>15.9</c:v>
                </c:pt>
                <c:pt idx="301">
                  <c:v>15.9</c:v>
                </c:pt>
                <c:pt idx="302">
                  <c:v>15.9</c:v>
                </c:pt>
                <c:pt idx="303">
                  <c:v>15.9</c:v>
                </c:pt>
                <c:pt idx="304">
                  <c:v>15.9</c:v>
                </c:pt>
                <c:pt idx="305">
                  <c:v>15.9</c:v>
                </c:pt>
                <c:pt idx="306">
                  <c:v>15.9</c:v>
                </c:pt>
                <c:pt idx="307">
                  <c:v>15.9</c:v>
                </c:pt>
                <c:pt idx="308">
                  <c:v>15.9</c:v>
                </c:pt>
                <c:pt idx="309">
                  <c:v>15.9</c:v>
                </c:pt>
                <c:pt idx="310">
                  <c:v>15.9</c:v>
                </c:pt>
                <c:pt idx="311">
                  <c:v>15.9</c:v>
                </c:pt>
                <c:pt idx="312">
                  <c:v>15.9</c:v>
                </c:pt>
                <c:pt idx="313">
                  <c:v>15.9</c:v>
                </c:pt>
                <c:pt idx="314">
                  <c:v>15.9</c:v>
                </c:pt>
                <c:pt idx="315">
                  <c:v>15.9</c:v>
                </c:pt>
                <c:pt idx="316">
                  <c:v>16.899999999999999</c:v>
                </c:pt>
                <c:pt idx="317">
                  <c:v>16.899999999999999</c:v>
                </c:pt>
                <c:pt idx="318">
                  <c:v>16.899999999999999</c:v>
                </c:pt>
                <c:pt idx="319">
                  <c:v>16.899999999999999</c:v>
                </c:pt>
                <c:pt idx="320">
                  <c:v>16.899999999999999</c:v>
                </c:pt>
                <c:pt idx="321">
                  <c:v>16.899999999999999</c:v>
                </c:pt>
                <c:pt idx="322">
                  <c:v>16.899999999999999</c:v>
                </c:pt>
                <c:pt idx="323">
                  <c:v>16.899999999999999</c:v>
                </c:pt>
                <c:pt idx="324">
                  <c:v>16.899999999999999</c:v>
                </c:pt>
                <c:pt idx="325">
                  <c:v>16.899999999999999</c:v>
                </c:pt>
                <c:pt idx="326">
                  <c:v>16.899999999999999</c:v>
                </c:pt>
              </c:numCache>
            </c:numRef>
          </c:yVal>
          <c:smooth val="0"/>
          <c:extLst>
            <c:ext xmlns:c16="http://schemas.microsoft.com/office/drawing/2014/chart" uri="{C3380CC4-5D6E-409C-BE32-E72D297353CC}">
              <c16:uniqueId val="{00000002-8981-479D-97C0-1BA83F3526BB}"/>
            </c:ext>
          </c:extLst>
        </c:ser>
        <c:dLbls>
          <c:showLegendKey val="0"/>
          <c:showVal val="0"/>
          <c:showCatName val="0"/>
          <c:showSerName val="0"/>
          <c:showPercent val="0"/>
          <c:showBubbleSize val="0"/>
        </c:dLbls>
        <c:axId val="244328704"/>
        <c:axId val="244329280"/>
      </c:scatterChart>
      <c:valAx>
        <c:axId val="244328704"/>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overlay val="0"/>
          <c:spPr>
            <a:noFill/>
            <a:ln>
              <a:noFill/>
            </a:ln>
            <a:effectLst/>
          </c:spPr>
        </c:title>
        <c:numFmt formatCode="g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4329280"/>
        <c:crosses val="autoZero"/>
        <c:crossBetween val="midCat"/>
      </c:valAx>
      <c:valAx>
        <c:axId val="244329280"/>
        <c:scaling>
          <c:orientation val="minMax"/>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Sucrose mass (t ha-1)</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4328704"/>
        <c:crosses val="autoZero"/>
        <c:crossBetween val="midCat"/>
      </c:valAx>
      <c:spPr>
        <a:noFill/>
        <a:ln w="3175">
          <a:solidFill>
            <a:schemeClr val="tx1"/>
          </a:solidFill>
        </a:ln>
        <a:effectLst/>
      </c:spPr>
    </c:plotArea>
    <c:legend>
      <c:legendPos val="r"/>
      <c:layout>
        <c:manualLayout>
          <c:xMode val="edge"/>
          <c:yMode val="edge"/>
          <c:x val="0.15947605761410083"/>
          <c:y val="6.4334191254977899E-2"/>
          <c:w val="0.42723962094592904"/>
          <c:h val="0.16301669990153692"/>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8599142550225301E-2"/>
          <c:y val="5.0925925925925923E-2"/>
          <c:w val="0.90795396309805387"/>
          <c:h val="0.8480941965587635"/>
        </c:manualLayout>
      </c:layout>
      <c:scatterChart>
        <c:scatterStyle val="lineMarker"/>
        <c:varyColors val="0"/>
        <c:ser>
          <c:idx val="0"/>
          <c:order val="0"/>
          <c:tx>
            <c:v>Sim (cm3 cm-3)</c:v>
          </c:tx>
          <c:spPr>
            <a:ln w="6350" cap="rnd">
              <a:solidFill>
                <a:schemeClr val="tx1"/>
              </a:solidFill>
              <a:round/>
            </a:ln>
            <a:effectLst/>
          </c:spPr>
          <c:marker>
            <c:symbol val="none"/>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Soil!$AF$3:$AF$383</c:f>
              <c:numCache>
                <c:formatCode>ge\r\a\l</c:formatCode>
                <c:ptCount val="381"/>
                <c:pt idx="0">
                  <c:v>0.23650714285714286</c:v>
                </c:pt>
                <c:pt idx="1">
                  <c:v>0.23631428571428573</c:v>
                </c:pt>
                <c:pt idx="2">
                  <c:v>0.23894999999999997</c:v>
                </c:pt>
                <c:pt idx="3">
                  <c:v>0.23670000000000002</c:v>
                </c:pt>
                <c:pt idx="4">
                  <c:v>0.23644285714285712</c:v>
                </c:pt>
                <c:pt idx="5">
                  <c:v>0.23624999999999996</c:v>
                </c:pt>
                <c:pt idx="6">
                  <c:v>0.23605714285714283</c:v>
                </c:pt>
                <c:pt idx="7">
                  <c:v>0.23599285714285717</c:v>
                </c:pt>
                <c:pt idx="8">
                  <c:v>0.2359285714285714</c:v>
                </c:pt>
                <c:pt idx="9">
                  <c:v>0.24962142857142858</c:v>
                </c:pt>
                <c:pt idx="10">
                  <c:v>0.24655714285714286</c:v>
                </c:pt>
                <c:pt idx="11">
                  <c:v>0.2488714285714286</c:v>
                </c:pt>
                <c:pt idx="12">
                  <c:v>0.24585000000000001</c:v>
                </c:pt>
                <c:pt idx="13">
                  <c:v>0.24295714285714284</c:v>
                </c:pt>
                <c:pt idx="14">
                  <c:v>0.24192857142857147</c:v>
                </c:pt>
                <c:pt idx="15">
                  <c:v>0.24147857142857146</c:v>
                </c:pt>
                <c:pt idx="16">
                  <c:v>0.24096428571428571</c:v>
                </c:pt>
                <c:pt idx="17">
                  <c:v>0.2407071428571429</c:v>
                </c:pt>
                <c:pt idx="18">
                  <c:v>0.24038571428571434</c:v>
                </c:pt>
                <c:pt idx="19">
                  <c:v>0.2400642857142857</c:v>
                </c:pt>
                <c:pt idx="20">
                  <c:v>0.2398714285714286</c:v>
                </c:pt>
                <c:pt idx="21">
                  <c:v>0.23967857142857146</c:v>
                </c:pt>
                <c:pt idx="22">
                  <c:v>0.23955000000000001</c:v>
                </c:pt>
                <c:pt idx="23">
                  <c:v>0.2392928571428572</c:v>
                </c:pt>
                <c:pt idx="24">
                  <c:v>0.2392928571428572</c:v>
                </c:pt>
                <c:pt idx="25">
                  <c:v>0.23925000000000005</c:v>
                </c:pt>
                <c:pt idx="26">
                  <c:v>0.2391214285714286</c:v>
                </c:pt>
                <c:pt idx="27">
                  <c:v>0.23957142857142857</c:v>
                </c:pt>
                <c:pt idx="28">
                  <c:v>0.23925000000000005</c:v>
                </c:pt>
                <c:pt idx="29">
                  <c:v>0.2391214285714286</c:v>
                </c:pt>
                <c:pt idx="30">
                  <c:v>0.23892857142857143</c:v>
                </c:pt>
                <c:pt idx="31">
                  <c:v>0.23873571428571427</c:v>
                </c:pt>
                <c:pt idx="32">
                  <c:v>0.24555000000000005</c:v>
                </c:pt>
                <c:pt idx="33">
                  <c:v>0.24439285714285713</c:v>
                </c:pt>
                <c:pt idx="34">
                  <c:v>0.24246428571428574</c:v>
                </c:pt>
                <c:pt idx="35">
                  <c:v>0.24105000000000004</c:v>
                </c:pt>
                <c:pt idx="36">
                  <c:v>0.24709285714285714</c:v>
                </c:pt>
                <c:pt idx="37">
                  <c:v>0.24522857142857143</c:v>
                </c:pt>
                <c:pt idx="38">
                  <c:v>0.24336428571428573</c:v>
                </c:pt>
                <c:pt idx="39">
                  <c:v>0.24182142857142858</c:v>
                </c:pt>
                <c:pt idx="40">
                  <c:v>0.2411142857142857</c:v>
                </c:pt>
                <c:pt idx="41">
                  <c:v>0.24066428571428575</c:v>
                </c:pt>
                <c:pt idx="42">
                  <c:v>0.24040714285714287</c:v>
                </c:pt>
                <c:pt idx="43">
                  <c:v>0.24008571428571429</c:v>
                </c:pt>
                <c:pt idx="44">
                  <c:v>0.24259285714285714</c:v>
                </c:pt>
                <c:pt idx="45">
                  <c:v>0.24105000000000004</c:v>
                </c:pt>
                <c:pt idx="46">
                  <c:v>0.24323571428571428</c:v>
                </c:pt>
                <c:pt idx="47">
                  <c:v>0.29689285714285718</c:v>
                </c:pt>
                <c:pt idx="48">
                  <c:v>0.28114285714285708</c:v>
                </c:pt>
                <c:pt idx="49">
                  <c:v>0.27889285714285716</c:v>
                </c:pt>
                <c:pt idx="50">
                  <c:v>0.27760714285714283</c:v>
                </c:pt>
                <c:pt idx="51">
                  <c:v>0.27672857142857149</c:v>
                </c:pt>
                <c:pt idx="52">
                  <c:v>0.2758714285714286</c:v>
                </c:pt>
                <c:pt idx="53">
                  <c:v>0.27512142857142857</c:v>
                </c:pt>
                <c:pt idx="54">
                  <c:v>0.27422142857142856</c:v>
                </c:pt>
                <c:pt idx="55">
                  <c:v>0.27372857142857143</c:v>
                </c:pt>
                <c:pt idx="56">
                  <c:v>0.2732357142857143</c:v>
                </c:pt>
                <c:pt idx="57">
                  <c:v>0.27259285714285714</c:v>
                </c:pt>
                <c:pt idx="58">
                  <c:v>0.27201428571428571</c:v>
                </c:pt>
                <c:pt idx="59">
                  <c:v>0.27162857142857139</c:v>
                </c:pt>
                <c:pt idx="60">
                  <c:v>0.27109285714285719</c:v>
                </c:pt>
                <c:pt idx="61">
                  <c:v>0.27070714285714287</c:v>
                </c:pt>
                <c:pt idx="62">
                  <c:v>0.27025714285714292</c:v>
                </c:pt>
                <c:pt idx="63">
                  <c:v>0.26912142857142857</c:v>
                </c:pt>
                <c:pt idx="64">
                  <c:v>0.26774999999999999</c:v>
                </c:pt>
                <c:pt idx="65">
                  <c:v>0.2742</c:v>
                </c:pt>
                <c:pt idx="66">
                  <c:v>0.33075000000000004</c:v>
                </c:pt>
                <c:pt idx="67">
                  <c:v>0.30797142857142856</c:v>
                </c:pt>
                <c:pt idx="68">
                  <c:v>0.30280714285714289</c:v>
                </c:pt>
                <c:pt idx="69">
                  <c:v>0.29779285714285714</c:v>
                </c:pt>
                <c:pt idx="70">
                  <c:v>0.31677857142857146</c:v>
                </c:pt>
                <c:pt idx="71">
                  <c:v>0.33180000000000004</c:v>
                </c:pt>
                <c:pt idx="72">
                  <c:v>0.34650000000000009</c:v>
                </c:pt>
                <c:pt idx="73">
                  <c:v>0.33709285714285725</c:v>
                </c:pt>
                <c:pt idx="74">
                  <c:v>0.31566428571428573</c:v>
                </c:pt>
                <c:pt idx="75">
                  <c:v>0.31060714285714286</c:v>
                </c:pt>
                <c:pt idx="76">
                  <c:v>0.30675000000000002</c:v>
                </c:pt>
                <c:pt idx="77">
                  <c:v>0.31960714285714287</c:v>
                </c:pt>
                <c:pt idx="78">
                  <c:v>0.31086428571428576</c:v>
                </c:pt>
                <c:pt idx="79">
                  <c:v>0.3010714285714286</c:v>
                </c:pt>
                <c:pt idx="80">
                  <c:v>0.29357142857142865</c:v>
                </c:pt>
                <c:pt idx="81">
                  <c:v>0.28733571428571431</c:v>
                </c:pt>
                <c:pt idx="82">
                  <c:v>0.28127142857142862</c:v>
                </c:pt>
                <c:pt idx="83">
                  <c:v>0.27861428571428576</c:v>
                </c:pt>
                <c:pt idx="84">
                  <c:v>0.27184285714285711</c:v>
                </c:pt>
                <c:pt idx="85">
                  <c:v>0.26402142857142857</c:v>
                </c:pt>
                <c:pt idx="86">
                  <c:v>0.25542857142857139</c:v>
                </c:pt>
                <c:pt idx="87">
                  <c:v>0.24769285714285719</c:v>
                </c:pt>
                <c:pt idx="88">
                  <c:v>0.24102857142857145</c:v>
                </c:pt>
                <c:pt idx="89">
                  <c:v>0.23496428571428571</c:v>
                </c:pt>
                <c:pt idx="90">
                  <c:v>0.2291357142857143</c:v>
                </c:pt>
                <c:pt idx="91">
                  <c:v>0.22452857142857141</c:v>
                </c:pt>
                <c:pt idx="92">
                  <c:v>0.22082142857142859</c:v>
                </c:pt>
                <c:pt idx="93">
                  <c:v>0.21803571428571428</c:v>
                </c:pt>
                <c:pt idx="94">
                  <c:v>0.21561428571428573</c:v>
                </c:pt>
                <c:pt idx="95">
                  <c:v>0.23421428571428571</c:v>
                </c:pt>
                <c:pt idx="96">
                  <c:v>0.23074285714285714</c:v>
                </c:pt>
                <c:pt idx="97">
                  <c:v>0.22602857142857141</c:v>
                </c:pt>
                <c:pt idx="98">
                  <c:v>0.2206714285714286</c:v>
                </c:pt>
                <c:pt idx="99">
                  <c:v>0.2175</c:v>
                </c:pt>
                <c:pt idx="100">
                  <c:v>0.24876428571428574</c:v>
                </c:pt>
                <c:pt idx="101">
                  <c:v>0.27557142857142858</c:v>
                </c:pt>
                <c:pt idx="102">
                  <c:v>0.25785000000000002</c:v>
                </c:pt>
                <c:pt idx="103">
                  <c:v>0.24760714285714283</c:v>
                </c:pt>
                <c:pt idx="104">
                  <c:v>0.24079285714285714</c:v>
                </c:pt>
                <c:pt idx="105">
                  <c:v>0.23457857142857147</c:v>
                </c:pt>
                <c:pt idx="106">
                  <c:v>0.22840714285714286</c:v>
                </c:pt>
                <c:pt idx="107">
                  <c:v>0.22390714285714289</c:v>
                </c:pt>
                <c:pt idx="108">
                  <c:v>0.22435714285714287</c:v>
                </c:pt>
                <c:pt idx="109">
                  <c:v>0.33990000000000004</c:v>
                </c:pt>
                <c:pt idx="110">
                  <c:v>0.34515000000000007</c:v>
                </c:pt>
                <c:pt idx="111">
                  <c:v>0.34620000000000006</c:v>
                </c:pt>
                <c:pt idx="112">
                  <c:v>0.33964285714285714</c:v>
                </c:pt>
                <c:pt idx="113">
                  <c:v>0.31864285714285717</c:v>
                </c:pt>
                <c:pt idx="114">
                  <c:v>0.34680000000000005</c:v>
                </c:pt>
                <c:pt idx="115">
                  <c:v>0.34439999999999998</c:v>
                </c:pt>
                <c:pt idx="116">
                  <c:v>0.3230142857142857</c:v>
                </c:pt>
                <c:pt idx="117">
                  <c:v>0.30572142857142853</c:v>
                </c:pt>
                <c:pt idx="118">
                  <c:v>0.29528571428571432</c:v>
                </c:pt>
                <c:pt idx="119">
                  <c:v>0.2916428571428572</c:v>
                </c:pt>
                <c:pt idx="120">
                  <c:v>0.34035000000000004</c:v>
                </c:pt>
                <c:pt idx="121">
                  <c:v>0.32487857142857141</c:v>
                </c:pt>
                <c:pt idx="122">
                  <c:v>0.3075</c:v>
                </c:pt>
                <c:pt idx="123">
                  <c:v>0.29841428571428569</c:v>
                </c:pt>
                <c:pt idx="124">
                  <c:v>0.29005714285714285</c:v>
                </c:pt>
                <c:pt idx="125">
                  <c:v>0.28152857142857146</c:v>
                </c:pt>
                <c:pt idx="126">
                  <c:v>0.27308571428571432</c:v>
                </c:pt>
                <c:pt idx="127">
                  <c:v>0.27079285714285711</c:v>
                </c:pt>
                <c:pt idx="128">
                  <c:v>0.26264999999999999</c:v>
                </c:pt>
                <c:pt idx="129">
                  <c:v>0.30165000000000003</c:v>
                </c:pt>
                <c:pt idx="130">
                  <c:v>0.28905000000000003</c:v>
                </c:pt>
                <c:pt idx="131">
                  <c:v>0.3054</c:v>
                </c:pt>
                <c:pt idx="132">
                  <c:v>0.33589285714285716</c:v>
                </c:pt>
                <c:pt idx="133">
                  <c:v>0.34680000000000005</c:v>
                </c:pt>
                <c:pt idx="134">
                  <c:v>0.33214285714285718</c:v>
                </c:pt>
                <c:pt idx="135">
                  <c:v>0.31958571428571425</c:v>
                </c:pt>
                <c:pt idx="136">
                  <c:v>0.31022142857142859</c:v>
                </c:pt>
                <c:pt idx="137">
                  <c:v>0.30454285714285717</c:v>
                </c:pt>
                <c:pt idx="138">
                  <c:v>0.34077857142857149</c:v>
                </c:pt>
                <c:pt idx="139">
                  <c:v>0.32337857142857146</c:v>
                </c:pt>
                <c:pt idx="140">
                  <c:v>0.3105857142857143</c:v>
                </c:pt>
                <c:pt idx="141">
                  <c:v>0.30471428571428572</c:v>
                </c:pt>
                <c:pt idx="142">
                  <c:v>0.29901428571428573</c:v>
                </c:pt>
                <c:pt idx="143">
                  <c:v>0.30017142857142859</c:v>
                </c:pt>
                <c:pt idx="144">
                  <c:v>0.28744285714285717</c:v>
                </c:pt>
                <c:pt idx="145">
                  <c:v>0.28107857142857146</c:v>
                </c:pt>
                <c:pt idx="146">
                  <c:v>0.31675714285714285</c:v>
                </c:pt>
                <c:pt idx="147">
                  <c:v>0.34680000000000005</c:v>
                </c:pt>
                <c:pt idx="148">
                  <c:v>0.33117857142857143</c:v>
                </c:pt>
                <c:pt idx="149">
                  <c:v>0.34680000000000005</c:v>
                </c:pt>
                <c:pt idx="150">
                  <c:v>0.34635000000000005</c:v>
                </c:pt>
                <c:pt idx="151">
                  <c:v>0.32940000000000003</c:v>
                </c:pt>
                <c:pt idx="152">
                  <c:v>0.31176428571428572</c:v>
                </c:pt>
                <c:pt idx="153">
                  <c:v>0.30235714285714288</c:v>
                </c:pt>
                <c:pt idx="154">
                  <c:v>0.29378571428571426</c:v>
                </c:pt>
                <c:pt idx="155">
                  <c:v>0.28577142857142862</c:v>
                </c:pt>
                <c:pt idx="156">
                  <c:v>0.31830000000000003</c:v>
                </c:pt>
                <c:pt idx="157">
                  <c:v>0.34680000000000005</c:v>
                </c:pt>
                <c:pt idx="158">
                  <c:v>0.34296428571428567</c:v>
                </c:pt>
                <c:pt idx="159">
                  <c:v>0.34680000000000005</c:v>
                </c:pt>
                <c:pt idx="160">
                  <c:v>0.34680000000000005</c:v>
                </c:pt>
                <c:pt idx="161">
                  <c:v>0.34026428571428569</c:v>
                </c:pt>
                <c:pt idx="162">
                  <c:v>0.32502857142857144</c:v>
                </c:pt>
                <c:pt idx="163">
                  <c:v>0.30794999999999995</c:v>
                </c:pt>
                <c:pt idx="164">
                  <c:v>0.29882142857142863</c:v>
                </c:pt>
                <c:pt idx="165">
                  <c:v>0.30567857142857147</c:v>
                </c:pt>
                <c:pt idx="166">
                  <c:v>0.34680000000000005</c:v>
                </c:pt>
                <c:pt idx="167">
                  <c:v>0.34680000000000005</c:v>
                </c:pt>
                <c:pt idx="168">
                  <c:v>0.33679285714285712</c:v>
                </c:pt>
                <c:pt idx="169">
                  <c:v>0.34557857142857146</c:v>
                </c:pt>
                <c:pt idx="170">
                  <c:v>0.32828571428571429</c:v>
                </c:pt>
                <c:pt idx="171">
                  <c:v>0.31521428571428572</c:v>
                </c:pt>
                <c:pt idx="172">
                  <c:v>0.32065714285714286</c:v>
                </c:pt>
                <c:pt idx="173">
                  <c:v>0.34680000000000005</c:v>
                </c:pt>
                <c:pt idx="174">
                  <c:v>0.33139285714285716</c:v>
                </c:pt>
                <c:pt idx="175">
                  <c:v>0.34680000000000005</c:v>
                </c:pt>
                <c:pt idx="176">
                  <c:v>0.32331428571428572</c:v>
                </c:pt>
                <c:pt idx="177">
                  <c:v>0.30983571428571433</c:v>
                </c:pt>
                <c:pt idx="178">
                  <c:v>0.30004285714285717</c:v>
                </c:pt>
                <c:pt idx="179">
                  <c:v>0.29320714285714289</c:v>
                </c:pt>
                <c:pt idx="180">
                  <c:v>0.28517142857142863</c:v>
                </c:pt>
                <c:pt idx="181">
                  <c:v>0.27775714285714281</c:v>
                </c:pt>
                <c:pt idx="182">
                  <c:v>0.27149999999999996</c:v>
                </c:pt>
                <c:pt idx="183">
                  <c:v>0.26524285714285717</c:v>
                </c:pt>
                <c:pt idx="184">
                  <c:v>0.25862142857142861</c:v>
                </c:pt>
                <c:pt idx="185">
                  <c:v>0.25240714285714283</c:v>
                </c:pt>
                <c:pt idx="186">
                  <c:v>0.24591428571428575</c:v>
                </c:pt>
                <c:pt idx="187">
                  <c:v>0.23959285714285711</c:v>
                </c:pt>
                <c:pt idx="188">
                  <c:v>0.28780714285714287</c:v>
                </c:pt>
                <c:pt idx="189">
                  <c:v>0.32985000000000003</c:v>
                </c:pt>
                <c:pt idx="190">
                  <c:v>0.31812857142857143</c:v>
                </c:pt>
                <c:pt idx="191">
                  <c:v>0.30957857142857143</c:v>
                </c:pt>
                <c:pt idx="192">
                  <c:v>0.29607857142857141</c:v>
                </c:pt>
                <c:pt idx="193">
                  <c:v>0.34510714285714289</c:v>
                </c:pt>
                <c:pt idx="194">
                  <c:v>0.33754285714285714</c:v>
                </c:pt>
                <c:pt idx="195">
                  <c:v>0.32172857142857142</c:v>
                </c:pt>
                <c:pt idx="196">
                  <c:v>0.31431428571428571</c:v>
                </c:pt>
                <c:pt idx="197">
                  <c:v>0.34365000000000001</c:v>
                </c:pt>
                <c:pt idx="198">
                  <c:v>0.33503571428571433</c:v>
                </c:pt>
                <c:pt idx="199">
                  <c:v>0.32082857142857141</c:v>
                </c:pt>
                <c:pt idx="200">
                  <c:v>0.30767142857142854</c:v>
                </c:pt>
                <c:pt idx="201">
                  <c:v>0.33010714285714282</c:v>
                </c:pt>
                <c:pt idx="202">
                  <c:v>0.31673571428571429</c:v>
                </c:pt>
                <c:pt idx="203">
                  <c:v>0.33430714285714291</c:v>
                </c:pt>
                <c:pt idx="204">
                  <c:v>0.34680000000000005</c:v>
                </c:pt>
                <c:pt idx="205">
                  <c:v>0.33604285714285714</c:v>
                </c:pt>
                <c:pt idx="206">
                  <c:v>0.3165</c:v>
                </c:pt>
                <c:pt idx="207">
                  <c:v>0.30711428571428573</c:v>
                </c:pt>
                <c:pt idx="208">
                  <c:v>0.30250714285714292</c:v>
                </c:pt>
                <c:pt idx="209">
                  <c:v>0.34680000000000005</c:v>
                </c:pt>
                <c:pt idx="210">
                  <c:v>0.32584285714285721</c:v>
                </c:pt>
                <c:pt idx="211">
                  <c:v>0.34680000000000005</c:v>
                </c:pt>
                <c:pt idx="212">
                  <c:v>0.34680000000000005</c:v>
                </c:pt>
                <c:pt idx="213">
                  <c:v>0.34049999999999997</c:v>
                </c:pt>
                <c:pt idx="214">
                  <c:v>0.34680000000000005</c:v>
                </c:pt>
                <c:pt idx="215">
                  <c:v>0.34341428571428573</c:v>
                </c:pt>
                <c:pt idx="216">
                  <c:v>0.34680000000000005</c:v>
                </c:pt>
                <c:pt idx="217">
                  <c:v>0.34680000000000005</c:v>
                </c:pt>
                <c:pt idx="218">
                  <c:v>0.34191428571428578</c:v>
                </c:pt>
                <c:pt idx="219">
                  <c:v>0.33081428571428573</c:v>
                </c:pt>
                <c:pt idx="220">
                  <c:v>0.31943571428571427</c:v>
                </c:pt>
                <c:pt idx="221">
                  <c:v>0.30876428571428571</c:v>
                </c:pt>
                <c:pt idx="222">
                  <c:v>0.30175714285714289</c:v>
                </c:pt>
                <c:pt idx="223">
                  <c:v>0.2956928571428572</c:v>
                </c:pt>
                <c:pt idx="224">
                  <c:v>0.34680000000000005</c:v>
                </c:pt>
                <c:pt idx="225">
                  <c:v>0.32950714285714289</c:v>
                </c:pt>
                <c:pt idx="226">
                  <c:v>0.33897857142857146</c:v>
                </c:pt>
                <c:pt idx="227">
                  <c:v>0.34313571428571432</c:v>
                </c:pt>
                <c:pt idx="228">
                  <c:v>0.32757857142857144</c:v>
                </c:pt>
                <c:pt idx="229">
                  <c:v>0.31257857142857143</c:v>
                </c:pt>
                <c:pt idx="230">
                  <c:v>0.30574285714285715</c:v>
                </c:pt>
                <c:pt idx="231">
                  <c:v>0.34589999999999999</c:v>
                </c:pt>
                <c:pt idx="232">
                  <c:v>0.32472857142857142</c:v>
                </c:pt>
                <c:pt idx="233">
                  <c:v>0.32524285714285711</c:v>
                </c:pt>
                <c:pt idx="234">
                  <c:v>0.33257142857142863</c:v>
                </c:pt>
                <c:pt idx="235">
                  <c:v>0.33102857142857145</c:v>
                </c:pt>
                <c:pt idx="236">
                  <c:v>0.33372857142857143</c:v>
                </c:pt>
                <c:pt idx="237">
                  <c:v>0.33750000000000008</c:v>
                </c:pt>
                <c:pt idx="238">
                  <c:v>0.33424285714285717</c:v>
                </c:pt>
                <c:pt idx="239">
                  <c:v>0.34369285714285719</c:v>
                </c:pt>
                <c:pt idx="240">
                  <c:v>0.34680000000000005</c:v>
                </c:pt>
                <c:pt idx="241">
                  <c:v>0.34137857142857142</c:v>
                </c:pt>
                <c:pt idx="242">
                  <c:v>0.33930000000000005</c:v>
                </c:pt>
                <c:pt idx="243">
                  <c:v>0.32826428571428573</c:v>
                </c:pt>
                <c:pt idx="244">
                  <c:v>0.32303571428571431</c:v>
                </c:pt>
                <c:pt idx="245">
                  <c:v>0.31999285714285713</c:v>
                </c:pt>
                <c:pt idx="246">
                  <c:v>0.31832142857142859</c:v>
                </c:pt>
                <c:pt idx="247">
                  <c:v>0.3134142857142857</c:v>
                </c:pt>
                <c:pt idx="248">
                  <c:v>0.30893571428571431</c:v>
                </c:pt>
                <c:pt idx="249">
                  <c:v>0.30394285714285713</c:v>
                </c:pt>
                <c:pt idx="250">
                  <c:v>0.29879999999999995</c:v>
                </c:pt>
                <c:pt idx="251">
                  <c:v>0.29438571428571431</c:v>
                </c:pt>
                <c:pt idx="252">
                  <c:v>0.28969285714285714</c:v>
                </c:pt>
                <c:pt idx="253">
                  <c:v>0.2853857142857143</c:v>
                </c:pt>
                <c:pt idx="254">
                  <c:v>0.28144285714285716</c:v>
                </c:pt>
                <c:pt idx="255">
                  <c:v>0.27831428571428574</c:v>
                </c:pt>
                <c:pt idx="256">
                  <c:v>0.27629999999999999</c:v>
                </c:pt>
                <c:pt idx="257">
                  <c:v>0.27552857142857146</c:v>
                </c:pt>
                <c:pt idx="258">
                  <c:v>0.27212142857142863</c:v>
                </c:pt>
                <c:pt idx="259">
                  <c:v>0.26858571428571432</c:v>
                </c:pt>
                <c:pt idx="260">
                  <c:v>0.2646</c:v>
                </c:pt>
                <c:pt idx="261">
                  <c:v>0.26072142857142855</c:v>
                </c:pt>
                <c:pt idx="262">
                  <c:v>0.25840714285714284</c:v>
                </c:pt>
                <c:pt idx="263">
                  <c:v>0.25729285714285716</c:v>
                </c:pt>
                <c:pt idx="264">
                  <c:v>0.25450714285714288</c:v>
                </c:pt>
                <c:pt idx="265">
                  <c:v>0.25352142857142856</c:v>
                </c:pt>
                <c:pt idx="266">
                  <c:v>0.25030714285714284</c:v>
                </c:pt>
                <c:pt idx="267">
                  <c:v>0.24709285714285714</c:v>
                </c:pt>
                <c:pt idx="268">
                  <c:v>0.24400714285714284</c:v>
                </c:pt>
                <c:pt idx="269">
                  <c:v>0.24049285714285712</c:v>
                </c:pt>
                <c:pt idx="270">
                  <c:v>0.23738571428571428</c:v>
                </c:pt>
                <c:pt idx="271">
                  <c:v>0.23449285714285714</c:v>
                </c:pt>
                <c:pt idx="272">
                  <c:v>0.23179285714285713</c:v>
                </c:pt>
                <c:pt idx="273">
                  <c:v>0.23052857142857142</c:v>
                </c:pt>
                <c:pt idx="274">
                  <c:v>0.22896428571428573</c:v>
                </c:pt>
                <c:pt idx="275">
                  <c:v>0.22626428571428572</c:v>
                </c:pt>
                <c:pt idx="276">
                  <c:v>0.22497857142857142</c:v>
                </c:pt>
                <c:pt idx="277">
                  <c:v>0.22793571428571427</c:v>
                </c:pt>
                <c:pt idx="278">
                  <c:v>0.22407857142857143</c:v>
                </c:pt>
                <c:pt idx="279">
                  <c:v>0.22262142857142858</c:v>
                </c:pt>
                <c:pt idx="280">
                  <c:v>0.22184999999999999</c:v>
                </c:pt>
                <c:pt idx="281">
                  <c:v>0.22022142857142857</c:v>
                </c:pt>
                <c:pt idx="282">
                  <c:v>0.21923571428571428</c:v>
                </c:pt>
                <c:pt idx="283">
                  <c:v>0.21765000000000001</c:v>
                </c:pt>
                <c:pt idx="284">
                  <c:v>0.21651428571428571</c:v>
                </c:pt>
                <c:pt idx="285">
                  <c:v>0.21548571428571431</c:v>
                </c:pt>
                <c:pt idx="286">
                  <c:v>0.21447857142857144</c:v>
                </c:pt>
                <c:pt idx="287">
                  <c:v>0.21396428571428572</c:v>
                </c:pt>
                <c:pt idx="288">
                  <c:v>0.21310714285714286</c:v>
                </c:pt>
                <c:pt idx="289">
                  <c:v>0.21274285714285715</c:v>
                </c:pt>
                <c:pt idx="290">
                  <c:v>0.21195000000000003</c:v>
                </c:pt>
                <c:pt idx="291">
                  <c:v>0.21180000000000002</c:v>
                </c:pt>
                <c:pt idx="292">
                  <c:v>0.27231428571428568</c:v>
                </c:pt>
                <c:pt idx="293">
                  <c:v>0.26464285714285718</c:v>
                </c:pt>
                <c:pt idx="294">
                  <c:v>0.25956428571428569</c:v>
                </c:pt>
                <c:pt idx="295">
                  <c:v>0.25283571428571427</c:v>
                </c:pt>
                <c:pt idx="296">
                  <c:v>0.24927857142857143</c:v>
                </c:pt>
                <c:pt idx="297">
                  <c:v>0.24606428571428574</c:v>
                </c:pt>
                <c:pt idx="298">
                  <c:v>0.31317857142857142</c:v>
                </c:pt>
                <c:pt idx="299">
                  <c:v>0.31757142857142856</c:v>
                </c:pt>
                <c:pt idx="300">
                  <c:v>0.31159285714285712</c:v>
                </c:pt>
                <c:pt idx="301">
                  <c:v>0.30788571428571432</c:v>
                </c:pt>
                <c:pt idx="302">
                  <c:v>0.29753571428571435</c:v>
                </c:pt>
                <c:pt idx="303">
                  <c:v>0.29412857142857146</c:v>
                </c:pt>
                <c:pt idx="304">
                  <c:v>0.28857857142857141</c:v>
                </c:pt>
                <c:pt idx="305">
                  <c:v>0.28478571428571431</c:v>
                </c:pt>
                <c:pt idx="306">
                  <c:v>0.28922142857142863</c:v>
                </c:pt>
                <c:pt idx="307">
                  <c:v>0.29706428571428573</c:v>
                </c:pt>
                <c:pt idx="308">
                  <c:v>0.29316428571428577</c:v>
                </c:pt>
                <c:pt idx="309">
                  <c:v>0.28733571428571431</c:v>
                </c:pt>
                <c:pt idx="310">
                  <c:v>0.28082142857142856</c:v>
                </c:pt>
                <c:pt idx="311">
                  <c:v>0.27788571428571429</c:v>
                </c:pt>
                <c:pt idx="312">
                  <c:v>0.2742</c:v>
                </c:pt>
                <c:pt idx="313">
                  <c:v>0.27070714285714287</c:v>
                </c:pt>
                <c:pt idx="314">
                  <c:v>0.26753571428571427</c:v>
                </c:pt>
                <c:pt idx="315">
                  <c:v>0.26393571428571427</c:v>
                </c:pt>
                <c:pt idx="316">
                  <c:v>0.2965928571428571</c:v>
                </c:pt>
                <c:pt idx="317">
                  <c:v>0.32093571428571427</c:v>
                </c:pt>
                <c:pt idx="318">
                  <c:v>0.32980714285714291</c:v>
                </c:pt>
                <c:pt idx="319">
                  <c:v>0.34680000000000005</c:v>
                </c:pt>
                <c:pt idx="320">
                  <c:v>0.33559285714285714</c:v>
                </c:pt>
                <c:pt idx="321">
                  <c:v>0.33325714285714292</c:v>
                </c:pt>
                <c:pt idx="322">
                  <c:v>0.32464285714285712</c:v>
                </c:pt>
                <c:pt idx="323">
                  <c:v>0.31506428571428574</c:v>
                </c:pt>
                <c:pt idx="324">
                  <c:v>0.30559285714285717</c:v>
                </c:pt>
                <c:pt idx="325">
                  <c:v>0.30109285714285722</c:v>
                </c:pt>
                <c:pt idx="326">
                  <c:v>0.29723571428571427</c:v>
                </c:pt>
                <c:pt idx="327">
                  <c:v>0.29329285714285713</c:v>
                </c:pt>
                <c:pt idx="328">
                  <c:v>0.29273571428571427</c:v>
                </c:pt>
                <c:pt idx="329">
                  <c:v>0.29190000000000005</c:v>
                </c:pt>
                <c:pt idx="330">
                  <c:v>0.29142857142857143</c:v>
                </c:pt>
                <c:pt idx="331">
                  <c:v>0.29093571428571435</c:v>
                </c:pt>
                <c:pt idx="332">
                  <c:v>0.29046428571428573</c:v>
                </c:pt>
                <c:pt idx="333">
                  <c:v>0.28975714285714288</c:v>
                </c:pt>
                <c:pt idx="334">
                  <c:v>0.29892857142857143</c:v>
                </c:pt>
                <c:pt idx="335">
                  <c:v>0.29586428571428575</c:v>
                </c:pt>
                <c:pt idx="336">
                  <c:v>0.29299285714285717</c:v>
                </c:pt>
                <c:pt idx="337">
                  <c:v>0.29046428571428567</c:v>
                </c:pt>
                <c:pt idx="338">
                  <c:v>0.28920000000000001</c:v>
                </c:pt>
                <c:pt idx="339">
                  <c:v>0.28853571428571434</c:v>
                </c:pt>
                <c:pt idx="340">
                  <c:v>0.28793571428571424</c:v>
                </c:pt>
                <c:pt idx="341">
                  <c:v>0.28733571428571431</c:v>
                </c:pt>
                <c:pt idx="342">
                  <c:v>0.28699285714285716</c:v>
                </c:pt>
                <c:pt idx="343">
                  <c:v>0.28637142857142855</c:v>
                </c:pt>
                <c:pt idx="344">
                  <c:v>0.28602857142857147</c:v>
                </c:pt>
                <c:pt idx="345">
                  <c:v>0.28555714285714284</c:v>
                </c:pt>
                <c:pt idx="346">
                  <c:v>0.28521428571428575</c:v>
                </c:pt>
                <c:pt idx="347">
                  <c:v>0.28487142857142861</c:v>
                </c:pt>
                <c:pt idx="348">
                  <c:v>0.28444285714285716</c:v>
                </c:pt>
                <c:pt idx="349">
                  <c:v>0.2839714285714286</c:v>
                </c:pt>
                <c:pt idx="350">
                  <c:v>0.30272142857142859</c:v>
                </c:pt>
                <c:pt idx="351">
                  <c:v>0.30180000000000007</c:v>
                </c:pt>
                <c:pt idx="352">
                  <c:v>0.30698571428571431</c:v>
                </c:pt>
                <c:pt idx="353">
                  <c:v>0.31521428571428572</c:v>
                </c:pt>
                <c:pt idx="354">
                  <c:v>0.31270714285714285</c:v>
                </c:pt>
                <c:pt idx="355">
                  <c:v>0.31060714285714286</c:v>
                </c:pt>
                <c:pt idx="356">
                  <c:v>0.33960000000000001</c:v>
                </c:pt>
                <c:pt idx="357">
                  <c:v>0.34125000000000005</c:v>
                </c:pt>
                <c:pt idx="358">
                  <c:v>0.33576428571428574</c:v>
                </c:pt>
                <c:pt idx="359">
                  <c:v>0.31720714285714285</c:v>
                </c:pt>
                <c:pt idx="360">
                  <c:v>0.33805714285714289</c:v>
                </c:pt>
                <c:pt idx="361">
                  <c:v>0.33139285714285716</c:v>
                </c:pt>
                <c:pt idx="362">
                  <c:v>0.32464285714285712</c:v>
                </c:pt>
                <c:pt idx="363">
                  <c:v>0.31900714285714282</c:v>
                </c:pt>
                <c:pt idx="364">
                  <c:v>0.31397142857142857</c:v>
                </c:pt>
                <c:pt idx="365">
                  <c:v>0.31043571428571426</c:v>
                </c:pt>
                <c:pt idx="366">
                  <c:v>0.30825000000000002</c:v>
                </c:pt>
                <c:pt idx="367">
                  <c:v>0.30666428571428567</c:v>
                </c:pt>
                <c:pt idx="368">
                  <c:v>0.30542142857142851</c:v>
                </c:pt>
                <c:pt idx="369">
                  <c:v>0.30404999999999999</c:v>
                </c:pt>
                <c:pt idx="370">
                  <c:v>0.30293571428571425</c:v>
                </c:pt>
                <c:pt idx="371">
                  <c:v>0.30190714285714287</c:v>
                </c:pt>
                <c:pt idx="372">
                  <c:v>0.30100714285714286</c:v>
                </c:pt>
                <c:pt idx="373">
                  <c:v>0.30814285714285711</c:v>
                </c:pt>
                <c:pt idx="374">
                  <c:v>0.33735000000000004</c:v>
                </c:pt>
                <c:pt idx="375">
                  <c:v>0.33499285714285715</c:v>
                </c:pt>
                <c:pt idx="376">
                  <c:v>0.31660714285714286</c:v>
                </c:pt>
                <c:pt idx="377">
                  <c:v>0.31373571428571428</c:v>
                </c:pt>
                <c:pt idx="378">
                  <c:v>0.31133571428571427</c:v>
                </c:pt>
                <c:pt idx="379">
                  <c:v>0.30940714285714288</c:v>
                </c:pt>
                <c:pt idx="380">
                  <c:v>0.30782142857142858</c:v>
                </c:pt>
              </c:numCache>
            </c:numRef>
          </c:yVal>
          <c:smooth val="0"/>
          <c:extLst>
            <c:ext xmlns:c16="http://schemas.microsoft.com/office/drawing/2014/chart" uri="{C3380CC4-5D6E-409C-BE32-E72D297353CC}">
              <c16:uniqueId val="{00000000-AF97-4D97-AA25-F2CDF5494589}"/>
            </c:ext>
          </c:extLst>
        </c:ser>
        <c:ser>
          <c:idx val="1"/>
          <c:order val="1"/>
          <c:tx>
            <c:v>Obs (cm3 cm-3)</c:v>
          </c:tx>
          <c:spPr>
            <a:ln w="25400" cap="rnd">
              <a:noFill/>
              <a:round/>
            </a:ln>
            <a:effectLst/>
          </c:spPr>
          <c:marker>
            <c:symbol val="circle"/>
            <c:size val="5"/>
            <c:spPr>
              <a:noFill/>
              <a:ln w="0">
                <a:solidFill>
                  <a:schemeClr val="tx1"/>
                </a:solidFill>
              </a:ln>
              <a:effectLst/>
            </c:spPr>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Soil!$AC$3:$AC$383</c:f>
              <c:numCache>
                <c:formatCode>ge\r\a\l</c:formatCode>
                <c:ptCount val="381"/>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0.24476630513698164</c:v>
                </c:pt>
                <c:pt idx="21">
                  <c:v>-99</c:v>
                </c:pt>
                <c:pt idx="22">
                  <c:v>-99</c:v>
                </c:pt>
                <c:pt idx="23">
                  <c:v>0.24248680277072887</c:v>
                </c:pt>
                <c:pt idx="24">
                  <c:v>-99</c:v>
                </c:pt>
                <c:pt idx="25">
                  <c:v>-99</c:v>
                </c:pt>
                <c:pt idx="26">
                  <c:v>0.23844286798950867</c:v>
                </c:pt>
                <c:pt idx="27">
                  <c:v>-99</c:v>
                </c:pt>
                <c:pt idx="28">
                  <c:v>-99</c:v>
                </c:pt>
                <c:pt idx="29">
                  <c:v>-99</c:v>
                </c:pt>
                <c:pt idx="30">
                  <c:v>0.23599327645371929</c:v>
                </c:pt>
                <c:pt idx="31">
                  <c:v>-99</c:v>
                </c:pt>
                <c:pt idx="32">
                  <c:v>-99</c:v>
                </c:pt>
                <c:pt idx="33">
                  <c:v>0.24004260614267689</c:v>
                </c:pt>
                <c:pt idx="34">
                  <c:v>0.23183925209591699</c:v>
                </c:pt>
                <c:pt idx="35">
                  <c:v>-99</c:v>
                </c:pt>
                <c:pt idx="36">
                  <c:v>-99</c:v>
                </c:pt>
                <c:pt idx="37">
                  <c:v>0.23267879773637115</c:v>
                </c:pt>
                <c:pt idx="38">
                  <c:v>-99</c:v>
                </c:pt>
                <c:pt idx="39">
                  <c:v>-99</c:v>
                </c:pt>
                <c:pt idx="40">
                  <c:v>-99</c:v>
                </c:pt>
                <c:pt idx="41">
                  <c:v>-99</c:v>
                </c:pt>
                <c:pt idx="42">
                  <c:v>-99</c:v>
                </c:pt>
                <c:pt idx="43">
                  <c:v>-99</c:v>
                </c:pt>
                <c:pt idx="44">
                  <c:v>0.21560514275066253</c:v>
                </c:pt>
                <c:pt idx="45">
                  <c:v>-99</c:v>
                </c:pt>
                <c:pt idx="46">
                  <c:v>-99</c:v>
                </c:pt>
                <c:pt idx="47">
                  <c:v>0.27986393314865454</c:v>
                </c:pt>
                <c:pt idx="48">
                  <c:v>-99</c:v>
                </c:pt>
                <c:pt idx="49">
                  <c:v>0.32376335594857919</c:v>
                </c:pt>
                <c:pt idx="50">
                  <c:v>-99</c:v>
                </c:pt>
                <c:pt idx="51">
                  <c:v>-99</c:v>
                </c:pt>
                <c:pt idx="52">
                  <c:v>-99</c:v>
                </c:pt>
                <c:pt idx="53">
                  <c:v>-99</c:v>
                </c:pt>
                <c:pt idx="54">
                  <c:v>-99</c:v>
                </c:pt>
                <c:pt idx="55">
                  <c:v>0.26432315466151901</c:v>
                </c:pt>
                <c:pt idx="56">
                  <c:v>-99</c:v>
                </c:pt>
                <c:pt idx="57">
                  <c:v>-99</c:v>
                </c:pt>
                <c:pt idx="58">
                  <c:v>0.2434426558038536</c:v>
                </c:pt>
                <c:pt idx="59">
                  <c:v>-99</c:v>
                </c:pt>
                <c:pt idx="60">
                  <c:v>-99</c:v>
                </c:pt>
                <c:pt idx="61">
                  <c:v>0.22838812783862877</c:v>
                </c:pt>
                <c:pt idx="62">
                  <c:v>-99</c:v>
                </c:pt>
                <c:pt idx="63">
                  <c:v>-99</c:v>
                </c:pt>
                <c:pt idx="64">
                  <c:v>-99</c:v>
                </c:pt>
                <c:pt idx="65">
                  <c:v>0.22487960472745222</c:v>
                </c:pt>
                <c:pt idx="66">
                  <c:v>-99</c:v>
                </c:pt>
                <c:pt idx="67">
                  <c:v>-99</c:v>
                </c:pt>
                <c:pt idx="68">
                  <c:v>0.25436226009890667</c:v>
                </c:pt>
                <c:pt idx="69">
                  <c:v>-99</c:v>
                </c:pt>
                <c:pt idx="70">
                  <c:v>-99</c:v>
                </c:pt>
                <c:pt idx="71">
                  <c:v>-99</c:v>
                </c:pt>
                <c:pt idx="72">
                  <c:v>0.32221925183954908</c:v>
                </c:pt>
                <c:pt idx="73">
                  <c:v>-99</c:v>
                </c:pt>
                <c:pt idx="74">
                  <c:v>-99</c:v>
                </c:pt>
                <c:pt idx="75">
                  <c:v>-99</c:v>
                </c:pt>
                <c:pt idx="76">
                  <c:v>-99</c:v>
                </c:pt>
                <c:pt idx="77">
                  <c:v>-99</c:v>
                </c:pt>
                <c:pt idx="78">
                  <c:v>0.29195582575053936</c:v>
                </c:pt>
                <c:pt idx="79">
                  <c:v>-99</c:v>
                </c:pt>
                <c:pt idx="80">
                  <c:v>-99</c:v>
                </c:pt>
                <c:pt idx="81">
                  <c:v>-99</c:v>
                </c:pt>
                <c:pt idx="82">
                  <c:v>-99</c:v>
                </c:pt>
                <c:pt idx="83">
                  <c:v>0.27079842475500376</c:v>
                </c:pt>
                <c:pt idx="84">
                  <c:v>-99</c:v>
                </c:pt>
                <c:pt idx="85">
                  <c:v>-99</c:v>
                </c:pt>
                <c:pt idx="86">
                  <c:v>0.24903414949425418</c:v>
                </c:pt>
                <c:pt idx="87">
                  <c:v>-99</c:v>
                </c:pt>
                <c:pt idx="88">
                  <c:v>-99</c:v>
                </c:pt>
                <c:pt idx="89">
                  <c:v>-99</c:v>
                </c:pt>
                <c:pt idx="90">
                  <c:v>-99</c:v>
                </c:pt>
                <c:pt idx="91">
                  <c:v>0.23934657256481409</c:v>
                </c:pt>
                <c:pt idx="92">
                  <c:v>-99</c:v>
                </c:pt>
                <c:pt idx="93">
                  <c:v>0.23325944944735852</c:v>
                </c:pt>
                <c:pt idx="94">
                  <c:v>-99</c:v>
                </c:pt>
                <c:pt idx="95">
                  <c:v>-99</c:v>
                </c:pt>
                <c:pt idx="96">
                  <c:v>-99</c:v>
                </c:pt>
                <c:pt idx="97">
                  <c:v>0.24131681851372158</c:v>
                </c:pt>
                <c:pt idx="98">
                  <c:v>-99</c:v>
                </c:pt>
                <c:pt idx="99">
                  <c:v>-99</c:v>
                </c:pt>
                <c:pt idx="100">
                  <c:v>0.21678001619147147</c:v>
                </c:pt>
                <c:pt idx="101">
                  <c:v>-99</c:v>
                </c:pt>
                <c:pt idx="102">
                  <c:v>-99</c:v>
                </c:pt>
                <c:pt idx="103">
                  <c:v>-99</c:v>
                </c:pt>
                <c:pt idx="104">
                  <c:v>-99</c:v>
                </c:pt>
                <c:pt idx="105">
                  <c:v>-99</c:v>
                </c:pt>
                <c:pt idx="106">
                  <c:v>-99</c:v>
                </c:pt>
                <c:pt idx="107">
                  <c:v>0.22853796106711299</c:v>
                </c:pt>
                <c:pt idx="108">
                  <c:v>-99</c:v>
                </c:pt>
                <c:pt idx="109">
                  <c:v>-99</c:v>
                </c:pt>
                <c:pt idx="110">
                  <c:v>0.32988638130644665</c:v>
                </c:pt>
                <c:pt idx="111">
                  <c:v>-99</c:v>
                </c:pt>
                <c:pt idx="112">
                  <c:v>0.33087417823936749</c:v>
                </c:pt>
                <c:pt idx="113">
                  <c:v>-99</c:v>
                </c:pt>
                <c:pt idx="114">
                  <c:v>0.31099390917045855</c:v>
                </c:pt>
                <c:pt idx="115">
                  <c:v>-99</c:v>
                </c:pt>
                <c:pt idx="116">
                  <c:v>-99</c:v>
                </c:pt>
                <c:pt idx="117">
                  <c:v>-99</c:v>
                </c:pt>
                <c:pt idx="118">
                  <c:v>-99</c:v>
                </c:pt>
                <c:pt idx="119">
                  <c:v>-99</c:v>
                </c:pt>
                <c:pt idx="120">
                  <c:v>0.33022897621510983</c:v>
                </c:pt>
                <c:pt idx="121">
                  <c:v>0.32225434982692641</c:v>
                </c:pt>
                <c:pt idx="122">
                  <c:v>-99</c:v>
                </c:pt>
                <c:pt idx="123">
                  <c:v>-99</c:v>
                </c:pt>
                <c:pt idx="124">
                  <c:v>0.28331431732428841</c:v>
                </c:pt>
                <c:pt idx="125">
                  <c:v>-99</c:v>
                </c:pt>
                <c:pt idx="126">
                  <c:v>0.26620299729089808</c:v>
                </c:pt>
                <c:pt idx="127">
                  <c:v>0.26023846003927381</c:v>
                </c:pt>
                <c:pt idx="128">
                  <c:v>-99</c:v>
                </c:pt>
                <c:pt idx="129">
                  <c:v>-99</c:v>
                </c:pt>
                <c:pt idx="130">
                  <c:v>-99</c:v>
                </c:pt>
                <c:pt idx="131">
                  <c:v>0.2481326204647121</c:v>
                </c:pt>
                <c:pt idx="132">
                  <c:v>-99</c:v>
                </c:pt>
                <c:pt idx="133">
                  <c:v>-99</c:v>
                </c:pt>
                <c:pt idx="134">
                  <c:v>0.32646023096589133</c:v>
                </c:pt>
                <c:pt idx="135">
                  <c:v>0.32195971879259949</c:v>
                </c:pt>
                <c:pt idx="136">
                  <c:v>-99</c:v>
                </c:pt>
                <c:pt idx="137">
                  <c:v>-99</c:v>
                </c:pt>
                <c:pt idx="138">
                  <c:v>0.29029707813297767</c:v>
                </c:pt>
                <c:pt idx="139">
                  <c:v>-99</c:v>
                </c:pt>
                <c:pt idx="140">
                  <c:v>0.30745029098012217</c:v>
                </c:pt>
                <c:pt idx="141">
                  <c:v>-99</c:v>
                </c:pt>
                <c:pt idx="142">
                  <c:v>0.27456468116705091</c:v>
                </c:pt>
                <c:pt idx="143">
                  <c:v>-99</c:v>
                </c:pt>
                <c:pt idx="144">
                  <c:v>-99</c:v>
                </c:pt>
                <c:pt idx="145">
                  <c:v>0.26288021474852008</c:v>
                </c:pt>
                <c:pt idx="146">
                  <c:v>-99</c:v>
                </c:pt>
                <c:pt idx="147">
                  <c:v>-99</c:v>
                </c:pt>
                <c:pt idx="148">
                  <c:v>0.33032094809207008</c:v>
                </c:pt>
                <c:pt idx="149">
                  <c:v>-99</c:v>
                </c:pt>
                <c:pt idx="150">
                  <c:v>-99</c:v>
                </c:pt>
                <c:pt idx="151">
                  <c:v>0.32111033933013106</c:v>
                </c:pt>
                <c:pt idx="152">
                  <c:v>-99</c:v>
                </c:pt>
                <c:pt idx="153">
                  <c:v>-99</c:v>
                </c:pt>
                <c:pt idx="154">
                  <c:v>-99</c:v>
                </c:pt>
                <c:pt idx="155">
                  <c:v>-99</c:v>
                </c:pt>
                <c:pt idx="156">
                  <c:v>-99</c:v>
                </c:pt>
                <c:pt idx="157">
                  <c:v>-99</c:v>
                </c:pt>
                <c:pt idx="158">
                  <c:v>-99</c:v>
                </c:pt>
                <c:pt idx="159">
                  <c:v>0.32163155560713058</c:v>
                </c:pt>
                <c:pt idx="160">
                  <c:v>-99</c:v>
                </c:pt>
                <c:pt idx="161">
                  <c:v>-99</c:v>
                </c:pt>
                <c:pt idx="162">
                  <c:v>-99</c:v>
                </c:pt>
                <c:pt idx="163">
                  <c:v>-99</c:v>
                </c:pt>
                <c:pt idx="164">
                  <c:v>-99</c:v>
                </c:pt>
                <c:pt idx="165">
                  <c:v>0.28914949602624579</c:v>
                </c:pt>
                <c:pt idx="166">
                  <c:v>-99</c:v>
                </c:pt>
                <c:pt idx="167">
                  <c:v>-99</c:v>
                </c:pt>
                <c:pt idx="168">
                  <c:v>-99</c:v>
                </c:pt>
                <c:pt idx="169">
                  <c:v>-99</c:v>
                </c:pt>
                <c:pt idx="170">
                  <c:v>-99</c:v>
                </c:pt>
                <c:pt idx="171">
                  <c:v>-99</c:v>
                </c:pt>
                <c:pt idx="172">
                  <c:v>-99</c:v>
                </c:pt>
                <c:pt idx="173">
                  <c:v>-99</c:v>
                </c:pt>
                <c:pt idx="174">
                  <c:v>0.33710287767758074</c:v>
                </c:pt>
                <c:pt idx="175">
                  <c:v>-99</c:v>
                </c:pt>
                <c:pt idx="176">
                  <c:v>0.31296896802435614</c:v>
                </c:pt>
                <c:pt idx="177">
                  <c:v>-99</c:v>
                </c:pt>
                <c:pt idx="178">
                  <c:v>-99</c:v>
                </c:pt>
                <c:pt idx="179">
                  <c:v>-99</c:v>
                </c:pt>
                <c:pt idx="180">
                  <c:v>0.26962679345074236</c:v>
                </c:pt>
                <c:pt idx="181">
                  <c:v>-99</c:v>
                </c:pt>
                <c:pt idx="182">
                  <c:v>-99</c:v>
                </c:pt>
                <c:pt idx="183">
                  <c:v>-99</c:v>
                </c:pt>
                <c:pt idx="184">
                  <c:v>0.2441613529248115</c:v>
                </c:pt>
                <c:pt idx="185">
                  <c:v>-99</c:v>
                </c:pt>
                <c:pt idx="186">
                  <c:v>-99</c:v>
                </c:pt>
                <c:pt idx="187">
                  <c:v>0.23315342116615162</c:v>
                </c:pt>
                <c:pt idx="188">
                  <c:v>-99</c:v>
                </c:pt>
                <c:pt idx="189">
                  <c:v>0.28508561076937355</c:v>
                </c:pt>
                <c:pt idx="190">
                  <c:v>-99</c:v>
                </c:pt>
                <c:pt idx="191">
                  <c:v>-99</c:v>
                </c:pt>
                <c:pt idx="192">
                  <c:v>-99</c:v>
                </c:pt>
                <c:pt idx="193">
                  <c:v>-99</c:v>
                </c:pt>
                <c:pt idx="194">
                  <c:v>-99</c:v>
                </c:pt>
                <c:pt idx="195">
                  <c:v>0.32384450922034808</c:v>
                </c:pt>
                <c:pt idx="196">
                  <c:v>-99</c:v>
                </c:pt>
                <c:pt idx="197">
                  <c:v>0.32491190903448613</c:v>
                </c:pt>
                <c:pt idx="198">
                  <c:v>-99</c:v>
                </c:pt>
                <c:pt idx="199">
                  <c:v>-99</c:v>
                </c:pt>
                <c:pt idx="200">
                  <c:v>-99</c:v>
                </c:pt>
                <c:pt idx="201">
                  <c:v>-99</c:v>
                </c:pt>
                <c:pt idx="202">
                  <c:v>0.31508029903176626</c:v>
                </c:pt>
                <c:pt idx="203">
                  <c:v>-99</c:v>
                </c:pt>
                <c:pt idx="204">
                  <c:v>-99</c:v>
                </c:pt>
                <c:pt idx="205">
                  <c:v>0.34009435908602115</c:v>
                </c:pt>
                <c:pt idx="206">
                  <c:v>-99</c:v>
                </c:pt>
                <c:pt idx="207">
                  <c:v>-99</c:v>
                </c:pt>
                <c:pt idx="208">
                  <c:v>0.32092955435224396</c:v>
                </c:pt>
                <c:pt idx="209">
                  <c:v>-99</c:v>
                </c:pt>
                <c:pt idx="210">
                  <c:v>0.34453558126609152</c:v>
                </c:pt>
                <c:pt idx="211">
                  <c:v>0.33679478653774114</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0.32073933147629374</c:v>
                </c:pt>
                <c:pt idx="229">
                  <c:v>0.31136449706124381</c:v>
                </c:pt>
                <c:pt idx="230">
                  <c:v>-99</c:v>
                </c:pt>
                <c:pt idx="231">
                  <c:v>-99</c:v>
                </c:pt>
                <c:pt idx="232">
                  <c:v>-99</c:v>
                </c:pt>
                <c:pt idx="233">
                  <c:v>-99</c:v>
                </c:pt>
                <c:pt idx="234">
                  <c:v>-99</c:v>
                </c:pt>
                <c:pt idx="235">
                  <c:v>-99</c:v>
                </c:pt>
                <c:pt idx="236">
                  <c:v>-99</c:v>
                </c:pt>
                <c:pt idx="237">
                  <c:v>0.33235889895178106</c:v>
                </c:pt>
                <c:pt idx="238">
                  <c:v>-99</c:v>
                </c:pt>
                <c:pt idx="239">
                  <c:v>-99</c:v>
                </c:pt>
                <c:pt idx="240">
                  <c:v>-99</c:v>
                </c:pt>
                <c:pt idx="241">
                  <c:v>-99</c:v>
                </c:pt>
                <c:pt idx="242">
                  <c:v>-99</c:v>
                </c:pt>
                <c:pt idx="243">
                  <c:v>-99</c:v>
                </c:pt>
                <c:pt idx="244">
                  <c:v>-99</c:v>
                </c:pt>
                <c:pt idx="245">
                  <c:v>-99</c:v>
                </c:pt>
                <c:pt idx="246">
                  <c:v>0.35742611249538414</c:v>
                </c:pt>
                <c:pt idx="247">
                  <c:v>-99</c:v>
                </c:pt>
                <c:pt idx="248">
                  <c:v>0.35175848709774032</c:v>
                </c:pt>
                <c:pt idx="249">
                  <c:v>-99</c:v>
                </c:pt>
                <c:pt idx="250">
                  <c:v>0.348848641909002</c:v>
                </c:pt>
                <c:pt idx="251">
                  <c:v>-99</c:v>
                </c:pt>
                <c:pt idx="252">
                  <c:v>-99</c:v>
                </c:pt>
                <c:pt idx="253">
                  <c:v>0.33717357884850552</c:v>
                </c:pt>
                <c:pt idx="254">
                  <c:v>-99</c:v>
                </c:pt>
                <c:pt idx="255">
                  <c:v>-99</c:v>
                </c:pt>
                <c:pt idx="256">
                  <c:v>-99</c:v>
                </c:pt>
                <c:pt idx="257">
                  <c:v>-99</c:v>
                </c:pt>
                <c:pt idx="258">
                  <c:v>0.33709477252543169</c:v>
                </c:pt>
                <c:pt idx="259">
                  <c:v>-99</c:v>
                </c:pt>
                <c:pt idx="260">
                  <c:v>-99</c:v>
                </c:pt>
                <c:pt idx="261">
                  <c:v>-99</c:v>
                </c:pt>
                <c:pt idx="262">
                  <c:v>-99</c:v>
                </c:pt>
                <c:pt idx="263">
                  <c:v>-99</c:v>
                </c:pt>
                <c:pt idx="264">
                  <c:v>-99</c:v>
                </c:pt>
                <c:pt idx="265">
                  <c:v>-99</c:v>
                </c:pt>
                <c:pt idx="266">
                  <c:v>0.32778495192052259</c:v>
                </c:pt>
                <c:pt idx="267">
                  <c:v>-99</c:v>
                </c:pt>
                <c:pt idx="268">
                  <c:v>0.32178729367799314</c:v>
                </c:pt>
                <c:pt idx="269">
                  <c:v>-99</c:v>
                </c:pt>
                <c:pt idx="270">
                  <c:v>-99</c:v>
                </c:pt>
                <c:pt idx="271">
                  <c:v>-99</c:v>
                </c:pt>
                <c:pt idx="272">
                  <c:v>-99</c:v>
                </c:pt>
                <c:pt idx="273">
                  <c:v>-99</c:v>
                </c:pt>
                <c:pt idx="274">
                  <c:v>-99</c:v>
                </c:pt>
                <c:pt idx="275">
                  <c:v>0.28834656146206894</c:v>
                </c:pt>
                <c:pt idx="276">
                  <c:v>-99</c:v>
                </c:pt>
                <c:pt idx="277">
                  <c:v>-99</c:v>
                </c:pt>
                <c:pt idx="278">
                  <c:v>-99</c:v>
                </c:pt>
                <c:pt idx="279">
                  <c:v>-99</c:v>
                </c:pt>
                <c:pt idx="280">
                  <c:v>0.27652614361575456</c:v>
                </c:pt>
                <c:pt idx="281">
                  <c:v>-99</c:v>
                </c:pt>
                <c:pt idx="282">
                  <c:v>-99</c:v>
                </c:pt>
                <c:pt idx="283">
                  <c:v>0.26874109747442881</c:v>
                </c:pt>
                <c:pt idx="284">
                  <c:v>-99</c:v>
                </c:pt>
                <c:pt idx="285">
                  <c:v>0.26128134138505998</c:v>
                </c:pt>
                <c:pt idx="286">
                  <c:v>-99</c:v>
                </c:pt>
                <c:pt idx="287">
                  <c:v>0.26809702560478044</c:v>
                </c:pt>
                <c:pt idx="288">
                  <c:v>-99</c:v>
                </c:pt>
                <c:pt idx="289">
                  <c:v>-99</c:v>
                </c:pt>
                <c:pt idx="290">
                  <c:v>-99</c:v>
                </c:pt>
                <c:pt idx="291">
                  <c:v>-99</c:v>
                </c:pt>
                <c:pt idx="292">
                  <c:v>0.27511184889812879</c:v>
                </c:pt>
                <c:pt idx="293">
                  <c:v>-99</c:v>
                </c:pt>
                <c:pt idx="294">
                  <c:v>-99</c:v>
                </c:pt>
                <c:pt idx="295">
                  <c:v>0.29722320653318457</c:v>
                </c:pt>
                <c:pt idx="296">
                  <c:v>-99</c:v>
                </c:pt>
                <c:pt idx="297">
                  <c:v>-99</c:v>
                </c:pt>
                <c:pt idx="298">
                  <c:v>-99</c:v>
                </c:pt>
                <c:pt idx="299">
                  <c:v>-99</c:v>
                </c:pt>
                <c:pt idx="300">
                  <c:v>0.28220291781627421</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pt idx="330">
                  <c:v>-99</c:v>
                </c:pt>
                <c:pt idx="331">
                  <c:v>-99</c:v>
                </c:pt>
                <c:pt idx="332">
                  <c:v>-99</c:v>
                </c:pt>
                <c:pt idx="333">
                  <c:v>-99</c:v>
                </c:pt>
                <c:pt idx="334">
                  <c:v>-99</c:v>
                </c:pt>
                <c:pt idx="335">
                  <c:v>-99</c:v>
                </c:pt>
                <c:pt idx="336">
                  <c:v>-99</c:v>
                </c:pt>
                <c:pt idx="337">
                  <c:v>-99</c:v>
                </c:pt>
                <c:pt idx="338">
                  <c:v>-99</c:v>
                </c:pt>
                <c:pt idx="339">
                  <c:v>-99</c:v>
                </c:pt>
                <c:pt idx="340">
                  <c:v>-99</c:v>
                </c:pt>
                <c:pt idx="341">
                  <c:v>-99</c:v>
                </c:pt>
                <c:pt idx="342">
                  <c:v>-99</c:v>
                </c:pt>
                <c:pt idx="343">
                  <c:v>-99</c:v>
                </c:pt>
                <c:pt idx="344">
                  <c:v>-99</c:v>
                </c:pt>
                <c:pt idx="345">
                  <c:v>-99</c:v>
                </c:pt>
                <c:pt idx="346">
                  <c:v>-99</c:v>
                </c:pt>
                <c:pt idx="347">
                  <c:v>-99</c:v>
                </c:pt>
                <c:pt idx="348">
                  <c:v>-99</c:v>
                </c:pt>
                <c:pt idx="349">
                  <c:v>-99</c:v>
                </c:pt>
                <c:pt idx="350">
                  <c:v>-99</c:v>
                </c:pt>
                <c:pt idx="351">
                  <c:v>-99</c:v>
                </c:pt>
                <c:pt idx="352">
                  <c:v>-99</c:v>
                </c:pt>
                <c:pt idx="353">
                  <c:v>-99</c:v>
                </c:pt>
                <c:pt idx="354">
                  <c:v>-99</c:v>
                </c:pt>
                <c:pt idx="355">
                  <c:v>-99</c:v>
                </c:pt>
                <c:pt idx="356">
                  <c:v>-99</c:v>
                </c:pt>
                <c:pt idx="357">
                  <c:v>-99</c:v>
                </c:pt>
                <c:pt idx="358">
                  <c:v>-99</c:v>
                </c:pt>
                <c:pt idx="359">
                  <c:v>-99</c:v>
                </c:pt>
                <c:pt idx="360">
                  <c:v>-99</c:v>
                </c:pt>
                <c:pt idx="361">
                  <c:v>-99</c:v>
                </c:pt>
                <c:pt idx="362">
                  <c:v>-99</c:v>
                </c:pt>
                <c:pt idx="363">
                  <c:v>-99</c:v>
                </c:pt>
                <c:pt idx="364">
                  <c:v>-99</c:v>
                </c:pt>
                <c:pt idx="365">
                  <c:v>-99</c:v>
                </c:pt>
                <c:pt idx="366">
                  <c:v>-99</c:v>
                </c:pt>
                <c:pt idx="367">
                  <c:v>-99</c:v>
                </c:pt>
                <c:pt idx="368">
                  <c:v>-99</c:v>
                </c:pt>
                <c:pt idx="369">
                  <c:v>-99</c:v>
                </c:pt>
                <c:pt idx="370">
                  <c:v>-99</c:v>
                </c:pt>
                <c:pt idx="371">
                  <c:v>-99</c:v>
                </c:pt>
                <c:pt idx="372">
                  <c:v>-99</c:v>
                </c:pt>
                <c:pt idx="373">
                  <c:v>-99</c:v>
                </c:pt>
                <c:pt idx="374">
                  <c:v>-99</c:v>
                </c:pt>
                <c:pt idx="375">
                  <c:v>-99</c:v>
                </c:pt>
                <c:pt idx="376">
                  <c:v>-99</c:v>
                </c:pt>
                <c:pt idx="377">
                  <c:v>-99</c:v>
                </c:pt>
                <c:pt idx="378">
                  <c:v>-99</c:v>
                </c:pt>
                <c:pt idx="379">
                  <c:v>-99</c:v>
                </c:pt>
                <c:pt idx="380">
                  <c:v>-99</c:v>
                </c:pt>
              </c:numCache>
            </c:numRef>
          </c:yVal>
          <c:smooth val="0"/>
          <c:extLst>
            <c:ext xmlns:c16="http://schemas.microsoft.com/office/drawing/2014/chart" uri="{C3380CC4-5D6E-409C-BE32-E72D297353CC}">
              <c16:uniqueId val="{00000001-AF97-4D97-AA25-F2CDF5494589}"/>
            </c:ext>
          </c:extLst>
        </c:ser>
        <c:dLbls>
          <c:showLegendKey val="0"/>
          <c:showVal val="0"/>
          <c:showCatName val="0"/>
          <c:showSerName val="0"/>
          <c:showPercent val="0"/>
          <c:showBubbleSize val="0"/>
        </c:dLbls>
        <c:axId val="244333888"/>
        <c:axId val="264044544"/>
      </c:scatterChart>
      <c:valAx>
        <c:axId val="244333888"/>
        <c:scaling>
          <c:orientation val="minMax"/>
          <c:max val="350"/>
        </c:scaling>
        <c:delete val="1"/>
        <c:axPos val="b"/>
        <c:numFmt formatCode="ge\r\a\l" sourceLinked="1"/>
        <c:majorTickMark val="none"/>
        <c:minorTickMark val="none"/>
        <c:tickLblPos val="nextTo"/>
        <c:crossAx val="264044544"/>
        <c:crosses val="autoZero"/>
        <c:crossBetween val="midCat"/>
      </c:valAx>
      <c:valAx>
        <c:axId val="264044544"/>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4333888"/>
        <c:crosses val="autoZero"/>
        <c:crossBetween val="midCat"/>
        <c:majorUnit val="5.000000000000001E-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7300935896075536E-2"/>
          <c:y val="4.9251722840777327E-2"/>
          <c:w val="0.91315749227475984"/>
          <c:h val="0.90149655431844533"/>
        </c:manualLayout>
      </c:layout>
      <c:scatterChart>
        <c:scatterStyle val="lineMarker"/>
        <c:varyColors val="0"/>
        <c:ser>
          <c:idx val="0"/>
          <c:order val="0"/>
          <c:spPr>
            <a:ln w="0" cap="rnd">
              <a:solidFill>
                <a:schemeClr val="tx1"/>
              </a:solidFill>
              <a:round/>
            </a:ln>
            <a:effectLst/>
          </c:spPr>
          <c:marker>
            <c:symbol val="none"/>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Soil!$AG$3:$AG$383</c:f>
              <c:numCache>
                <c:formatCode>ge\r\a\l</c:formatCode>
                <c:ptCount val="381"/>
                <c:pt idx="0">
                  <c:v>0.29331249999999998</c:v>
                </c:pt>
                <c:pt idx="1">
                  <c:v>0.29354999999999998</c:v>
                </c:pt>
                <c:pt idx="2">
                  <c:v>0.29354999999999998</c:v>
                </c:pt>
                <c:pt idx="3">
                  <c:v>0.29354999999999998</c:v>
                </c:pt>
                <c:pt idx="4">
                  <c:v>0.29354999999999998</c:v>
                </c:pt>
                <c:pt idx="5">
                  <c:v>0.29354999999999998</c:v>
                </c:pt>
                <c:pt idx="6">
                  <c:v>0.29354999999999998</c:v>
                </c:pt>
                <c:pt idx="7">
                  <c:v>0.29354999999999998</c:v>
                </c:pt>
                <c:pt idx="8">
                  <c:v>0.29354999999999998</c:v>
                </c:pt>
                <c:pt idx="9">
                  <c:v>0.29354999999999998</c:v>
                </c:pt>
                <c:pt idx="10">
                  <c:v>0.29307499999999997</c:v>
                </c:pt>
                <c:pt idx="11">
                  <c:v>0.29331249999999998</c:v>
                </c:pt>
                <c:pt idx="12">
                  <c:v>0.29331249999999998</c:v>
                </c:pt>
                <c:pt idx="13">
                  <c:v>0.29331249999999998</c:v>
                </c:pt>
                <c:pt idx="14">
                  <c:v>0.29354999999999998</c:v>
                </c:pt>
                <c:pt idx="15">
                  <c:v>0.29354999999999998</c:v>
                </c:pt>
                <c:pt idx="16">
                  <c:v>0.29354999999999998</c:v>
                </c:pt>
                <c:pt idx="17">
                  <c:v>0.29354999999999998</c:v>
                </c:pt>
                <c:pt idx="18">
                  <c:v>0.29354999999999998</c:v>
                </c:pt>
                <c:pt idx="19">
                  <c:v>0.29354999999999998</c:v>
                </c:pt>
                <c:pt idx="20">
                  <c:v>0.29354999999999998</c:v>
                </c:pt>
                <c:pt idx="21">
                  <c:v>0.29354999999999998</c:v>
                </c:pt>
                <c:pt idx="22">
                  <c:v>0.29354999999999998</c:v>
                </c:pt>
                <c:pt idx="23">
                  <c:v>0.29354999999999998</c:v>
                </c:pt>
                <c:pt idx="24">
                  <c:v>0.29354999999999998</c:v>
                </c:pt>
                <c:pt idx="25">
                  <c:v>0.29354999999999998</c:v>
                </c:pt>
                <c:pt idx="26">
                  <c:v>0.29307499999999997</c:v>
                </c:pt>
                <c:pt idx="27">
                  <c:v>0.29307499999999997</c:v>
                </c:pt>
                <c:pt idx="28">
                  <c:v>0.29307499999999997</c:v>
                </c:pt>
                <c:pt idx="29">
                  <c:v>0.29331249999999998</c:v>
                </c:pt>
                <c:pt idx="30">
                  <c:v>0.29331249999999998</c:v>
                </c:pt>
                <c:pt idx="31">
                  <c:v>0.29331249999999998</c:v>
                </c:pt>
                <c:pt idx="32">
                  <c:v>0.29331249999999998</c:v>
                </c:pt>
                <c:pt idx="33">
                  <c:v>0.29331249999999998</c:v>
                </c:pt>
                <c:pt idx="34">
                  <c:v>0.29331249999999998</c:v>
                </c:pt>
                <c:pt idx="35">
                  <c:v>0.29331249999999998</c:v>
                </c:pt>
                <c:pt idx="36">
                  <c:v>0.29331249999999998</c:v>
                </c:pt>
                <c:pt idx="37">
                  <c:v>0.29331249999999998</c:v>
                </c:pt>
                <c:pt idx="38">
                  <c:v>0.29331249999999998</c:v>
                </c:pt>
                <c:pt idx="39">
                  <c:v>0.29331249999999998</c:v>
                </c:pt>
                <c:pt idx="40">
                  <c:v>0.29331249999999998</c:v>
                </c:pt>
                <c:pt idx="41">
                  <c:v>0.29331249999999998</c:v>
                </c:pt>
                <c:pt idx="42">
                  <c:v>0.29331249999999998</c:v>
                </c:pt>
                <c:pt idx="43">
                  <c:v>0.29331249999999998</c:v>
                </c:pt>
                <c:pt idx="44">
                  <c:v>0.29331249999999998</c:v>
                </c:pt>
                <c:pt idx="45">
                  <c:v>0.29331249999999998</c:v>
                </c:pt>
                <c:pt idx="46">
                  <c:v>0.29331249999999998</c:v>
                </c:pt>
                <c:pt idx="47">
                  <c:v>0.29354999999999998</c:v>
                </c:pt>
                <c:pt idx="48">
                  <c:v>0.29307499999999997</c:v>
                </c:pt>
                <c:pt idx="49">
                  <c:v>0.29307499999999997</c:v>
                </c:pt>
                <c:pt idx="50">
                  <c:v>0.29307499999999997</c:v>
                </c:pt>
                <c:pt idx="51">
                  <c:v>0.29307499999999997</c:v>
                </c:pt>
                <c:pt idx="52">
                  <c:v>0.29307499999999997</c:v>
                </c:pt>
                <c:pt idx="53">
                  <c:v>0.29307499999999997</c:v>
                </c:pt>
                <c:pt idx="54">
                  <c:v>0.29307499999999997</c:v>
                </c:pt>
                <c:pt idx="55">
                  <c:v>0.29307499999999997</c:v>
                </c:pt>
                <c:pt idx="56">
                  <c:v>0.29307499999999997</c:v>
                </c:pt>
                <c:pt idx="57">
                  <c:v>0.29307499999999997</c:v>
                </c:pt>
                <c:pt idx="58">
                  <c:v>0.29307499999999997</c:v>
                </c:pt>
                <c:pt idx="59">
                  <c:v>0.29307499999999997</c:v>
                </c:pt>
                <c:pt idx="60">
                  <c:v>0.29307499999999997</c:v>
                </c:pt>
                <c:pt idx="61">
                  <c:v>0.29307499999999997</c:v>
                </c:pt>
                <c:pt idx="62">
                  <c:v>0.29307499999999997</c:v>
                </c:pt>
                <c:pt idx="63">
                  <c:v>0.29307499999999997</c:v>
                </c:pt>
                <c:pt idx="64">
                  <c:v>0.29212499999999997</c:v>
                </c:pt>
                <c:pt idx="65">
                  <c:v>0.29236249999999997</c:v>
                </c:pt>
                <c:pt idx="66">
                  <c:v>0.29236249999999997</c:v>
                </c:pt>
                <c:pt idx="67">
                  <c:v>0.296875</c:v>
                </c:pt>
                <c:pt idx="68">
                  <c:v>0.29782500000000001</c:v>
                </c:pt>
                <c:pt idx="69">
                  <c:v>0.2975875</c:v>
                </c:pt>
                <c:pt idx="70">
                  <c:v>0.29711249999999995</c:v>
                </c:pt>
                <c:pt idx="71">
                  <c:v>0.296875</c:v>
                </c:pt>
                <c:pt idx="72">
                  <c:v>0.37833749999999999</c:v>
                </c:pt>
                <c:pt idx="73">
                  <c:v>0.37548749999999997</c:v>
                </c:pt>
                <c:pt idx="74">
                  <c:v>0.37311250000000001</c:v>
                </c:pt>
                <c:pt idx="75">
                  <c:v>0.37002499999999999</c:v>
                </c:pt>
                <c:pt idx="76">
                  <c:v>0.36764999999999998</c:v>
                </c:pt>
                <c:pt idx="77">
                  <c:v>0.36574999999999996</c:v>
                </c:pt>
                <c:pt idx="78">
                  <c:v>0.363375</c:v>
                </c:pt>
                <c:pt idx="79">
                  <c:v>0.36004999999999998</c:v>
                </c:pt>
                <c:pt idx="80">
                  <c:v>0.35624999999999996</c:v>
                </c:pt>
                <c:pt idx="81">
                  <c:v>0.35268749999999993</c:v>
                </c:pt>
                <c:pt idx="82">
                  <c:v>0.34888749999999996</c:v>
                </c:pt>
                <c:pt idx="83">
                  <c:v>0.34698749999999995</c:v>
                </c:pt>
                <c:pt idx="84">
                  <c:v>0.34247499999999997</c:v>
                </c:pt>
                <c:pt idx="85">
                  <c:v>0.33701249999999999</c:v>
                </c:pt>
                <c:pt idx="86">
                  <c:v>0.33131250000000001</c:v>
                </c:pt>
                <c:pt idx="87">
                  <c:v>0.32513749999999997</c:v>
                </c:pt>
                <c:pt idx="88">
                  <c:v>0.32014999999999993</c:v>
                </c:pt>
                <c:pt idx="89">
                  <c:v>0.31445000000000001</c:v>
                </c:pt>
                <c:pt idx="90">
                  <c:v>0.30827500000000002</c:v>
                </c:pt>
                <c:pt idx="91">
                  <c:v>0.30257499999999998</c:v>
                </c:pt>
                <c:pt idx="92">
                  <c:v>0.29735</c:v>
                </c:pt>
                <c:pt idx="93">
                  <c:v>0.29188750000000002</c:v>
                </c:pt>
                <c:pt idx="94">
                  <c:v>0.28666249999999993</c:v>
                </c:pt>
                <c:pt idx="95">
                  <c:v>0.28143750000000001</c:v>
                </c:pt>
                <c:pt idx="96">
                  <c:v>0.28001249999999994</c:v>
                </c:pt>
                <c:pt idx="97">
                  <c:v>0.27692499999999998</c:v>
                </c:pt>
                <c:pt idx="98">
                  <c:v>0.2719375</c:v>
                </c:pt>
                <c:pt idx="99">
                  <c:v>0.26742499999999997</c:v>
                </c:pt>
                <c:pt idx="100">
                  <c:v>0.26291249999999999</c:v>
                </c:pt>
                <c:pt idx="101">
                  <c:v>0.26291249999999999</c:v>
                </c:pt>
                <c:pt idx="102">
                  <c:v>0.25840000000000002</c:v>
                </c:pt>
                <c:pt idx="103">
                  <c:v>0.25459999999999999</c:v>
                </c:pt>
                <c:pt idx="104">
                  <c:v>0.25080000000000002</c:v>
                </c:pt>
                <c:pt idx="105">
                  <c:v>0.24652499999999999</c:v>
                </c:pt>
                <c:pt idx="106">
                  <c:v>0.24343749999999997</c:v>
                </c:pt>
                <c:pt idx="107">
                  <c:v>0.24153749999999996</c:v>
                </c:pt>
                <c:pt idx="108">
                  <c:v>0.24034999999999998</c:v>
                </c:pt>
                <c:pt idx="109">
                  <c:v>0.24890000000000001</c:v>
                </c:pt>
                <c:pt idx="110">
                  <c:v>0.305425</c:v>
                </c:pt>
                <c:pt idx="111">
                  <c:v>0.37430000000000002</c:v>
                </c:pt>
                <c:pt idx="112">
                  <c:v>0.37240000000000001</c:v>
                </c:pt>
                <c:pt idx="113">
                  <c:v>0.36551250000000002</c:v>
                </c:pt>
                <c:pt idx="114">
                  <c:v>0.38190000000000002</c:v>
                </c:pt>
                <c:pt idx="115">
                  <c:v>0.37691250000000004</c:v>
                </c:pt>
                <c:pt idx="116">
                  <c:v>0.3712125</c:v>
                </c:pt>
                <c:pt idx="117">
                  <c:v>0.36361250000000001</c:v>
                </c:pt>
                <c:pt idx="118">
                  <c:v>0.35553749999999995</c:v>
                </c:pt>
                <c:pt idx="119">
                  <c:v>0.35268749999999993</c:v>
                </c:pt>
                <c:pt idx="120">
                  <c:v>0.34959999999999997</c:v>
                </c:pt>
                <c:pt idx="121">
                  <c:v>0.35696250000000002</c:v>
                </c:pt>
                <c:pt idx="122">
                  <c:v>0.35126250000000003</c:v>
                </c:pt>
                <c:pt idx="123">
                  <c:v>0.34556249999999999</c:v>
                </c:pt>
                <c:pt idx="124">
                  <c:v>0.33962499999999995</c:v>
                </c:pt>
                <c:pt idx="125">
                  <c:v>0.33321249999999997</c:v>
                </c:pt>
                <c:pt idx="126">
                  <c:v>0.32584999999999997</c:v>
                </c:pt>
                <c:pt idx="127">
                  <c:v>0.32442500000000002</c:v>
                </c:pt>
                <c:pt idx="128">
                  <c:v>0.31706249999999997</c:v>
                </c:pt>
                <c:pt idx="129">
                  <c:v>0.31706249999999997</c:v>
                </c:pt>
                <c:pt idx="130">
                  <c:v>0.31468750000000001</c:v>
                </c:pt>
                <c:pt idx="131">
                  <c:v>0.31254999999999999</c:v>
                </c:pt>
                <c:pt idx="132">
                  <c:v>0.35553749999999995</c:v>
                </c:pt>
                <c:pt idx="133">
                  <c:v>0.38190000000000002</c:v>
                </c:pt>
                <c:pt idx="134">
                  <c:v>0.37548749999999997</c:v>
                </c:pt>
                <c:pt idx="135">
                  <c:v>0.3712125</c:v>
                </c:pt>
                <c:pt idx="136">
                  <c:v>0.36788749999999998</c:v>
                </c:pt>
                <c:pt idx="137">
                  <c:v>0.36385000000000001</c:v>
                </c:pt>
                <c:pt idx="138">
                  <c:v>0.37240000000000001</c:v>
                </c:pt>
                <c:pt idx="139">
                  <c:v>0.36836250000000004</c:v>
                </c:pt>
                <c:pt idx="140">
                  <c:v>0.36385000000000001</c:v>
                </c:pt>
                <c:pt idx="141">
                  <c:v>0.36004999999999998</c:v>
                </c:pt>
                <c:pt idx="142">
                  <c:v>0.35624999999999996</c:v>
                </c:pt>
                <c:pt idx="143">
                  <c:v>0.35031250000000003</c:v>
                </c:pt>
                <c:pt idx="144">
                  <c:v>0.34413749999999993</c:v>
                </c:pt>
                <c:pt idx="145">
                  <c:v>0.33986250000000001</c:v>
                </c:pt>
                <c:pt idx="146">
                  <c:v>0.33606249999999999</c:v>
                </c:pt>
                <c:pt idx="147">
                  <c:v>0.36385000000000001</c:v>
                </c:pt>
                <c:pt idx="148">
                  <c:v>0.36622499999999997</c:v>
                </c:pt>
                <c:pt idx="149">
                  <c:v>0.38190000000000002</c:v>
                </c:pt>
                <c:pt idx="150">
                  <c:v>0.37667499999999998</c:v>
                </c:pt>
                <c:pt idx="151">
                  <c:v>0.37145</c:v>
                </c:pt>
                <c:pt idx="152">
                  <c:v>0.36551250000000002</c:v>
                </c:pt>
                <c:pt idx="153">
                  <c:v>0.35957499999999998</c:v>
                </c:pt>
                <c:pt idx="154">
                  <c:v>0.35268749999999993</c:v>
                </c:pt>
                <c:pt idx="155">
                  <c:v>0.34556249999999999</c:v>
                </c:pt>
                <c:pt idx="156">
                  <c:v>0.34152499999999997</c:v>
                </c:pt>
                <c:pt idx="157">
                  <c:v>0.38190000000000002</c:v>
                </c:pt>
                <c:pt idx="158">
                  <c:v>0.37026249999999999</c:v>
                </c:pt>
                <c:pt idx="159">
                  <c:v>0.38190000000000002</c:v>
                </c:pt>
                <c:pt idx="160">
                  <c:v>0.38190000000000002</c:v>
                </c:pt>
                <c:pt idx="161">
                  <c:v>0.37596250000000003</c:v>
                </c:pt>
                <c:pt idx="162">
                  <c:v>0.36622499999999997</c:v>
                </c:pt>
                <c:pt idx="163">
                  <c:v>0.35933749999999998</c:v>
                </c:pt>
                <c:pt idx="164">
                  <c:v>0.35268749999999993</c:v>
                </c:pt>
                <c:pt idx="165">
                  <c:v>0.346275</c:v>
                </c:pt>
                <c:pt idx="166">
                  <c:v>0.38047500000000001</c:v>
                </c:pt>
                <c:pt idx="167">
                  <c:v>0.36812499999999998</c:v>
                </c:pt>
                <c:pt idx="168">
                  <c:v>0.36741250000000003</c:v>
                </c:pt>
                <c:pt idx="169">
                  <c:v>0.38190000000000002</c:v>
                </c:pt>
                <c:pt idx="170">
                  <c:v>0.36693749999999997</c:v>
                </c:pt>
                <c:pt idx="171">
                  <c:v>0.36099999999999999</c:v>
                </c:pt>
                <c:pt idx="172">
                  <c:v>0.35886250000000003</c:v>
                </c:pt>
                <c:pt idx="173">
                  <c:v>0.38190000000000002</c:v>
                </c:pt>
                <c:pt idx="174">
                  <c:v>0.36741250000000003</c:v>
                </c:pt>
                <c:pt idx="175">
                  <c:v>0.38190000000000002</c:v>
                </c:pt>
                <c:pt idx="176">
                  <c:v>0.36741250000000003</c:v>
                </c:pt>
                <c:pt idx="177">
                  <c:v>0.36147499999999999</c:v>
                </c:pt>
                <c:pt idx="178">
                  <c:v>0.3553</c:v>
                </c:pt>
                <c:pt idx="179">
                  <c:v>0.34959999999999997</c:v>
                </c:pt>
                <c:pt idx="180">
                  <c:v>0.34271249999999998</c:v>
                </c:pt>
                <c:pt idx="181">
                  <c:v>0.33606249999999999</c:v>
                </c:pt>
                <c:pt idx="182">
                  <c:v>0.33012499999999995</c:v>
                </c:pt>
                <c:pt idx="183">
                  <c:v>0.32418749999999996</c:v>
                </c:pt>
                <c:pt idx="184">
                  <c:v>0.31801249999999998</c:v>
                </c:pt>
                <c:pt idx="185">
                  <c:v>0.31183750000000005</c:v>
                </c:pt>
                <c:pt idx="186">
                  <c:v>0.3051875</c:v>
                </c:pt>
                <c:pt idx="187">
                  <c:v>0.29830000000000001</c:v>
                </c:pt>
                <c:pt idx="188">
                  <c:v>0.29212499999999997</c:v>
                </c:pt>
                <c:pt idx="189">
                  <c:v>0.29022499999999996</c:v>
                </c:pt>
                <c:pt idx="190">
                  <c:v>0.29117499999999996</c:v>
                </c:pt>
                <c:pt idx="191">
                  <c:v>0.28951249999999995</c:v>
                </c:pt>
                <c:pt idx="192">
                  <c:v>0.28523749999999998</c:v>
                </c:pt>
                <c:pt idx="193">
                  <c:v>0.36598749999999997</c:v>
                </c:pt>
                <c:pt idx="194">
                  <c:v>0.38118749999999996</c:v>
                </c:pt>
                <c:pt idx="195">
                  <c:v>0.3629</c:v>
                </c:pt>
                <c:pt idx="196">
                  <c:v>0.36076249999999999</c:v>
                </c:pt>
                <c:pt idx="197">
                  <c:v>0.35886250000000003</c:v>
                </c:pt>
                <c:pt idx="198">
                  <c:v>0.36883749999999998</c:v>
                </c:pt>
                <c:pt idx="199">
                  <c:v>0.36480000000000001</c:v>
                </c:pt>
                <c:pt idx="200">
                  <c:v>0.35981250000000004</c:v>
                </c:pt>
                <c:pt idx="201">
                  <c:v>0.35648749999999996</c:v>
                </c:pt>
                <c:pt idx="202">
                  <c:v>0.35102499999999998</c:v>
                </c:pt>
                <c:pt idx="203">
                  <c:v>0.35007499999999997</c:v>
                </c:pt>
                <c:pt idx="204">
                  <c:v>0.38190000000000002</c:v>
                </c:pt>
                <c:pt idx="205">
                  <c:v>0.37501250000000003</c:v>
                </c:pt>
                <c:pt idx="206">
                  <c:v>0.36859999999999998</c:v>
                </c:pt>
                <c:pt idx="207">
                  <c:v>0.363375</c:v>
                </c:pt>
                <c:pt idx="208">
                  <c:v>0.36028749999999998</c:v>
                </c:pt>
                <c:pt idx="209">
                  <c:v>0.38190000000000002</c:v>
                </c:pt>
                <c:pt idx="210">
                  <c:v>0.37311250000000001</c:v>
                </c:pt>
                <c:pt idx="211">
                  <c:v>0.38190000000000002</c:v>
                </c:pt>
                <c:pt idx="212">
                  <c:v>0.38</c:v>
                </c:pt>
                <c:pt idx="213">
                  <c:v>0.37786250000000005</c:v>
                </c:pt>
                <c:pt idx="214">
                  <c:v>0.38190000000000002</c:v>
                </c:pt>
                <c:pt idx="215">
                  <c:v>0.379525</c:v>
                </c:pt>
                <c:pt idx="216">
                  <c:v>0.38190000000000002</c:v>
                </c:pt>
                <c:pt idx="217">
                  <c:v>0.38142500000000001</c:v>
                </c:pt>
                <c:pt idx="218">
                  <c:v>0.36907499999999999</c:v>
                </c:pt>
                <c:pt idx="219">
                  <c:v>0.36717499999999997</c:v>
                </c:pt>
                <c:pt idx="220">
                  <c:v>0.36408749999999995</c:v>
                </c:pt>
                <c:pt idx="221">
                  <c:v>0.36052499999999998</c:v>
                </c:pt>
                <c:pt idx="222">
                  <c:v>0.35553749999999995</c:v>
                </c:pt>
                <c:pt idx="223">
                  <c:v>0.35078749999999997</c:v>
                </c:pt>
                <c:pt idx="224">
                  <c:v>0.38190000000000002</c:v>
                </c:pt>
                <c:pt idx="225">
                  <c:v>0.36978749999999999</c:v>
                </c:pt>
                <c:pt idx="226">
                  <c:v>0.38118749999999996</c:v>
                </c:pt>
                <c:pt idx="227">
                  <c:v>0.36907499999999999</c:v>
                </c:pt>
                <c:pt idx="228">
                  <c:v>0.36693749999999997</c:v>
                </c:pt>
                <c:pt idx="229">
                  <c:v>0.3626625</c:v>
                </c:pt>
                <c:pt idx="230">
                  <c:v>0.35814999999999997</c:v>
                </c:pt>
                <c:pt idx="231">
                  <c:v>0.38190000000000002</c:v>
                </c:pt>
                <c:pt idx="232">
                  <c:v>0.36764999999999998</c:v>
                </c:pt>
                <c:pt idx="233">
                  <c:v>0.36622499999999997</c:v>
                </c:pt>
                <c:pt idx="234">
                  <c:v>0.36408749999999995</c:v>
                </c:pt>
                <c:pt idx="235">
                  <c:v>0.36313749999999995</c:v>
                </c:pt>
                <c:pt idx="236">
                  <c:v>0.362425</c:v>
                </c:pt>
                <c:pt idx="237">
                  <c:v>0.36123749999999993</c:v>
                </c:pt>
                <c:pt idx="238">
                  <c:v>0.35957499999999998</c:v>
                </c:pt>
                <c:pt idx="239">
                  <c:v>0.35981250000000004</c:v>
                </c:pt>
                <c:pt idx="240">
                  <c:v>0.38190000000000002</c:v>
                </c:pt>
                <c:pt idx="241">
                  <c:v>0.37002499999999999</c:v>
                </c:pt>
                <c:pt idx="242">
                  <c:v>0.36907499999999999</c:v>
                </c:pt>
                <c:pt idx="243">
                  <c:v>0.36646250000000002</c:v>
                </c:pt>
                <c:pt idx="244">
                  <c:v>0.36527500000000002</c:v>
                </c:pt>
                <c:pt idx="245">
                  <c:v>0.36432500000000001</c:v>
                </c:pt>
                <c:pt idx="246">
                  <c:v>0.36385000000000001</c:v>
                </c:pt>
                <c:pt idx="247">
                  <c:v>0.3626625</c:v>
                </c:pt>
                <c:pt idx="248">
                  <c:v>0.36076249999999999</c:v>
                </c:pt>
                <c:pt idx="249">
                  <c:v>0.35909999999999997</c:v>
                </c:pt>
                <c:pt idx="250">
                  <c:v>0.3553</c:v>
                </c:pt>
                <c:pt idx="251">
                  <c:v>0.35197499999999998</c:v>
                </c:pt>
                <c:pt idx="252">
                  <c:v>0.34769999999999995</c:v>
                </c:pt>
                <c:pt idx="253">
                  <c:v>0.34389999999999998</c:v>
                </c:pt>
                <c:pt idx="254">
                  <c:v>0.33986250000000001</c:v>
                </c:pt>
                <c:pt idx="255">
                  <c:v>0.33748749999999994</c:v>
                </c:pt>
                <c:pt idx="256">
                  <c:v>0.33558749999999993</c:v>
                </c:pt>
                <c:pt idx="257">
                  <c:v>0.33463749999999992</c:v>
                </c:pt>
                <c:pt idx="258">
                  <c:v>0.33178749999999996</c:v>
                </c:pt>
                <c:pt idx="259">
                  <c:v>0.32798749999999999</c:v>
                </c:pt>
                <c:pt idx="260">
                  <c:v>0.32442500000000002</c:v>
                </c:pt>
                <c:pt idx="261">
                  <c:v>0.32062499999999999</c:v>
                </c:pt>
                <c:pt idx="262">
                  <c:v>0.31872499999999998</c:v>
                </c:pt>
                <c:pt idx="263">
                  <c:v>0.31730000000000003</c:v>
                </c:pt>
                <c:pt idx="264">
                  <c:v>0.31468750000000001</c:v>
                </c:pt>
                <c:pt idx="265">
                  <c:v>0.3137375</c:v>
                </c:pt>
                <c:pt idx="266">
                  <c:v>0.31041249999999998</c:v>
                </c:pt>
                <c:pt idx="267">
                  <c:v>0.30661249999999995</c:v>
                </c:pt>
                <c:pt idx="268">
                  <c:v>0.30376249999999999</c:v>
                </c:pt>
                <c:pt idx="269">
                  <c:v>0.29972499999999996</c:v>
                </c:pt>
                <c:pt idx="270">
                  <c:v>0.2964</c:v>
                </c:pt>
                <c:pt idx="271">
                  <c:v>0.29259999999999997</c:v>
                </c:pt>
                <c:pt idx="272">
                  <c:v>0.28951249999999995</c:v>
                </c:pt>
                <c:pt idx="273">
                  <c:v>0.28784999999999999</c:v>
                </c:pt>
                <c:pt idx="274">
                  <c:v>0.28547499999999998</c:v>
                </c:pt>
                <c:pt idx="275">
                  <c:v>0.28238750000000001</c:v>
                </c:pt>
                <c:pt idx="276">
                  <c:v>0.28025</c:v>
                </c:pt>
                <c:pt idx="277">
                  <c:v>0.27929999999999999</c:v>
                </c:pt>
                <c:pt idx="278">
                  <c:v>0.27644999999999997</c:v>
                </c:pt>
                <c:pt idx="279">
                  <c:v>0.27455000000000002</c:v>
                </c:pt>
                <c:pt idx="280">
                  <c:v>0.27360000000000001</c:v>
                </c:pt>
                <c:pt idx="281">
                  <c:v>0.27074999999999999</c:v>
                </c:pt>
                <c:pt idx="282">
                  <c:v>0.26908749999999998</c:v>
                </c:pt>
                <c:pt idx="283">
                  <c:v>0.26600000000000001</c:v>
                </c:pt>
                <c:pt idx="284">
                  <c:v>0.2641</c:v>
                </c:pt>
                <c:pt idx="285">
                  <c:v>0.26124999999999998</c:v>
                </c:pt>
                <c:pt idx="286">
                  <c:v>0.25840000000000002</c:v>
                </c:pt>
                <c:pt idx="287">
                  <c:v>0.25650000000000001</c:v>
                </c:pt>
                <c:pt idx="288">
                  <c:v>0.25459999999999999</c:v>
                </c:pt>
                <c:pt idx="289">
                  <c:v>0.25222499999999998</c:v>
                </c:pt>
                <c:pt idx="290">
                  <c:v>0.25056250000000002</c:v>
                </c:pt>
                <c:pt idx="291">
                  <c:v>0.24866250000000004</c:v>
                </c:pt>
                <c:pt idx="292">
                  <c:v>0.24866250000000004</c:v>
                </c:pt>
                <c:pt idx="293">
                  <c:v>0.247</c:v>
                </c:pt>
                <c:pt idx="294">
                  <c:v>0.24628749999999996</c:v>
                </c:pt>
                <c:pt idx="295">
                  <c:v>0.24509999999999998</c:v>
                </c:pt>
                <c:pt idx="296">
                  <c:v>0.243675</c:v>
                </c:pt>
                <c:pt idx="297">
                  <c:v>0.24201250000000002</c:v>
                </c:pt>
                <c:pt idx="298">
                  <c:v>0.24153749999999996</c:v>
                </c:pt>
                <c:pt idx="299">
                  <c:v>0.24984999999999999</c:v>
                </c:pt>
                <c:pt idx="300">
                  <c:v>0.25080000000000002</c:v>
                </c:pt>
                <c:pt idx="301">
                  <c:v>0.25151249999999997</c:v>
                </c:pt>
                <c:pt idx="302">
                  <c:v>0.25080000000000002</c:v>
                </c:pt>
                <c:pt idx="303">
                  <c:v>0.25056249999999997</c:v>
                </c:pt>
                <c:pt idx="304">
                  <c:v>0.24961249999999996</c:v>
                </c:pt>
                <c:pt idx="305">
                  <c:v>0.24866249999999998</c:v>
                </c:pt>
                <c:pt idx="306">
                  <c:v>0.24890000000000001</c:v>
                </c:pt>
                <c:pt idx="307">
                  <c:v>0.24842500000000001</c:v>
                </c:pt>
                <c:pt idx="308">
                  <c:v>0.24842500000000001</c:v>
                </c:pt>
                <c:pt idx="309">
                  <c:v>0.24818749999999998</c:v>
                </c:pt>
                <c:pt idx="310">
                  <c:v>0.247</c:v>
                </c:pt>
                <c:pt idx="311">
                  <c:v>0.24652499999999999</c:v>
                </c:pt>
                <c:pt idx="312">
                  <c:v>0.24581249999999996</c:v>
                </c:pt>
                <c:pt idx="313">
                  <c:v>0.24438749999999998</c:v>
                </c:pt>
                <c:pt idx="314">
                  <c:v>0.24343749999999997</c:v>
                </c:pt>
                <c:pt idx="315">
                  <c:v>0.24248749999999997</c:v>
                </c:pt>
                <c:pt idx="316">
                  <c:v>0.242725</c:v>
                </c:pt>
                <c:pt idx="317">
                  <c:v>0.24224999999999999</c:v>
                </c:pt>
                <c:pt idx="318">
                  <c:v>0.247475</c:v>
                </c:pt>
                <c:pt idx="319">
                  <c:v>0.27027499999999999</c:v>
                </c:pt>
                <c:pt idx="320">
                  <c:v>0.30685000000000001</c:v>
                </c:pt>
                <c:pt idx="321">
                  <c:v>0.30874999999999997</c:v>
                </c:pt>
                <c:pt idx="322">
                  <c:v>0.30803749999999996</c:v>
                </c:pt>
                <c:pt idx="323">
                  <c:v>0.30637500000000001</c:v>
                </c:pt>
                <c:pt idx="324">
                  <c:v>0.30399999999999994</c:v>
                </c:pt>
                <c:pt idx="325">
                  <c:v>0.30186249999999998</c:v>
                </c:pt>
                <c:pt idx="326">
                  <c:v>0.29972499999999996</c:v>
                </c:pt>
                <c:pt idx="327">
                  <c:v>0.29782500000000001</c:v>
                </c:pt>
                <c:pt idx="328">
                  <c:v>0.29782500000000001</c:v>
                </c:pt>
                <c:pt idx="329">
                  <c:v>0.29806249999999995</c:v>
                </c:pt>
                <c:pt idx="330">
                  <c:v>0.29806249999999995</c:v>
                </c:pt>
                <c:pt idx="331">
                  <c:v>0.29829999999999995</c:v>
                </c:pt>
                <c:pt idx="332">
                  <c:v>0.29877500000000001</c:v>
                </c:pt>
                <c:pt idx="333">
                  <c:v>0.29853750000000001</c:v>
                </c:pt>
                <c:pt idx="334">
                  <c:v>0.29901249999999996</c:v>
                </c:pt>
                <c:pt idx="335">
                  <c:v>0.29853750000000001</c:v>
                </c:pt>
                <c:pt idx="336">
                  <c:v>0.29901249999999996</c:v>
                </c:pt>
                <c:pt idx="337">
                  <c:v>0.29901249999999996</c:v>
                </c:pt>
                <c:pt idx="338">
                  <c:v>0.29924999999999996</c:v>
                </c:pt>
                <c:pt idx="339">
                  <c:v>0.29924999999999996</c:v>
                </c:pt>
                <c:pt idx="340">
                  <c:v>0.29972499999999996</c:v>
                </c:pt>
                <c:pt idx="341">
                  <c:v>0.29948750000000002</c:v>
                </c:pt>
                <c:pt idx="342">
                  <c:v>0.29948750000000002</c:v>
                </c:pt>
                <c:pt idx="343">
                  <c:v>0.29972499999999996</c:v>
                </c:pt>
                <c:pt idx="344">
                  <c:v>0.29948750000000002</c:v>
                </c:pt>
                <c:pt idx="345">
                  <c:v>0.29948750000000002</c:v>
                </c:pt>
                <c:pt idx="346">
                  <c:v>0.29996249999999997</c:v>
                </c:pt>
                <c:pt idx="347">
                  <c:v>0.29972499999999996</c:v>
                </c:pt>
                <c:pt idx="348">
                  <c:v>0.29972499999999996</c:v>
                </c:pt>
                <c:pt idx="349">
                  <c:v>0.29972499999999996</c:v>
                </c:pt>
                <c:pt idx="350">
                  <c:v>0.29996249999999997</c:v>
                </c:pt>
                <c:pt idx="351">
                  <c:v>0.29996249999999997</c:v>
                </c:pt>
                <c:pt idx="352">
                  <c:v>0.29996249999999997</c:v>
                </c:pt>
                <c:pt idx="353">
                  <c:v>0.29996249999999997</c:v>
                </c:pt>
                <c:pt idx="354">
                  <c:v>0.29996249999999997</c:v>
                </c:pt>
                <c:pt idx="355">
                  <c:v>0.29996249999999997</c:v>
                </c:pt>
                <c:pt idx="356">
                  <c:v>0.29996249999999997</c:v>
                </c:pt>
                <c:pt idx="357">
                  <c:v>0.32703749999999998</c:v>
                </c:pt>
                <c:pt idx="358">
                  <c:v>0.3379625</c:v>
                </c:pt>
                <c:pt idx="359">
                  <c:v>0.337725</c:v>
                </c:pt>
                <c:pt idx="360">
                  <c:v>0.3379625</c:v>
                </c:pt>
                <c:pt idx="361">
                  <c:v>0.337725</c:v>
                </c:pt>
                <c:pt idx="362">
                  <c:v>0.3379625</c:v>
                </c:pt>
                <c:pt idx="363">
                  <c:v>0.33819999999999995</c:v>
                </c:pt>
                <c:pt idx="364">
                  <c:v>0.337725</c:v>
                </c:pt>
                <c:pt idx="365">
                  <c:v>0.337725</c:v>
                </c:pt>
                <c:pt idx="366">
                  <c:v>0.33701249999999999</c:v>
                </c:pt>
                <c:pt idx="367">
                  <c:v>0.33653749999999999</c:v>
                </c:pt>
                <c:pt idx="368">
                  <c:v>0.33606249999999999</c:v>
                </c:pt>
                <c:pt idx="369">
                  <c:v>0.33606249999999999</c:v>
                </c:pt>
                <c:pt idx="370">
                  <c:v>0.33558749999999998</c:v>
                </c:pt>
                <c:pt idx="371">
                  <c:v>0.33511249999999998</c:v>
                </c:pt>
                <c:pt idx="372">
                  <c:v>0.33463749999999998</c:v>
                </c:pt>
                <c:pt idx="373">
                  <c:v>0.33439999999999998</c:v>
                </c:pt>
                <c:pt idx="374">
                  <c:v>0.33416249999999997</c:v>
                </c:pt>
                <c:pt idx="375">
                  <c:v>0.35078749999999997</c:v>
                </c:pt>
                <c:pt idx="376">
                  <c:v>0.35007499999999997</c:v>
                </c:pt>
                <c:pt idx="377">
                  <c:v>0.34912499999999996</c:v>
                </c:pt>
                <c:pt idx="378">
                  <c:v>0.34888749999999996</c:v>
                </c:pt>
                <c:pt idx="379">
                  <c:v>0.34817499999999996</c:v>
                </c:pt>
                <c:pt idx="380">
                  <c:v>0.34746250000000001</c:v>
                </c:pt>
              </c:numCache>
            </c:numRef>
          </c:yVal>
          <c:smooth val="0"/>
          <c:extLst>
            <c:ext xmlns:c16="http://schemas.microsoft.com/office/drawing/2014/chart" uri="{C3380CC4-5D6E-409C-BE32-E72D297353CC}">
              <c16:uniqueId val="{00000000-FB9D-4D48-9799-12396F699885}"/>
            </c:ext>
          </c:extLst>
        </c:ser>
        <c:ser>
          <c:idx val="1"/>
          <c:order val="1"/>
          <c:spPr>
            <a:ln w="25400" cap="rnd">
              <a:noFill/>
              <a:round/>
            </a:ln>
            <a:effectLst/>
          </c:spPr>
          <c:marker>
            <c:symbol val="circle"/>
            <c:size val="5"/>
            <c:spPr>
              <a:noFill/>
              <a:ln w="0">
                <a:solidFill>
                  <a:schemeClr val="tx1"/>
                </a:solidFill>
              </a:ln>
              <a:effectLst/>
            </c:spPr>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Soil!$AD$3:$AD$383</c:f>
              <c:numCache>
                <c:formatCode>ge\r\a\l</c:formatCode>
                <c:ptCount val="381"/>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0.30115594184187178</c:v>
                </c:pt>
                <c:pt idx="21">
                  <c:v>-99</c:v>
                </c:pt>
                <c:pt idx="22">
                  <c:v>-99</c:v>
                </c:pt>
                <c:pt idx="23">
                  <c:v>0.30068702955983284</c:v>
                </c:pt>
                <c:pt idx="24">
                  <c:v>-99</c:v>
                </c:pt>
                <c:pt idx="25">
                  <c:v>-99</c:v>
                </c:pt>
                <c:pt idx="26">
                  <c:v>0.29773791680362932</c:v>
                </c:pt>
                <c:pt idx="27">
                  <c:v>-99</c:v>
                </c:pt>
                <c:pt idx="28">
                  <c:v>-99</c:v>
                </c:pt>
                <c:pt idx="29">
                  <c:v>-99</c:v>
                </c:pt>
                <c:pt idx="30">
                  <c:v>0.29456524388080324</c:v>
                </c:pt>
                <c:pt idx="31">
                  <c:v>-99</c:v>
                </c:pt>
                <c:pt idx="32">
                  <c:v>-99</c:v>
                </c:pt>
                <c:pt idx="33">
                  <c:v>0.29478588976601566</c:v>
                </c:pt>
                <c:pt idx="34">
                  <c:v>0.29452144830153948</c:v>
                </c:pt>
                <c:pt idx="35">
                  <c:v>-99</c:v>
                </c:pt>
                <c:pt idx="36">
                  <c:v>-99</c:v>
                </c:pt>
                <c:pt idx="37">
                  <c:v>0.29373115563095387</c:v>
                </c:pt>
                <c:pt idx="38">
                  <c:v>-99</c:v>
                </c:pt>
                <c:pt idx="39">
                  <c:v>-99</c:v>
                </c:pt>
                <c:pt idx="40">
                  <c:v>-99</c:v>
                </c:pt>
                <c:pt idx="41">
                  <c:v>-99</c:v>
                </c:pt>
                <c:pt idx="42">
                  <c:v>-99</c:v>
                </c:pt>
                <c:pt idx="43">
                  <c:v>-99</c:v>
                </c:pt>
                <c:pt idx="44">
                  <c:v>0.28558167285910874</c:v>
                </c:pt>
                <c:pt idx="45">
                  <c:v>-99</c:v>
                </c:pt>
                <c:pt idx="46">
                  <c:v>-99</c:v>
                </c:pt>
                <c:pt idx="47">
                  <c:v>0.29008878654825404</c:v>
                </c:pt>
                <c:pt idx="48">
                  <c:v>-99</c:v>
                </c:pt>
                <c:pt idx="49">
                  <c:v>0.31861192513352032</c:v>
                </c:pt>
                <c:pt idx="50">
                  <c:v>-99</c:v>
                </c:pt>
                <c:pt idx="51">
                  <c:v>-99</c:v>
                </c:pt>
                <c:pt idx="52">
                  <c:v>-99</c:v>
                </c:pt>
                <c:pt idx="53">
                  <c:v>-99</c:v>
                </c:pt>
                <c:pt idx="54">
                  <c:v>-99</c:v>
                </c:pt>
                <c:pt idx="55">
                  <c:v>0.31262007693477623</c:v>
                </c:pt>
                <c:pt idx="56">
                  <c:v>-99</c:v>
                </c:pt>
                <c:pt idx="57">
                  <c:v>-99</c:v>
                </c:pt>
                <c:pt idx="58">
                  <c:v>0.31129054149310276</c:v>
                </c:pt>
                <c:pt idx="59">
                  <c:v>-99</c:v>
                </c:pt>
                <c:pt idx="60">
                  <c:v>-99</c:v>
                </c:pt>
                <c:pt idx="61">
                  <c:v>0.31457776824494188</c:v>
                </c:pt>
                <c:pt idx="62">
                  <c:v>-99</c:v>
                </c:pt>
                <c:pt idx="63">
                  <c:v>-99</c:v>
                </c:pt>
                <c:pt idx="64">
                  <c:v>-99</c:v>
                </c:pt>
                <c:pt idx="65">
                  <c:v>0.30017116090853574</c:v>
                </c:pt>
                <c:pt idx="66">
                  <c:v>-99</c:v>
                </c:pt>
                <c:pt idx="67">
                  <c:v>-99</c:v>
                </c:pt>
                <c:pt idx="68">
                  <c:v>0.29920251554867944</c:v>
                </c:pt>
                <c:pt idx="69">
                  <c:v>-99</c:v>
                </c:pt>
                <c:pt idx="70">
                  <c:v>-99</c:v>
                </c:pt>
                <c:pt idx="71">
                  <c:v>-99</c:v>
                </c:pt>
                <c:pt idx="72">
                  <c:v>0.33206397617676381</c:v>
                </c:pt>
                <c:pt idx="73">
                  <c:v>-99</c:v>
                </c:pt>
                <c:pt idx="74">
                  <c:v>-99</c:v>
                </c:pt>
                <c:pt idx="75">
                  <c:v>-99</c:v>
                </c:pt>
                <c:pt idx="76">
                  <c:v>-99</c:v>
                </c:pt>
                <c:pt idx="77">
                  <c:v>-99</c:v>
                </c:pt>
                <c:pt idx="78">
                  <c:v>0.33735094218559752</c:v>
                </c:pt>
                <c:pt idx="79">
                  <c:v>-99</c:v>
                </c:pt>
                <c:pt idx="80">
                  <c:v>-99</c:v>
                </c:pt>
                <c:pt idx="81">
                  <c:v>-99</c:v>
                </c:pt>
                <c:pt idx="82">
                  <c:v>-99</c:v>
                </c:pt>
                <c:pt idx="83">
                  <c:v>0.32889743164869112</c:v>
                </c:pt>
                <c:pt idx="84">
                  <c:v>-99</c:v>
                </c:pt>
                <c:pt idx="85">
                  <c:v>-99</c:v>
                </c:pt>
                <c:pt idx="86">
                  <c:v>0.32344979647759581</c:v>
                </c:pt>
                <c:pt idx="87">
                  <c:v>-99</c:v>
                </c:pt>
                <c:pt idx="88">
                  <c:v>-99</c:v>
                </c:pt>
                <c:pt idx="89">
                  <c:v>-99</c:v>
                </c:pt>
                <c:pt idx="90">
                  <c:v>-99</c:v>
                </c:pt>
                <c:pt idx="91">
                  <c:v>0.30400060946442709</c:v>
                </c:pt>
                <c:pt idx="92">
                  <c:v>-99</c:v>
                </c:pt>
                <c:pt idx="93">
                  <c:v>0.29902851672617109</c:v>
                </c:pt>
                <c:pt idx="94">
                  <c:v>-99</c:v>
                </c:pt>
                <c:pt idx="95">
                  <c:v>-99</c:v>
                </c:pt>
                <c:pt idx="96">
                  <c:v>-99</c:v>
                </c:pt>
                <c:pt idx="97">
                  <c:v>0.3006494464493556</c:v>
                </c:pt>
                <c:pt idx="98">
                  <c:v>-99</c:v>
                </c:pt>
                <c:pt idx="99">
                  <c:v>-99</c:v>
                </c:pt>
                <c:pt idx="100">
                  <c:v>0.2872979636439898</c:v>
                </c:pt>
                <c:pt idx="101">
                  <c:v>-99</c:v>
                </c:pt>
                <c:pt idx="102">
                  <c:v>-99</c:v>
                </c:pt>
                <c:pt idx="103">
                  <c:v>-99</c:v>
                </c:pt>
                <c:pt idx="104">
                  <c:v>-99</c:v>
                </c:pt>
                <c:pt idx="105">
                  <c:v>-99</c:v>
                </c:pt>
                <c:pt idx="106">
                  <c:v>-99</c:v>
                </c:pt>
                <c:pt idx="107">
                  <c:v>0.28220884899133764</c:v>
                </c:pt>
                <c:pt idx="108">
                  <c:v>-99</c:v>
                </c:pt>
                <c:pt idx="109">
                  <c:v>-99</c:v>
                </c:pt>
                <c:pt idx="110">
                  <c:v>0.35110226043499587</c:v>
                </c:pt>
                <c:pt idx="111">
                  <c:v>-99</c:v>
                </c:pt>
                <c:pt idx="112">
                  <c:v>0.35623421810963324</c:v>
                </c:pt>
                <c:pt idx="113">
                  <c:v>-99</c:v>
                </c:pt>
                <c:pt idx="114">
                  <c:v>0.34394836124367217</c:v>
                </c:pt>
                <c:pt idx="115">
                  <c:v>-99</c:v>
                </c:pt>
                <c:pt idx="116">
                  <c:v>-99</c:v>
                </c:pt>
                <c:pt idx="117">
                  <c:v>-99</c:v>
                </c:pt>
                <c:pt idx="118">
                  <c:v>-99</c:v>
                </c:pt>
                <c:pt idx="119">
                  <c:v>-99</c:v>
                </c:pt>
                <c:pt idx="120">
                  <c:v>0.34000918381763301</c:v>
                </c:pt>
                <c:pt idx="121">
                  <c:v>0.33997979435191489</c:v>
                </c:pt>
                <c:pt idx="122">
                  <c:v>-99</c:v>
                </c:pt>
                <c:pt idx="123">
                  <c:v>-99</c:v>
                </c:pt>
                <c:pt idx="124">
                  <c:v>0.32603887876421811</c:v>
                </c:pt>
                <c:pt idx="125">
                  <c:v>-99</c:v>
                </c:pt>
                <c:pt idx="126">
                  <c:v>0.31549612425406676</c:v>
                </c:pt>
                <c:pt idx="127">
                  <c:v>0.31245230024138215</c:v>
                </c:pt>
                <c:pt idx="128">
                  <c:v>-99</c:v>
                </c:pt>
                <c:pt idx="129">
                  <c:v>-99</c:v>
                </c:pt>
                <c:pt idx="130">
                  <c:v>-99</c:v>
                </c:pt>
                <c:pt idx="131">
                  <c:v>0.30763511810286737</c:v>
                </c:pt>
                <c:pt idx="132">
                  <c:v>-99</c:v>
                </c:pt>
                <c:pt idx="133">
                  <c:v>-99</c:v>
                </c:pt>
                <c:pt idx="134">
                  <c:v>0.35501910864328368</c:v>
                </c:pt>
                <c:pt idx="135">
                  <c:v>0.35309943680559103</c:v>
                </c:pt>
                <c:pt idx="136">
                  <c:v>-99</c:v>
                </c:pt>
                <c:pt idx="137">
                  <c:v>-99</c:v>
                </c:pt>
                <c:pt idx="138">
                  <c:v>0.33402081128563277</c:v>
                </c:pt>
                <c:pt idx="139">
                  <c:v>-99</c:v>
                </c:pt>
                <c:pt idx="140">
                  <c:v>0.33473961294656662</c:v>
                </c:pt>
                <c:pt idx="141">
                  <c:v>-99</c:v>
                </c:pt>
                <c:pt idx="142">
                  <c:v>0.32288247227913563</c:v>
                </c:pt>
                <c:pt idx="143">
                  <c:v>-99</c:v>
                </c:pt>
                <c:pt idx="144">
                  <c:v>-99</c:v>
                </c:pt>
                <c:pt idx="145">
                  <c:v>0.31040455829331082</c:v>
                </c:pt>
                <c:pt idx="146">
                  <c:v>-99</c:v>
                </c:pt>
                <c:pt idx="147">
                  <c:v>-99</c:v>
                </c:pt>
                <c:pt idx="148">
                  <c:v>0.34224505382713916</c:v>
                </c:pt>
                <c:pt idx="149">
                  <c:v>-99</c:v>
                </c:pt>
                <c:pt idx="150">
                  <c:v>-99</c:v>
                </c:pt>
                <c:pt idx="151">
                  <c:v>0.35141374864264913</c:v>
                </c:pt>
                <c:pt idx="152">
                  <c:v>-99</c:v>
                </c:pt>
                <c:pt idx="153">
                  <c:v>-99</c:v>
                </c:pt>
                <c:pt idx="154">
                  <c:v>-99</c:v>
                </c:pt>
                <c:pt idx="155">
                  <c:v>-99</c:v>
                </c:pt>
                <c:pt idx="156">
                  <c:v>-99</c:v>
                </c:pt>
                <c:pt idx="157">
                  <c:v>-99</c:v>
                </c:pt>
                <c:pt idx="158">
                  <c:v>-99</c:v>
                </c:pt>
                <c:pt idx="159">
                  <c:v>0.347847859536773</c:v>
                </c:pt>
                <c:pt idx="160">
                  <c:v>-99</c:v>
                </c:pt>
                <c:pt idx="161">
                  <c:v>-99</c:v>
                </c:pt>
                <c:pt idx="162">
                  <c:v>-99</c:v>
                </c:pt>
                <c:pt idx="163">
                  <c:v>-99</c:v>
                </c:pt>
                <c:pt idx="164">
                  <c:v>-99</c:v>
                </c:pt>
                <c:pt idx="165">
                  <c:v>0.33118654474653864</c:v>
                </c:pt>
                <c:pt idx="166">
                  <c:v>-99</c:v>
                </c:pt>
                <c:pt idx="167">
                  <c:v>-99</c:v>
                </c:pt>
                <c:pt idx="168">
                  <c:v>-99</c:v>
                </c:pt>
                <c:pt idx="169">
                  <c:v>-99</c:v>
                </c:pt>
                <c:pt idx="170">
                  <c:v>-99</c:v>
                </c:pt>
                <c:pt idx="171">
                  <c:v>-99</c:v>
                </c:pt>
                <c:pt idx="172">
                  <c:v>-99</c:v>
                </c:pt>
                <c:pt idx="173">
                  <c:v>-99</c:v>
                </c:pt>
                <c:pt idx="174">
                  <c:v>0.36130412509725573</c:v>
                </c:pt>
                <c:pt idx="175">
                  <c:v>-99</c:v>
                </c:pt>
                <c:pt idx="176">
                  <c:v>0.34523452040836888</c:v>
                </c:pt>
                <c:pt idx="177">
                  <c:v>-99</c:v>
                </c:pt>
                <c:pt idx="178">
                  <c:v>-99</c:v>
                </c:pt>
                <c:pt idx="179">
                  <c:v>-99</c:v>
                </c:pt>
                <c:pt idx="180">
                  <c:v>0.32237928318895454</c:v>
                </c:pt>
                <c:pt idx="181">
                  <c:v>-99</c:v>
                </c:pt>
                <c:pt idx="182">
                  <c:v>-99</c:v>
                </c:pt>
                <c:pt idx="183">
                  <c:v>-99</c:v>
                </c:pt>
                <c:pt idx="184">
                  <c:v>0.29727670238364146</c:v>
                </c:pt>
                <c:pt idx="185">
                  <c:v>-99</c:v>
                </c:pt>
                <c:pt idx="186">
                  <c:v>-99</c:v>
                </c:pt>
                <c:pt idx="187">
                  <c:v>0.28784455525742564</c:v>
                </c:pt>
                <c:pt idx="188">
                  <c:v>-99</c:v>
                </c:pt>
                <c:pt idx="189">
                  <c:v>0.30154218320564991</c:v>
                </c:pt>
                <c:pt idx="190">
                  <c:v>-99</c:v>
                </c:pt>
                <c:pt idx="191">
                  <c:v>-99</c:v>
                </c:pt>
                <c:pt idx="192">
                  <c:v>-99</c:v>
                </c:pt>
                <c:pt idx="193">
                  <c:v>-99</c:v>
                </c:pt>
                <c:pt idx="194">
                  <c:v>-99</c:v>
                </c:pt>
                <c:pt idx="195">
                  <c:v>0.34612739412347027</c:v>
                </c:pt>
                <c:pt idx="196">
                  <c:v>-99</c:v>
                </c:pt>
                <c:pt idx="197">
                  <c:v>0.3467279766480727</c:v>
                </c:pt>
                <c:pt idx="198">
                  <c:v>-99</c:v>
                </c:pt>
                <c:pt idx="199">
                  <c:v>-99</c:v>
                </c:pt>
                <c:pt idx="200">
                  <c:v>-99</c:v>
                </c:pt>
                <c:pt idx="201">
                  <c:v>-99</c:v>
                </c:pt>
                <c:pt idx="202">
                  <c:v>0.3302496456177873</c:v>
                </c:pt>
                <c:pt idx="203">
                  <c:v>-99</c:v>
                </c:pt>
                <c:pt idx="204">
                  <c:v>-99</c:v>
                </c:pt>
                <c:pt idx="205">
                  <c:v>0.3524289273948456</c:v>
                </c:pt>
                <c:pt idx="206">
                  <c:v>-99</c:v>
                </c:pt>
                <c:pt idx="207">
                  <c:v>-99</c:v>
                </c:pt>
                <c:pt idx="208">
                  <c:v>0.33896694427281415</c:v>
                </c:pt>
                <c:pt idx="209">
                  <c:v>-99</c:v>
                </c:pt>
                <c:pt idx="210">
                  <c:v>0.36261817159039872</c:v>
                </c:pt>
                <c:pt idx="211">
                  <c:v>0.35497623406632728</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0.35026151205593092</c:v>
                </c:pt>
                <c:pt idx="229">
                  <c:v>0.34194567985923741</c:v>
                </c:pt>
                <c:pt idx="230">
                  <c:v>-99</c:v>
                </c:pt>
                <c:pt idx="231">
                  <c:v>-99</c:v>
                </c:pt>
                <c:pt idx="232">
                  <c:v>-99</c:v>
                </c:pt>
                <c:pt idx="233">
                  <c:v>-99</c:v>
                </c:pt>
                <c:pt idx="234">
                  <c:v>-99</c:v>
                </c:pt>
                <c:pt idx="235">
                  <c:v>-99</c:v>
                </c:pt>
                <c:pt idx="236">
                  <c:v>-99</c:v>
                </c:pt>
                <c:pt idx="237">
                  <c:v>0.36013433073603079</c:v>
                </c:pt>
                <c:pt idx="238">
                  <c:v>-99</c:v>
                </c:pt>
                <c:pt idx="239">
                  <c:v>-99</c:v>
                </c:pt>
                <c:pt idx="240">
                  <c:v>-99</c:v>
                </c:pt>
                <c:pt idx="241">
                  <c:v>-99</c:v>
                </c:pt>
                <c:pt idx="242">
                  <c:v>-99</c:v>
                </c:pt>
                <c:pt idx="243">
                  <c:v>-99</c:v>
                </c:pt>
                <c:pt idx="244">
                  <c:v>-99</c:v>
                </c:pt>
                <c:pt idx="245">
                  <c:v>-99</c:v>
                </c:pt>
                <c:pt idx="246">
                  <c:v>0.35215414211791524</c:v>
                </c:pt>
                <c:pt idx="247">
                  <c:v>-99</c:v>
                </c:pt>
                <c:pt idx="248">
                  <c:v>0.36483452524987042</c:v>
                </c:pt>
                <c:pt idx="249">
                  <c:v>-99</c:v>
                </c:pt>
                <c:pt idx="250">
                  <c:v>0.35854236623158914</c:v>
                </c:pt>
                <c:pt idx="251">
                  <c:v>-99</c:v>
                </c:pt>
                <c:pt idx="252">
                  <c:v>-99</c:v>
                </c:pt>
                <c:pt idx="253">
                  <c:v>0.35042945841971734</c:v>
                </c:pt>
                <c:pt idx="254">
                  <c:v>-99</c:v>
                </c:pt>
                <c:pt idx="255">
                  <c:v>-99</c:v>
                </c:pt>
                <c:pt idx="256">
                  <c:v>-99</c:v>
                </c:pt>
                <c:pt idx="257">
                  <c:v>-99</c:v>
                </c:pt>
                <c:pt idx="258">
                  <c:v>0.35245509497167482</c:v>
                </c:pt>
                <c:pt idx="259">
                  <c:v>-99</c:v>
                </c:pt>
                <c:pt idx="260">
                  <c:v>-99</c:v>
                </c:pt>
                <c:pt idx="261">
                  <c:v>-99</c:v>
                </c:pt>
                <c:pt idx="262">
                  <c:v>-99</c:v>
                </c:pt>
                <c:pt idx="263">
                  <c:v>-99</c:v>
                </c:pt>
                <c:pt idx="264">
                  <c:v>-99</c:v>
                </c:pt>
                <c:pt idx="265">
                  <c:v>-99</c:v>
                </c:pt>
                <c:pt idx="266">
                  <c:v>0.33940214875808322</c:v>
                </c:pt>
                <c:pt idx="267">
                  <c:v>-99</c:v>
                </c:pt>
                <c:pt idx="268">
                  <c:v>0.32957361518443434</c:v>
                </c:pt>
                <c:pt idx="269">
                  <c:v>-99</c:v>
                </c:pt>
                <c:pt idx="270">
                  <c:v>-99</c:v>
                </c:pt>
                <c:pt idx="271">
                  <c:v>-99</c:v>
                </c:pt>
                <c:pt idx="272">
                  <c:v>-99</c:v>
                </c:pt>
                <c:pt idx="273">
                  <c:v>-99</c:v>
                </c:pt>
                <c:pt idx="274">
                  <c:v>-99</c:v>
                </c:pt>
                <c:pt idx="275">
                  <c:v>0.32089309371008562</c:v>
                </c:pt>
                <c:pt idx="276">
                  <c:v>-99</c:v>
                </c:pt>
                <c:pt idx="277">
                  <c:v>-99</c:v>
                </c:pt>
                <c:pt idx="278">
                  <c:v>-99</c:v>
                </c:pt>
                <c:pt idx="279">
                  <c:v>-99</c:v>
                </c:pt>
                <c:pt idx="280">
                  <c:v>0.31373529925879612</c:v>
                </c:pt>
                <c:pt idx="281">
                  <c:v>-99</c:v>
                </c:pt>
                <c:pt idx="282">
                  <c:v>-99</c:v>
                </c:pt>
                <c:pt idx="283">
                  <c:v>0.30521704972696234</c:v>
                </c:pt>
                <c:pt idx="284">
                  <c:v>-99</c:v>
                </c:pt>
                <c:pt idx="285">
                  <c:v>0.30622260940810936</c:v>
                </c:pt>
                <c:pt idx="286">
                  <c:v>-99</c:v>
                </c:pt>
                <c:pt idx="287">
                  <c:v>0.30117264651012882</c:v>
                </c:pt>
                <c:pt idx="288">
                  <c:v>-99</c:v>
                </c:pt>
                <c:pt idx="289">
                  <c:v>-99</c:v>
                </c:pt>
                <c:pt idx="290">
                  <c:v>-99</c:v>
                </c:pt>
                <c:pt idx="291">
                  <c:v>-99</c:v>
                </c:pt>
                <c:pt idx="292">
                  <c:v>0.28858843010629193</c:v>
                </c:pt>
                <c:pt idx="293">
                  <c:v>-99</c:v>
                </c:pt>
                <c:pt idx="294">
                  <c:v>-99</c:v>
                </c:pt>
                <c:pt idx="295">
                  <c:v>0.30695817428002564</c:v>
                </c:pt>
                <c:pt idx="296">
                  <c:v>-99</c:v>
                </c:pt>
                <c:pt idx="297">
                  <c:v>-99</c:v>
                </c:pt>
                <c:pt idx="298">
                  <c:v>-99</c:v>
                </c:pt>
                <c:pt idx="299">
                  <c:v>-99</c:v>
                </c:pt>
                <c:pt idx="300">
                  <c:v>0.31460229934996825</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pt idx="330">
                  <c:v>-99</c:v>
                </c:pt>
                <c:pt idx="331">
                  <c:v>-99</c:v>
                </c:pt>
                <c:pt idx="332">
                  <c:v>-99</c:v>
                </c:pt>
                <c:pt idx="333">
                  <c:v>-99</c:v>
                </c:pt>
                <c:pt idx="334">
                  <c:v>-99</c:v>
                </c:pt>
                <c:pt idx="335">
                  <c:v>-99</c:v>
                </c:pt>
                <c:pt idx="336">
                  <c:v>-99</c:v>
                </c:pt>
                <c:pt idx="337">
                  <c:v>-99</c:v>
                </c:pt>
                <c:pt idx="338">
                  <c:v>-99</c:v>
                </c:pt>
                <c:pt idx="339">
                  <c:v>-99</c:v>
                </c:pt>
                <c:pt idx="340">
                  <c:v>-99</c:v>
                </c:pt>
                <c:pt idx="341">
                  <c:v>-99</c:v>
                </c:pt>
                <c:pt idx="342">
                  <c:v>-99</c:v>
                </c:pt>
                <c:pt idx="343">
                  <c:v>-99</c:v>
                </c:pt>
                <c:pt idx="344">
                  <c:v>-99</c:v>
                </c:pt>
                <c:pt idx="345">
                  <c:v>-99</c:v>
                </c:pt>
                <c:pt idx="346">
                  <c:v>-99</c:v>
                </c:pt>
                <c:pt idx="347">
                  <c:v>-99</c:v>
                </c:pt>
                <c:pt idx="348">
                  <c:v>-99</c:v>
                </c:pt>
                <c:pt idx="349">
                  <c:v>-99</c:v>
                </c:pt>
                <c:pt idx="350">
                  <c:v>-99</c:v>
                </c:pt>
                <c:pt idx="351">
                  <c:v>-99</c:v>
                </c:pt>
                <c:pt idx="352">
                  <c:v>-99</c:v>
                </c:pt>
                <c:pt idx="353">
                  <c:v>-99</c:v>
                </c:pt>
                <c:pt idx="354">
                  <c:v>-99</c:v>
                </c:pt>
                <c:pt idx="355">
                  <c:v>-99</c:v>
                </c:pt>
                <c:pt idx="356">
                  <c:v>-99</c:v>
                </c:pt>
                <c:pt idx="357">
                  <c:v>-99</c:v>
                </c:pt>
                <c:pt idx="358">
                  <c:v>-99</c:v>
                </c:pt>
                <c:pt idx="359">
                  <c:v>-99</c:v>
                </c:pt>
                <c:pt idx="360">
                  <c:v>-99</c:v>
                </c:pt>
                <c:pt idx="361">
                  <c:v>-99</c:v>
                </c:pt>
                <c:pt idx="362">
                  <c:v>-99</c:v>
                </c:pt>
                <c:pt idx="363">
                  <c:v>-99</c:v>
                </c:pt>
                <c:pt idx="364">
                  <c:v>-99</c:v>
                </c:pt>
                <c:pt idx="365">
                  <c:v>-99</c:v>
                </c:pt>
                <c:pt idx="366">
                  <c:v>-99</c:v>
                </c:pt>
                <c:pt idx="367">
                  <c:v>-99</c:v>
                </c:pt>
                <c:pt idx="368">
                  <c:v>-99</c:v>
                </c:pt>
                <c:pt idx="369">
                  <c:v>-99</c:v>
                </c:pt>
                <c:pt idx="370">
                  <c:v>-99</c:v>
                </c:pt>
                <c:pt idx="371">
                  <c:v>-99</c:v>
                </c:pt>
                <c:pt idx="372">
                  <c:v>-99</c:v>
                </c:pt>
                <c:pt idx="373">
                  <c:v>-99</c:v>
                </c:pt>
                <c:pt idx="374">
                  <c:v>-99</c:v>
                </c:pt>
                <c:pt idx="375">
                  <c:v>-99</c:v>
                </c:pt>
                <c:pt idx="376">
                  <c:v>-99</c:v>
                </c:pt>
                <c:pt idx="377">
                  <c:v>-99</c:v>
                </c:pt>
                <c:pt idx="378">
                  <c:v>-99</c:v>
                </c:pt>
                <c:pt idx="379">
                  <c:v>-99</c:v>
                </c:pt>
                <c:pt idx="380">
                  <c:v>-99</c:v>
                </c:pt>
              </c:numCache>
            </c:numRef>
          </c:yVal>
          <c:smooth val="0"/>
          <c:extLst>
            <c:ext xmlns:c16="http://schemas.microsoft.com/office/drawing/2014/chart" uri="{C3380CC4-5D6E-409C-BE32-E72D297353CC}">
              <c16:uniqueId val="{00000001-FB9D-4D48-9799-12396F699885}"/>
            </c:ext>
          </c:extLst>
        </c:ser>
        <c:dLbls>
          <c:showLegendKey val="0"/>
          <c:showVal val="0"/>
          <c:showCatName val="0"/>
          <c:showSerName val="0"/>
          <c:showPercent val="0"/>
          <c:showBubbleSize val="0"/>
        </c:dLbls>
        <c:axId val="264046272"/>
        <c:axId val="264046848"/>
      </c:scatterChart>
      <c:valAx>
        <c:axId val="264046272"/>
        <c:scaling>
          <c:orientation val="minMax"/>
          <c:max val="350"/>
        </c:scaling>
        <c:delete val="1"/>
        <c:axPos val="b"/>
        <c:numFmt formatCode="ge\r\a\l" sourceLinked="1"/>
        <c:majorTickMark val="none"/>
        <c:minorTickMark val="none"/>
        <c:tickLblPos val="nextTo"/>
        <c:crossAx val="264046848"/>
        <c:crosses val="autoZero"/>
        <c:crossBetween val="midCat"/>
      </c:valAx>
      <c:valAx>
        <c:axId val="264046848"/>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4046272"/>
        <c:crosses val="autoZero"/>
        <c:crossBetween val="midCat"/>
        <c:majorUnit val="5.000000000000001E-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8197871625724496E-2"/>
          <c:y val="5.8667147331055935E-2"/>
          <c:w val="0.91104096592268291"/>
          <c:h val="0.74838799095450903"/>
        </c:manualLayout>
      </c:layout>
      <c:scatterChart>
        <c:scatterStyle val="lineMarker"/>
        <c:varyColors val="0"/>
        <c:ser>
          <c:idx val="0"/>
          <c:order val="0"/>
          <c:tx>
            <c:v>Simulated (cm3 cm-3)</c:v>
          </c:tx>
          <c:spPr>
            <a:ln w="6350" cap="rnd">
              <a:solidFill>
                <a:schemeClr val="tx1"/>
              </a:solidFill>
              <a:round/>
            </a:ln>
            <a:effectLst/>
          </c:spPr>
          <c:marker>
            <c:symbol val="none"/>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Soil!$AH$3:$AH$383</c:f>
              <c:numCache>
                <c:formatCode>ge\r\a\l</c:formatCode>
                <c:ptCount val="381"/>
                <c:pt idx="0">
                  <c:v>0.30399999999999999</c:v>
                </c:pt>
                <c:pt idx="1">
                  <c:v>0.30399999999999999</c:v>
                </c:pt>
                <c:pt idx="2">
                  <c:v>0.30399999999999999</c:v>
                </c:pt>
                <c:pt idx="3">
                  <c:v>0.30399999999999999</c:v>
                </c:pt>
                <c:pt idx="4">
                  <c:v>0.30399999999999999</c:v>
                </c:pt>
                <c:pt idx="5">
                  <c:v>0.30399999999999999</c:v>
                </c:pt>
                <c:pt idx="6">
                  <c:v>0.30399999999999999</c:v>
                </c:pt>
                <c:pt idx="7">
                  <c:v>0.30399999999999999</c:v>
                </c:pt>
                <c:pt idx="8">
                  <c:v>0.30399999999999999</c:v>
                </c:pt>
                <c:pt idx="9">
                  <c:v>0.30399999999999999</c:v>
                </c:pt>
                <c:pt idx="10">
                  <c:v>0.30399999999999999</c:v>
                </c:pt>
                <c:pt idx="11">
                  <c:v>0.30399999999999999</c:v>
                </c:pt>
                <c:pt idx="12">
                  <c:v>0.30399999999999999</c:v>
                </c:pt>
                <c:pt idx="13">
                  <c:v>0.30399999999999999</c:v>
                </c:pt>
                <c:pt idx="14">
                  <c:v>0.30399999999999999</c:v>
                </c:pt>
                <c:pt idx="15">
                  <c:v>0.30399999999999999</c:v>
                </c:pt>
                <c:pt idx="16">
                  <c:v>0.30399999999999999</c:v>
                </c:pt>
                <c:pt idx="17">
                  <c:v>0.30399999999999999</c:v>
                </c:pt>
                <c:pt idx="18">
                  <c:v>0.30399999999999999</c:v>
                </c:pt>
                <c:pt idx="19">
                  <c:v>0.30399999999999999</c:v>
                </c:pt>
                <c:pt idx="20">
                  <c:v>0.30399999999999999</c:v>
                </c:pt>
                <c:pt idx="21">
                  <c:v>0.30399999999999999</c:v>
                </c:pt>
                <c:pt idx="22">
                  <c:v>0.30399999999999999</c:v>
                </c:pt>
                <c:pt idx="23">
                  <c:v>0.30399999999999999</c:v>
                </c:pt>
                <c:pt idx="24">
                  <c:v>0.30399999999999999</c:v>
                </c:pt>
                <c:pt idx="25">
                  <c:v>0.30399999999999999</c:v>
                </c:pt>
                <c:pt idx="26">
                  <c:v>0.30399999999999999</c:v>
                </c:pt>
                <c:pt idx="27">
                  <c:v>0.30399999999999999</c:v>
                </c:pt>
                <c:pt idx="28">
                  <c:v>0.30399999999999999</c:v>
                </c:pt>
                <c:pt idx="29">
                  <c:v>0.30399999999999999</c:v>
                </c:pt>
                <c:pt idx="30">
                  <c:v>0.30399999999999999</c:v>
                </c:pt>
                <c:pt idx="31">
                  <c:v>0.30399999999999999</c:v>
                </c:pt>
                <c:pt idx="32">
                  <c:v>0.30399999999999999</c:v>
                </c:pt>
                <c:pt idx="33">
                  <c:v>0.30399999999999999</c:v>
                </c:pt>
                <c:pt idx="34">
                  <c:v>0.30399999999999999</c:v>
                </c:pt>
                <c:pt idx="35">
                  <c:v>0.30399999999999999</c:v>
                </c:pt>
                <c:pt idx="36">
                  <c:v>0.30399999999999999</c:v>
                </c:pt>
                <c:pt idx="37">
                  <c:v>0.30399999999999999</c:v>
                </c:pt>
                <c:pt idx="38">
                  <c:v>0.30399999999999999</c:v>
                </c:pt>
                <c:pt idx="39">
                  <c:v>0.30399999999999999</c:v>
                </c:pt>
                <c:pt idx="40">
                  <c:v>0.30399999999999999</c:v>
                </c:pt>
                <c:pt idx="41">
                  <c:v>0.30399999999999999</c:v>
                </c:pt>
                <c:pt idx="42">
                  <c:v>0.30399999999999999</c:v>
                </c:pt>
                <c:pt idx="43">
                  <c:v>0.30399999999999999</c:v>
                </c:pt>
                <c:pt idx="44">
                  <c:v>0.30399999999999999</c:v>
                </c:pt>
                <c:pt idx="45">
                  <c:v>0.30399999999999999</c:v>
                </c:pt>
                <c:pt idx="46">
                  <c:v>0.30399999999999999</c:v>
                </c:pt>
                <c:pt idx="47">
                  <c:v>0.30399999999999999</c:v>
                </c:pt>
                <c:pt idx="48">
                  <c:v>0.30399999999999999</c:v>
                </c:pt>
                <c:pt idx="49">
                  <c:v>0.30399999999999999</c:v>
                </c:pt>
                <c:pt idx="50">
                  <c:v>0.30399999999999999</c:v>
                </c:pt>
                <c:pt idx="51">
                  <c:v>0.30399999999999999</c:v>
                </c:pt>
                <c:pt idx="52">
                  <c:v>0.30399999999999999</c:v>
                </c:pt>
                <c:pt idx="53">
                  <c:v>0.30399999999999999</c:v>
                </c:pt>
                <c:pt idx="54">
                  <c:v>0.30399999999999999</c:v>
                </c:pt>
                <c:pt idx="55">
                  <c:v>0.30399999999999999</c:v>
                </c:pt>
                <c:pt idx="56">
                  <c:v>0.30399999999999999</c:v>
                </c:pt>
                <c:pt idx="57">
                  <c:v>0.30399999999999999</c:v>
                </c:pt>
                <c:pt idx="58">
                  <c:v>0.30399999999999999</c:v>
                </c:pt>
                <c:pt idx="59">
                  <c:v>0.30399999999999999</c:v>
                </c:pt>
                <c:pt idx="60">
                  <c:v>0.30399999999999999</c:v>
                </c:pt>
                <c:pt idx="61">
                  <c:v>0.30399999999999999</c:v>
                </c:pt>
                <c:pt idx="62">
                  <c:v>0.30399999999999999</c:v>
                </c:pt>
                <c:pt idx="63">
                  <c:v>0.30399999999999999</c:v>
                </c:pt>
                <c:pt idx="64">
                  <c:v>0.30352499999999999</c:v>
                </c:pt>
                <c:pt idx="65">
                  <c:v>0.30352499999999999</c:v>
                </c:pt>
                <c:pt idx="66">
                  <c:v>0.30352499999999999</c:v>
                </c:pt>
                <c:pt idx="67">
                  <c:v>0.30352499999999999</c:v>
                </c:pt>
                <c:pt idx="68">
                  <c:v>0.30352499999999999</c:v>
                </c:pt>
                <c:pt idx="69">
                  <c:v>0.30304999999999999</c:v>
                </c:pt>
                <c:pt idx="70">
                  <c:v>0.30257499999999998</c:v>
                </c:pt>
                <c:pt idx="71">
                  <c:v>0.30209999999999998</c:v>
                </c:pt>
                <c:pt idx="72">
                  <c:v>0.33154999999999996</c:v>
                </c:pt>
                <c:pt idx="73">
                  <c:v>0.36622499999999997</c:v>
                </c:pt>
                <c:pt idx="74">
                  <c:v>0.36527500000000002</c:v>
                </c:pt>
                <c:pt idx="75">
                  <c:v>0.36385000000000001</c:v>
                </c:pt>
                <c:pt idx="76">
                  <c:v>0.3629</c:v>
                </c:pt>
                <c:pt idx="77">
                  <c:v>0.36194999999999999</c:v>
                </c:pt>
                <c:pt idx="78">
                  <c:v>0.36099999999999999</c:v>
                </c:pt>
                <c:pt idx="79">
                  <c:v>0.35957499999999998</c:v>
                </c:pt>
                <c:pt idx="80">
                  <c:v>0.35719999999999996</c:v>
                </c:pt>
                <c:pt idx="81">
                  <c:v>0.35577500000000001</c:v>
                </c:pt>
                <c:pt idx="82">
                  <c:v>0.35339999999999999</c:v>
                </c:pt>
                <c:pt idx="83">
                  <c:v>0.35244999999999999</c:v>
                </c:pt>
                <c:pt idx="84">
                  <c:v>0.35054999999999997</c:v>
                </c:pt>
                <c:pt idx="85">
                  <c:v>0.34769999999999995</c:v>
                </c:pt>
                <c:pt idx="86">
                  <c:v>0.34437499999999999</c:v>
                </c:pt>
                <c:pt idx="87">
                  <c:v>0.34199999999999997</c:v>
                </c:pt>
                <c:pt idx="88">
                  <c:v>0.33867499999999995</c:v>
                </c:pt>
                <c:pt idx="89">
                  <c:v>0.33582499999999998</c:v>
                </c:pt>
                <c:pt idx="90">
                  <c:v>0.33249999999999996</c:v>
                </c:pt>
                <c:pt idx="91">
                  <c:v>0.32964999999999994</c:v>
                </c:pt>
                <c:pt idx="92">
                  <c:v>0.32679999999999998</c:v>
                </c:pt>
                <c:pt idx="93">
                  <c:v>0.32347500000000001</c:v>
                </c:pt>
                <c:pt idx="94">
                  <c:v>0.3211</c:v>
                </c:pt>
                <c:pt idx="95">
                  <c:v>0.31777500000000003</c:v>
                </c:pt>
                <c:pt idx="96">
                  <c:v>0.31682500000000002</c:v>
                </c:pt>
                <c:pt idx="97">
                  <c:v>0.31445000000000001</c:v>
                </c:pt>
                <c:pt idx="98">
                  <c:v>0.31159999999999999</c:v>
                </c:pt>
                <c:pt idx="99">
                  <c:v>0.30874999999999997</c:v>
                </c:pt>
                <c:pt idx="100">
                  <c:v>0.305425</c:v>
                </c:pt>
                <c:pt idx="101">
                  <c:v>0.305425</c:v>
                </c:pt>
                <c:pt idx="102">
                  <c:v>0.30209999999999998</c:v>
                </c:pt>
                <c:pt idx="103">
                  <c:v>0.29830000000000001</c:v>
                </c:pt>
                <c:pt idx="104">
                  <c:v>0.29449999999999998</c:v>
                </c:pt>
                <c:pt idx="105">
                  <c:v>0.29069999999999996</c:v>
                </c:pt>
                <c:pt idx="106">
                  <c:v>0.28642499999999999</c:v>
                </c:pt>
                <c:pt idx="107">
                  <c:v>0.28357499999999997</c:v>
                </c:pt>
                <c:pt idx="108">
                  <c:v>0.28119999999999995</c:v>
                </c:pt>
                <c:pt idx="109">
                  <c:v>0.27882499999999999</c:v>
                </c:pt>
                <c:pt idx="110">
                  <c:v>0.27597499999999997</c:v>
                </c:pt>
                <c:pt idx="111">
                  <c:v>0.32014999999999993</c:v>
                </c:pt>
                <c:pt idx="112">
                  <c:v>0.3458</c:v>
                </c:pt>
                <c:pt idx="113">
                  <c:v>0.34294999999999998</c:v>
                </c:pt>
                <c:pt idx="114">
                  <c:v>0.34199999999999997</c:v>
                </c:pt>
                <c:pt idx="115">
                  <c:v>0.36574999999999996</c:v>
                </c:pt>
                <c:pt idx="116">
                  <c:v>0.36194999999999999</c:v>
                </c:pt>
                <c:pt idx="117">
                  <c:v>0.35672499999999996</c:v>
                </c:pt>
                <c:pt idx="118">
                  <c:v>0.35102499999999998</c:v>
                </c:pt>
                <c:pt idx="119">
                  <c:v>0.34912499999999996</c:v>
                </c:pt>
                <c:pt idx="120">
                  <c:v>0.34675</c:v>
                </c:pt>
                <c:pt idx="121">
                  <c:v>0.34437499999999999</c:v>
                </c:pt>
                <c:pt idx="122">
                  <c:v>0.34009999999999996</c:v>
                </c:pt>
                <c:pt idx="123">
                  <c:v>0.33582499999999998</c:v>
                </c:pt>
                <c:pt idx="124">
                  <c:v>0.33154999999999996</c:v>
                </c:pt>
                <c:pt idx="125">
                  <c:v>0.32727500000000004</c:v>
                </c:pt>
                <c:pt idx="126">
                  <c:v>0.32299999999999995</c:v>
                </c:pt>
                <c:pt idx="127">
                  <c:v>0.321575</c:v>
                </c:pt>
                <c:pt idx="128">
                  <c:v>0.31682500000000002</c:v>
                </c:pt>
                <c:pt idx="129">
                  <c:v>0.31682500000000002</c:v>
                </c:pt>
                <c:pt idx="130">
                  <c:v>0.31540000000000001</c:v>
                </c:pt>
                <c:pt idx="131">
                  <c:v>0.3135</c:v>
                </c:pt>
                <c:pt idx="132">
                  <c:v>0.31254999999999999</c:v>
                </c:pt>
                <c:pt idx="133">
                  <c:v>0.34009999999999996</c:v>
                </c:pt>
                <c:pt idx="134">
                  <c:v>0.36859999999999998</c:v>
                </c:pt>
                <c:pt idx="135">
                  <c:v>0.36527500000000002</c:v>
                </c:pt>
                <c:pt idx="136">
                  <c:v>0.36194999999999999</c:v>
                </c:pt>
                <c:pt idx="137">
                  <c:v>0.35909999999999997</c:v>
                </c:pt>
                <c:pt idx="138">
                  <c:v>0.35672499999999996</c:v>
                </c:pt>
                <c:pt idx="139">
                  <c:v>0.354825</c:v>
                </c:pt>
                <c:pt idx="140">
                  <c:v>0.35244999999999999</c:v>
                </c:pt>
                <c:pt idx="141">
                  <c:v>0.35102499999999998</c:v>
                </c:pt>
                <c:pt idx="142">
                  <c:v>0.34769999999999995</c:v>
                </c:pt>
                <c:pt idx="143">
                  <c:v>0.34437499999999999</c:v>
                </c:pt>
                <c:pt idx="144">
                  <c:v>0.33914999999999995</c:v>
                </c:pt>
                <c:pt idx="145">
                  <c:v>0.33629999999999999</c:v>
                </c:pt>
                <c:pt idx="146">
                  <c:v>0.33392499999999997</c:v>
                </c:pt>
                <c:pt idx="147">
                  <c:v>0.33344999999999997</c:v>
                </c:pt>
                <c:pt idx="148">
                  <c:v>0.362425</c:v>
                </c:pt>
                <c:pt idx="149">
                  <c:v>0.35862499999999997</c:v>
                </c:pt>
                <c:pt idx="150">
                  <c:v>0.37477500000000002</c:v>
                </c:pt>
                <c:pt idx="151">
                  <c:v>0.36907499999999999</c:v>
                </c:pt>
                <c:pt idx="152">
                  <c:v>0.36574999999999996</c:v>
                </c:pt>
                <c:pt idx="153">
                  <c:v>0.36147499999999999</c:v>
                </c:pt>
                <c:pt idx="154">
                  <c:v>0.35672499999999996</c:v>
                </c:pt>
                <c:pt idx="155">
                  <c:v>0.35197499999999998</c:v>
                </c:pt>
                <c:pt idx="156">
                  <c:v>0.34864999999999996</c:v>
                </c:pt>
                <c:pt idx="157">
                  <c:v>0.36622499999999997</c:v>
                </c:pt>
                <c:pt idx="158">
                  <c:v>0.3705</c:v>
                </c:pt>
                <c:pt idx="159">
                  <c:v>0.38190000000000002</c:v>
                </c:pt>
                <c:pt idx="160">
                  <c:v>0.38190000000000002</c:v>
                </c:pt>
                <c:pt idx="161">
                  <c:v>0.37857499999999999</c:v>
                </c:pt>
                <c:pt idx="162">
                  <c:v>0.36717499999999997</c:v>
                </c:pt>
                <c:pt idx="163">
                  <c:v>0.362425</c:v>
                </c:pt>
                <c:pt idx="164">
                  <c:v>0.35719999999999996</c:v>
                </c:pt>
                <c:pt idx="165">
                  <c:v>0.35292499999999999</c:v>
                </c:pt>
                <c:pt idx="166">
                  <c:v>0.34864999999999996</c:v>
                </c:pt>
                <c:pt idx="167">
                  <c:v>0.37002499999999999</c:v>
                </c:pt>
                <c:pt idx="168">
                  <c:v>0.36764999999999998</c:v>
                </c:pt>
                <c:pt idx="169">
                  <c:v>0.38190000000000002</c:v>
                </c:pt>
                <c:pt idx="170">
                  <c:v>0.36622499999999997</c:v>
                </c:pt>
                <c:pt idx="171">
                  <c:v>0.36194999999999999</c:v>
                </c:pt>
                <c:pt idx="172">
                  <c:v>0.36052499999999998</c:v>
                </c:pt>
                <c:pt idx="173">
                  <c:v>0.35672499999999996</c:v>
                </c:pt>
                <c:pt idx="174">
                  <c:v>0.36907499999999999</c:v>
                </c:pt>
                <c:pt idx="175">
                  <c:v>0.36527500000000002</c:v>
                </c:pt>
                <c:pt idx="176">
                  <c:v>0.36907499999999999</c:v>
                </c:pt>
                <c:pt idx="177">
                  <c:v>0.36480000000000001</c:v>
                </c:pt>
                <c:pt idx="178">
                  <c:v>0.36004999999999998</c:v>
                </c:pt>
                <c:pt idx="179">
                  <c:v>0.35577500000000001</c:v>
                </c:pt>
                <c:pt idx="180">
                  <c:v>0.35007499999999997</c:v>
                </c:pt>
                <c:pt idx="181">
                  <c:v>0.34484999999999999</c:v>
                </c:pt>
                <c:pt idx="182">
                  <c:v>0.34057499999999996</c:v>
                </c:pt>
                <c:pt idx="183">
                  <c:v>0.33582499999999998</c:v>
                </c:pt>
                <c:pt idx="184">
                  <c:v>0.33154999999999996</c:v>
                </c:pt>
                <c:pt idx="185">
                  <c:v>0.32632500000000003</c:v>
                </c:pt>
                <c:pt idx="186">
                  <c:v>0.3211</c:v>
                </c:pt>
                <c:pt idx="187">
                  <c:v>0.31540000000000001</c:v>
                </c:pt>
                <c:pt idx="188">
                  <c:v>0.31112499999999998</c:v>
                </c:pt>
                <c:pt idx="189">
                  <c:v>0.30922499999999997</c:v>
                </c:pt>
                <c:pt idx="190">
                  <c:v>0.30685000000000001</c:v>
                </c:pt>
                <c:pt idx="191">
                  <c:v>0.30495</c:v>
                </c:pt>
                <c:pt idx="192">
                  <c:v>0.30067499999999997</c:v>
                </c:pt>
                <c:pt idx="193">
                  <c:v>0.29735</c:v>
                </c:pt>
                <c:pt idx="194">
                  <c:v>0.34199999999999997</c:v>
                </c:pt>
                <c:pt idx="195">
                  <c:v>0.35292499999999999</c:v>
                </c:pt>
                <c:pt idx="196">
                  <c:v>0.35007499999999997</c:v>
                </c:pt>
                <c:pt idx="197">
                  <c:v>0.34769999999999995</c:v>
                </c:pt>
                <c:pt idx="198">
                  <c:v>0.35862499999999997</c:v>
                </c:pt>
                <c:pt idx="199">
                  <c:v>0.35577500000000001</c:v>
                </c:pt>
                <c:pt idx="200">
                  <c:v>0.35197499999999998</c:v>
                </c:pt>
                <c:pt idx="201">
                  <c:v>0.34912499999999996</c:v>
                </c:pt>
                <c:pt idx="202">
                  <c:v>0.34484999999999999</c:v>
                </c:pt>
                <c:pt idx="203">
                  <c:v>0.34389999999999998</c:v>
                </c:pt>
                <c:pt idx="204">
                  <c:v>0.35909999999999997</c:v>
                </c:pt>
                <c:pt idx="205">
                  <c:v>0.37524999999999997</c:v>
                </c:pt>
                <c:pt idx="206">
                  <c:v>0.3705</c:v>
                </c:pt>
                <c:pt idx="207">
                  <c:v>0.36622499999999997</c:v>
                </c:pt>
                <c:pt idx="208">
                  <c:v>0.3629</c:v>
                </c:pt>
                <c:pt idx="209">
                  <c:v>0.38190000000000002</c:v>
                </c:pt>
                <c:pt idx="210">
                  <c:v>0.37430000000000002</c:v>
                </c:pt>
                <c:pt idx="211">
                  <c:v>0.37192500000000001</c:v>
                </c:pt>
                <c:pt idx="212">
                  <c:v>0.36954999999999999</c:v>
                </c:pt>
                <c:pt idx="213">
                  <c:v>0.36717499999999997</c:v>
                </c:pt>
                <c:pt idx="214">
                  <c:v>0.38190000000000002</c:v>
                </c:pt>
                <c:pt idx="215">
                  <c:v>0.38047500000000001</c:v>
                </c:pt>
                <c:pt idx="216">
                  <c:v>0.38190000000000002</c:v>
                </c:pt>
                <c:pt idx="217">
                  <c:v>0.37857499999999999</c:v>
                </c:pt>
                <c:pt idx="218">
                  <c:v>0.37619999999999998</c:v>
                </c:pt>
                <c:pt idx="219">
                  <c:v>0.37240000000000001</c:v>
                </c:pt>
                <c:pt idx="220">
                  <c:v>0.36812499999999998</c:v>
                </c:pt>
                <c:pt idx="221">
                  <c:v>0.36527500000000002</c:v>
                </c:pt>
                <c:pt idx="222">
                  <c:v>0.36099999999999999</c:v>
                </c:pt>
                <c:pt idx="223">
                  <c:v>0.35719999999999996</c:v>
                </c:pt>
                <c:pt idx="224">
                  <c:v>0.38190000000000002</c:v>
                </c:pt>
                <c:pt idx="225">
                  <c:v>0.370975</c:v>
                </c:pt>
                <c:pt idx="226">
                  <c:v>0.38190000000000002</c:v>
                </c:pt>
                <c:pt idx="227">
                  <c:v>0.36812499999999998</c:v>
                </c:pt>
                <c:pt idx="228">
                  <c:v>0.36527500000000002</c:v>
                </c:pt>
                <c:pt idx="229">
                  <c:v>0.36147499999999999</c:v>
                </c:pt>
                <c:pt idx="230">
                  <c:v>0.35814999999999997</c:v>
                </c:pt>
                <c:pt idx="231">
                  <c:v>0.38190000000000002</c:v>
                </c:pt>
                <c:pt idx="232">
                  <c:v>0.36812499999999998</c:v>
                </c:pt>
                <c:pt idx="233">
                  <c:v>0.36669999999999997</c:v>
                </c:pt>
                <c:pt idx="234">
                  <c:v>0.36574999999999996</c:v>
                </c:pt>
                <c:pt idx="235">
                  <c:v>0.36480000000000001</c:v>
                </c:pt>
                <c:pt idx="236">
                  <c:v>0.36432500000000001</c:v>
                </c:pt>
                <c:pt idx="237">
                  <c:v>0.363375</c:v>
                </c:pt>
                <c:pt idx="238">
                  <c:v>0.36147499999999999</c:v>
                </c:pt>
                <c:pt idx="239">
                  <c:v>0.36052499999999998</c:v>
                </c:pt>
                <c:pt idx="240">
                  <c:v>0.38190000000000002</c:v>
                </c:pt>
                <c:pt idx="241">
                  <c:v>0.36954999999999999</c:v>
                </c:pt>
                <c:pt idx="242">
                  <c:v>0.36812499999999998</c:v>
                </c:pt>
                <c:pt idx="243">
                  <c:v>0.36574999999999996</c:v>
                </c:pt>
                <c:pt idx="244">
                  <c:v>0.36480000000000001</c:v>
                </c:pt>
                <c:pt idx="245">
                  <c:v>0.36385000000000001</c:v>
                </c:pt>
                <c:pt idx="246">
                  <c:v>0.36385000000000001</c:v>
                </c:pt>
                <c:pt idx="247">
                  <c:v>0.3629</c:v>
                </c:pt>
                <c:pt idx="248">
                  <c:v>0.36194999999999999</c:v>
                </c:pt>
                <c:pt idx="249">
                  <c:v>0.36052499999999998</c:v>
                </c:pt>
                <c:pt idx="250">
                  <c:v>0.35767499999999997</c:v>
                </c:pt>
                <c:pt idx="251">
                  <c:v>0.354825</c:v>
                </c:pt>
                <c:pt idx="252">
                  <c:v>0.35149999999999998</c:v>
                </c:pt>
                <c:pt idx="253">
                  <c:v>0.34864999999999996</c:v>
                </c:pt>
                <c:pt idx="254">
                  <c:v>0.346275</c:v>
                </c:pt>
                <c:pt idx="255">
                  <c:v>0.34437499999999999</c:v>
                </c:pt>
                <c:pt idx="256">
                  <c:v>0.34247499999999997</c:v>
                </c:pt>
                <c:pt idx="257">
                  <c:v>0.34247499999999997</c:v>
                </c:pt>
                <c:pt idx="258">
                  <c:v>0.33962499999999995</c:v>
                </c:pt>
                <c:pt idx="259">
                  <c:v>0.33677499999999999</c:v>
                </c:pt>
                <c:pt idx="260">
                  <c:v>0.33392499999999997</c:v>
                </c:pt>
                <c:pt idx="261">
                  <c:v>0.33107499999999995</c:v>
                </c:pt>
                <c:pt idx="262">
                  <c:v>0.32917499999999994</c:v>
                </c:pt>
                <c:pt idx="263">
                  <c:v>0.32822499999999999</c:v>
                </c:pt>
                <c:pt idx="264">
                  <c:v>0.32632500000000003</c:v>
                </c:pt>
                <c:pt idx="265">
                  <c:v>0.32537500000000003</c:v>
                </c:pt>
                <c:pt idx="266">
                  <c:v>0.32300000000000001</c:v>
                </c:pt>
                <c:pt idx="267">
                  <c:v>0.32014999999999999</c:v>
                </c:pt>
                <c:pt idx="268">
                  <c:v>0.31777500000000003</c:v>
                </c:pt>
                <c:pt idx="269">
                  <c:v>0.31492500000000001</c:v>
                </c:pt>
                <c:pt idx="270">
                  <c:v>0.31207499999999999</c:v>
                </c:pt>
                <c:pt idx="271">
                  <c:v>0.30922499999999997</c:v>
                </c:pt>
                <c:pt idx="272">
                  <c:v>0.30685000000000001</c:v>
                </c:pt>
                <c:pt idx="273">
                  <c:v>0.30495</c:v>
                </c:pt>
                <c:pt idx="274">
                  <c:v>0.30352499999999999</c:v>
                </c:pt>
                <c:pt idx="275">
                  <c:v>0.30067499999999997</c:v>
                </c:pt>
                <c:pt idx="276">
                  <c:v>0.29877500000000001</c:v>
                </c:pt>
                <c:pt idx="277">
                  <c:v>0.29830000000000001</c:v>
                </c:pt>
                <c:pt idx="278">
                  <c:v>0.29592499999999999</c:v>
                </c:pt>
                <c:pt idx="279">
                  <c:v>0.29449999999999998</c:v>
                </c:pt>
                <c:pt idx="280">
                  <c:v>0.29354999999999998</c:v>
                </c:pt>
                <c:pt idx="281">
                  <c:v>0.29164999999999996</c:v>
                </c:pt>
                <c:pt idx="282">
                  <c:v>0.28975000000000001</c:v>
                </c:pt>
                <c:pt idx="283">
                  <c:v>0.28737499999999999</c:v>
                </c:pt>
                <c:pt idx="284">
                  <c:v>0.28547499999999998</c:v>
                </c:pt>
                <c:pt idx="285">
                  <c:v>0.28262499999999996</c:v>
                </c:pt>
                <c:pt idx="286">
                  <c:v>0.28072499999999995</c:v>
                </c:pt>
                <c:pt idx="287">
                  <c:v>0.27882499999999999</c:v>
                </c:pt>
                <c:pt idx="288">
                  <c:v>0.27644999999999997</c:v>
                </c:pt>
                <c:pt idx="289">
                  <c:v>0.27454999999999996</c:v>
                </c:pt>
                <c:pt idx="290">
                  <c:v>0.27265</c:v>
                </c:pt>
                <c:pt idx="291">
                  <c:v>0.27074999999999999</c:v>
                </c:pt>
                <c:pt idx="292">
                  <c:v>0.27074999999999999</c:v>
                </c:pt>
                <c:pt idx="293">
                  <c:v>0.26885000000000003</c:v>
                </c:pt>
                <c:pt idx="294">
                  <c:v>0.26790000000000003</c:v>
                </c:pt>
                <c:pt idx="295">
                  <c:v>0.26600000000000001</c:v>
                </c:pt>
                <c:pt idx="296">
                  <c:v>0.2641</c:v>
                </c:pt>
                <c:pt idx="297">
                  <c:v>0.26219999999999999</c:v>
                </c:pt>
                <c:pt idx="298">
                  <c:v>0.26124999999999998</c:v>
                </c:pt>
                <c:pt idx="299">
                  <c:v>0.26124999999999998</c:v>
                </c:pt>
                <c:pt idx="300">
                  <c:v>0.26030000000000003</c:v>
                </c:pt>
                <c:pt idx="301">
                  <c:v>0.26030000000000003</c:v>
                </c:pt>
                <c:pt idx="302">
                  <c:v>0.25840000000000002</c:v>
                </c:pt>
                <c:pt idx="303">
                  <c:v>0.25745000000000001</c:v>
                </c:pt>
                <c:pt idx="304">
                  <c:v>0.25555</c:v>
                </c:pt>
                <c:pt idx="305">
                  <c:v>0.25459999999999999</c:v>
                </c:pt>
                <c:pt idx="306">
                  <c:v>0.25459999999999999</c:v>
                </c:pt>
                <c:pt idx="307">
                  <c:v>0.25412499999999999</c:v>
                </c:pt>
                <c:pt idx="308">
                  <c:v>0.25364999999999999</c:v>
                </c:pt>
                <c:pt idx="309">
                  <c:v>0.25269999999999998</c:v>
                </c:pt>
                <c:pt idx="310">
                  <c:v>0.25127500000000003</c:v>
                </c:pt>
                <c:pt idx="311">
                  <c:v>0.25080000000000002</c:v>
                </c:pt>
                <c:pt idx="312">
                  <c:v>0.24937499999999999</c:v>
                </c:pt>
                <c:pt idx="313">
                  <c:v>0.24842500000000001</c:v>
                </c:pt>
                <c:pt idx="314">
                  <c:v>0.247</c:v>
                </c:pt>
                <c:pt idx="315">
                  <c:v>0.24604999999999999</c:v>
                </c:pt>
                <c:pt idx="316">
                  <c:v>0.24604999999999999</c:v>
                </c:pt>
                <c:pt idx="317">
                  <c:v>0.24509999999999998</c:v>
                </c:pt>
                <c:pt idx="318">
                  <c:v>0.24462499999999998</c:v>
                </c:pt>
                <c:pt idx="319">
                  <c:v>0.24462499999999998</c:v>
                </c:pt>
                <c:pt idx="320">
                  <c:v>0.24462499999999998</c:v>
                </c:pt>
                <c:pt idx="321">
                  <c:v>0.24462499999999998</c:v>
                </c:pt>
                <c:pt idx="322">
                  <c:v>0.243675</c:v>
                </c:pt>
                <c:pt idx="323">
                  <c:v>0.242725</c:v>
                </c:pt>
                <c:pt idx="324">
                  <c:v>0.24129999999999999</c:v>
                </c:pt>
                <c:pt idx="325">
                  <c:v>0.24082499999999998</c:v>
                </c:pt>
                <c:pt idx="326">
                  <c:v>0.23987499999999998</c:v>
                </c:pt>
                <c:pt idx="327">
                  <c:v>0.2394</c:v>
                </c:pt>
                <c:pt idx="328">
                  <c:v>0.2394</c:v>
                </c:pt>
                <c:pt idx="329">
                  <c:v>0.2394</c:v>
                </c:pt>
                <c:pt idx="330">
                  <c:v>0.2394</c:v>
                </c:pt>
                <c:pt idx="331">
                  <c:v>0.2394</c:v>
                </c:pt>
                <c:pt idx="332">
                  <c:v>0.2394</c:v>
                </c:pt>
                <c:pt idx="333">
                  <c:v>0.2394</c:v>
                </c:pt>
                <c:pt idx="334">
                  <c:v>0.2394</c:v>
                </c:pt>
                <c:pt idx="335">
                  <c:v>0.2394</c:v>
                </c:pt>
                <c:pt idx="336">
                  <c:v>0.2394</c:v>
                </c:pt>
                <c:pt idx="337">
                  <c:v>0.2394</c:v>
                </c:pt>
                <c:pt idx="338">
                  <c:v>0.2394</c:v>
                </c:pt>
                <c:pt idx="339">
                  <c:v>0.2394</c:v>
                </c:pt>
                <c:pt idx="340">
                  <c:v>0.23987499999999998</c:v>
                </c:pt>
                <c:pt idx="341">
                  <c:v>0.23987499999999998</c:v>
                </c:pt>
                <c:pt idx="342">
                  <c:v>0.23987499999999998</c:v>
                </c:pt>
                <c:pt idx="343">
                  <c:v>0.23987499999999998</c:v>
                </c:pt>
                <c:pt idx="344">
                  <c:v>0.23987499999999998</c:v>
                </c:pt>
                <c:pt idx="345">
                  <c:v>0.23987499999999998</c:v>
                </c:pt>
                <c:pt idx="346">
                  <c:v>0.23987499999999998</c:v>
                </c:pt>
                <c:pt idx="347">
                  <c:v>0.23987499999999998</c:v>
                </c:pt>
                <c:pt idx="348">
                  <c:v>0.23987499999999998</c:v>
                </c:pt>
                <c:pt idx="349">
                  <c:v>0.24034999999999998</c:v>
                </c:pt>
                <c:pt idx="350">
                  <c:v>0.24034999999999998</c:v>
                </c:pt>
                <c:pt idx="351">
                  <c:v>0.24034999999999998</c:v>
                </c:pt>
                <c:pt idx="352">
                  <c:v>0.24034999999999998</c:v>
                </c:pt>
                <c:pt idx="353">
                  <c:v>0.24034999999999998</c:v>
                </c:pt>
                <c:pt idx="354">
                  <c:v>0.24034999999999998</c:v>
                </c:pt>
                <c:pt idx="355">
                  <c:v>0.24034999999999998</c:v>
                </c:pt>
                <c:pt idx="356">
                  <c:v>0.24034999999999998</c:v>
                </c:pt>
                <c:pt idx="357">
                  <c:v>0.24082499999999998</c:v>
                </c:pt>
                <c:pt idx="358">
                  <c:v>0.24129999999999999</c:v>
                </c:pt>
                <c:pt idx="359">
                  <c:v>0.2432</c:v>
                </c:pt>
                <c:pt idx="360">
                  <c:v>0.24462499999999998</c:v>
                </c:pt>
                <c:pt idx="361">
                  <c:v>0.24604999999999999</c:v>
                </c:pt>
                <c:pt idx="362">
                  <c:v>0.247</c:v>
                </c:pt>
                <c:pt idx="363">
                  <c:v>0.24842500000000001</c:v>
                </c:pt>
                <c:pt idx="364">
                  <c:v>0.24937499999999999</c:v>
                </c:pt>
                <c:pt idx="365">
                  <c:v>0.25080000000000002</c:v>
                </c:pt>
                <c:pt idx="366">
                  <c:v>0.25174999999999997</c:v>
                </c:pt>
                <c:pt idx="367">
                  <c:v>0.25269999999999998</c:v>
                </c:pt>
                <c:pt idx="368">
                  <c:v>0.25364999999999999</c:v>
                </c:pt>
                <c:pt idx="369">
                  <c:v>0.25459999999999999</c:v>
                </c:pt>
                <c:pt idx="370">
                  <c:v>0.255075</c:v>
                </c:pt>
                <c:pt idx="371">
                  <c:v>0.25602499999999995</c:v>
                </c:pt>
                <c:pt idx="372">
                  <c:v>0.25650000000000001</c:v>
                </c:pt>
                <c:pt idx="373">
                  <c:v>0.25697499999999995</c:v>
                </c:pt>
                <c:pt idx="374">
                  <c:v>0.25745000000000001</c:v>
                </c:pt>
                <c:pt idx="375">
                  <c:v>0.25840000000000002</c:v>
                </c:pt>
                <c:pt idx="376">
                  <c:v>0.26030000000000003</c:v>
                </c:pt>
                <c:pt idx="377">
                  <c:v>0.26172499999999993</c:v>
                </c:pt>
                <c:pt idx="378">
                  <c:v>0.26315</c:v>
                </c:pt>
                <c:pt idx="379">
                  <c:v>0.26457499999999995</c:v>
                </c:pt>
                <c:pt idx="380">
                  <c:v>0.26552499999999996</c:v>
                </c:pt>
              </c:numCache>
            </c:numRef>
          </c:yVal>
          <c:smooth val="0"/>
          <c:extLst>
            <c:ext xmlns:c16="http://schemas.microsoft.com/office/drawing/2014/chart" uri="{C3380CC4-5D6E-409C-BE32-E72D297353CC}">
              <c16:uniqueId val="{00000000-5633-486C-BB90-072612A955DB}"/>
            </c:ext>
          </c:extLst>
        </c:ser>
        <c:ser>
          <c:idx val="1"/>
          <c:order val="1"/>
          <c:tx>
            <c:v>Measured (cm3 cm-3)</c:v>
          </c:tx>
          <c:spPr>
            <a:ln w="25400" cap="rnd">
              <a:noFill/>
              <a:round/>
            </a:ln>
            <a:effectLst/>
          </c:spPr>
          <c:marker>
            <c:symbol val="circle"/>
            <c:size val="5"/>
            <c:spPr>
              <a:noFill/>
              <a:ln w="0">
                <a:solidFill>
                  <a:schemeClr val="tx1"/>
                </a:solidFill>
              </a:ln>
              <a:effectLst/>
            </c:spPr>
          </c:marker>
          <c:xVal>
            <c:numRef>
              <c:f>Soil!$R$3:$R$383</c:f>
              <c:numCache>
                <c:formatCode>ge\r\a\l</c:formatCode>
                <c:ptCount val="3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numCache>
            </c:numRef>
          </c:xVal>
          <c:yVal>
            <c:numRef>
              <c:f>Soil!$AE$3:$AE$383</c:f>
              <c:numCache>
                <c:formatCode>ge\r\a\l</c:formatCode>
                <c:ptCount val="381"/>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0.30180384896485163</c:v>
                </c:pt>
                <c:pt idx="21">
                  <c:v>-99</c:v>
                </c:pt>
                <c:pt idx="22">
                  <c:v>-99</c:v>
                </c:pt>
                <c:pt idx="23">
                  <c:v>0.30166381292319366</c:v>
                </c:pt>
                <c:pt idx="24">
                  <c:v>-99</c:v>
                </c:pt>
                <c:pt idx="25">
                  <c:v>-99</c:v>
                </c:pt>
                <c:pt idx="26">
                  <c:v>0.301632160412241</c:v>
                </c:pt>
                <c:pt idx="27">
                  <c:v>-99</c:v>
                </c:pt>
                <c:pt idx="28">
                  <c:v>-99</c:v>
                </c:pt>
                <c:pt idx="29">
                  <c:v>-99</c:v>
                </c:pt>
                <c:pt idx="30">
                  <c:v>0.30164681464020437</c:v>
                </c:pt>
                <c:pt idx="31">
                  <c:v>-99</c:v>
                </c:pt>
                <c:pt idx="32">
                  <c:v>-99</c:v>
                </c:pt>
                <c:pt idx="33">
                  <c:v>0.30134599603056683</c:v>
                </c:pt>
                <c:pt idx="34">
                  <c:v>0.30206159926395609</c:v>
                </c:pt>
                <c:pt idx="35">
                  <c:v>-99</c:v>
                </c:pt>
                <c:pt idx="36">
                  <c:v>-99</c:v>
                </c:pt>
                <c:pt idx="37">
                  <c:v>0.30049606445871807</c:v>
                </c:pt>
                <c:pt idx="38">
                  <c:v>-99</c:v>
                </c:pt>
                <c:pt idx="39">
                  <c:v>-99</c:v>
                </c:pt>
                <c:pt idx="40">
                  <c:v>-99</c:v>
                </c:pt>
                <c:pt idx="41">
                  <c:v>-99</c:v>
                </c:pt>
                <c:pt idx="42">
                  <c:v>-99</c:v>
                </c:pt>
                <c:pt idx="43">
                  <c:v>-99</c:v>
                </c:pt>
                <c:pt idx="44">
                  <c:v>0.29584797611358304</c:v>
                </c:pt>
                <c:pt idx="45">
                  <c:v>-99</c:v>
                </c:pt>
                <c:pt idx="46">
                  <c:v>-99</c:v>
                </c:pt>
                <c:pt idx="47">
                  <c:v>0.29814587556848143</c:v>
                </c:pt>
                <c:pt idx="48">
                  <c:v>-99</c:v>
                </c:pt>
                <c:pt idx="49">
                  <c:v>0.30660377831989355</c:v>
                </c:pt>
                <c:pt idx="50">
                  <c:v>-99</c:v>
                </c:pt>
                <c:pt idx="51">
                  <c:v>-99</c:v>
                </c:pt>
                <c:pt idx="52">
                  <c:v>-99</c:v>
                </c:pt>
                <c:pt idx="53">
                  <c:v>-99</c:v>
                </c:pt>
                <c:pt idx="54">
                  <c:v>-99</c:v>
                </c:pt>
                <c:pt idx="55">
                  <c:v>0.30593159585171664</c:v>
                </c:pt>
                <c:pt idx="56">
                  <c:v>-99</c:v>
                </c:pt>
                <c:pt idx="57">
                  <c:v>-99</c:v>
                </c:pt>
                <c:pt idx="58">
                  <c:v>0.30155956031548559</c:v>
                </c:pt>
                <c:pt idx="59">
                  <c:v>-99</c:v>
                </c:pt>
                <c:pt idx="60">
                  <c:v>-99</c:v>
                </c:pt>
                <c:pt idx="61">
                  <c:v>0.290902702401938</c:v>
                </c:pt>
                <c:pt idx="62">
                  <c:v>-99</c:v>
                </c:pt>
                <c:pt idx="63">
                  <c:v>-99</c:v>
                </c:pt>
                <c:pt idx="64">
                  <c:v>-99</c:v>
                </c:pt>
                <c:pt idx="65">
                  <c:v>0.30147003795716848</c:v>
                </c:pt>
                <c:pt idx="66">
                  <c:v>-99</c:v>
                </c:pt>
                <c:pt idx="67">
                  <c:v>-99</c:v>
                </c:pt>
                <c:pt idx="68">
                  <c:v>0.30154736178867403</c:v>
                </c:pt>
                <c:pt idx="69">
                  <c:v>-99</c:v>
                </c:pt>
                <c:pt idx="70">
                  <c:v>-99</c:v>
                </c:pt>
                <c:pt idx="71">
                  <c:v>-99</c:v>
                </c:pt>
                <c:pt idx="72">
                  <c:v>0.31184787978712286</c:v>
                </c:pt>
                <c:pt idx="73">
                  <c:v>-99</c:v>
                </c:pt>
                <c:pt idx="74">
                  <c:v>-99</c:v>
                </c:pt>
                <c:pt idx="75">
                  <c:v>-99</c:v>
                </c:pt>
                <c:pt idx="76">
                  <c:v>-99</c:v>
                </c:pt>
                <c:pt idx="77">
                  <c:v>-99</c:v>
                </c:pt>
                <c:pt idx="78">
                  <c:v>0.33865618816570503</c:v>
                </c:pt>
                <c:pt idx="79">
                  <c:v>-99</c:v>
                </c:pt>
                <c:pt idx="80">
                  <c:v>-99</c:v>
                </c:pt>
                <c:pt idx="81">
                  <c:v>-99</c:v>
                </c:pt>
                <c:pt idx="82">
                  <c:v>-99</c:v>
                </c:pt>
                <c:pt idx="83">
                  <c:v>0.33032492851882223</c:v>
                </c:pt>
                <c:pt idx="84">
                  <c:v>-99</c:v>
                </c:pt>
                <c:pt idx="85">
                  <c:v>-99</c:v>
                </c:pt>
                <c:pt idx="86">
                  <c:v>0.32527316509975945</c:v>
                </c:pt>
                <c:pt idx="87">
                  <c:v>-99</c:v>
                </c:pt>
                <c:pt idx="88">
                  <c:v>-99</c:v>
                </c:pt>
                <c:pt idx="89">
                  <c:v>-99</c:v>
                </c:pt>
                <c:pt idx="90">
                  <c:v>-99</c:v>
                </c:pt>
                <c:pt idx="91">
                  <c:v>0.30731818485620005</c:v>
                </c:pt>
                <c:pt idx="92">
                  <c:v>-99</c:v>
                </c:pt>
                <c:pt idx="93">
                  <c:v>0.30387091899776381</c:v>
                </c:pt>
                <c:pt idx="94">
                  <c:v>-99</c:v>
                </c:pt>
                <c:pt idx="95">
                  <c:v>-99</c:v>
                </c:pt>
                <c:pt idx="96">
                  <c:v>-99</c:v>
                </c:pt>
                <c:pt idx="97">
                  <c:v>0.3052310075575202</c:v>
                </c:pt>
                <c:pt idx="98">
                  <c:v>-99</c:v>
                </c:pt>
                <c:pt idx="99">
                  <c:v>-99</c:v>
                </c:pt>
                <c:pt idx="100">
                  <c:v>0.29890171224008272</c:v>
                </c:pt>
                <c:pt idx="101">
                  <c:v>-99</c:v>
                </c:pt>
                <c:pt idx="102">
                  <c:v>-99</c:v>
                </c:pt>
                <c:pt idx="103">
                  <c:v>-99</c:v>
                </c:pt>
                <c:pt idx="104">
                  <c:v>-99</c:v>
                </c:pt>
                <c:pt idx="105">
                  <c:v>-99</c:v>
                </c:pt>
                <c:pt idx="106">
                  <c:v>-99</c:v>
                </c:pt>
                <c:pt idx="107">
                  <c:v>0.28710054859986267</c:v>
                </c:pt>
                <c:pt idx="108">
                  <c:v>-99</c:v>
                </c:pt>
                <c:pt idx="109">
                  <c:v>-99</c:v>
                </c:pt>
                <c:pt idx="110">
                  <c:v>0.32850993925725591</c:v>
                </c:pt>
                <c:pt idx="111">
                  <c:v>-99</c:v>
                </c:pt>
                <c:pt idx="112">
                  <c:v>0.35658884940890773</c:v>
                </c:pt>
                <c:pt idx="113">
                  <c:v>-99</c:v>
                </c:pt>
                <c:pt idx="114">
                  <c:v>0.34577535727727371</c:v>
                </c:pt>
                <c:pt idx="115">
                  <c:v>-99</c:v>
                </c:pt>
                <c:pt idx="116">
                  <c:v>-99</c:v>
                </c:pt>
                <c:pt idx="117">
                  <c:v>-99</c:v>
                </c:pt>
                <c:pt idx="118">
                  <c:v>-99</c:v>
                </c:pt>
                <c:pt idx="119">
                  <c:v>-99</c:v>
                </c:pt>
                <c:pt idx="120">
                  <c:v>0.33871655201708917</c:v>
                </c:pt>
                <c:pt idx="121">
                  <c:v>0.33921707313096389</c:v>
                </c:pt>
                <c:pt idx="122">
                  <c:v>-99</c:v>
                </c:pt>
                <c:pt idx="123">
                  <c:v>-99</c:v>
                </c:pt>
                <c:pt idx="124">
                  <c:v>0.32795918395391715</c:v>
                </c:pt>
                <c:pt idx="125">
                  <c:v>-99</c:v>
                </c:pt>
                <c:pt idx="126">
                  <c:v>0.31611644047692367</c:v>
                </c:pt>
                <c:pt idx="127">
                  <c:v>0.31486385807249173</c:v>
                </c:pt>
                <c:pt idx="128">
                  <c:v>-99</c:v>
                </c:pt>
                <c:pt idx="129">
                  <c:v>-99</c:v>
                </c:pt>
                <c:pt idx="130">
                  <c:v>-99</c:v>
                </c:pt>
                <c:pt idx="131">
                  <c:v>0.31028422739112271</c:v>
                </c:pt>
                <c:pt idx="132">
                  <c:v>-99</c:v>
                </c:pt>
                <c:pt idx="133">
                  <c:v>-99</c:v>
                </c:pt>
                <c:pt idx="134">
                  <c:v>0.35836594450055176</c:v>
                </c:pt>
                <c:pt idx="135">
                  <c:v>0.34977040499279866</c:v>
                </c:pt>
                <c:pt idx="136">
                  <c:v>-99</c:v>
                </c:pt>
                <c:pt idx="137">
                  <c:v>-99</c:v>
                </c:pt>
                <c:pt idx="138">
                  <c:v>0.33950715808972504</c:v>
                </c:pt>
                <c:pt idx="139">
                  <c:v>-99</c:v>
                </c:pt>
                <c:pt idx="140">
                  <c:v>0.33939785666635253</c:v>
                </c:pt>
                <c:pt idx="141">
                  <c:v>-99</c:v>
                </c:pt>
                <c:pt idx="142">
                  <c:v>0.32963099359463954</c:v>
                </c:pt>
                <c:pt idx="143">
                  <c:v>-99</c:v>
                </c:pt>
                <c:pt idx="144">
                  <c:v>-99</c:v>
                </c:pt>
                <c:pt idx="145">
                  <c:v>0.31965331909794648</c:v>
                </c:pt>
                <c:pt idx="146">
                  <c:v>-99</c:v>
                </c:pt>
                <c:pt idx="147">
                  <c:v>-99</c:v>
                </c:pt>
                <c:pt idx="148">
                  <c:v>0.3404669576232553</c:v>
                </c:pt>
                <c:pt idx="149">
                  <c:v>-99</c:v>
                </c:pt>
                <c:pt idx="150">
                  <c:v>-99</c:v>
                </c:pt>
                <c:pt idx="151">
                  <c:v>0.35852366190810192</c:v>
                </c:pt>
                <c:pt idx="152">
                  <c:v>-99</c:v>
                </c:pt>
                <c:pt idx="153">
                  <c:v>-99</c:v>
                </c:pt>
                <c:pt idx="154">
                  <c:v>-99</c:v>
                </c:pt>
                <c:pt idx="155">
                  <c:v>-99</c:v>
                </c:pt>
                <c:pt idx="156">
                  <c:v>-99</c:v>
                </c:pt>
                <c:pt idx="157">
                  <c:v>-99</c:v>
                </c:pt>
                <c:pt idx="158">
                  <c:v>-99</c:v>
                </c:pt>
                <c:pt idx="159">
                  <c:v>0.35205590097800155</c:v>
                </c:pt>
                <c:pt idx="160">
                  <c:v>-99</c:v>
                </c:pt>
                <c:pt idx="161">
                  <c:v>-99</c:v>
                </c:pt>
                <c:pt idx="162">
                  <c:v>-99</c:v>
                </c:pt>
                <c:pt idx="163">
                  <c:v>-99</c:v>
                </c:pt>
                <c:pt idx="164">
                  <c:v>-99</c:v>
                </c:pt>
                <c:pt idx="165">
                  <c:v>0.34286917288288549</c:v>
                </c:pt>
                <c:pt idx="166">
                  <c:v>-99</c:v>
                </c:pt>
                <c:pt idx="167">
                  <c:v>-99</c:v>
                </c:pt>
                <c:pt idx="168">
                  <c:v>-99</c:v>
                </c:pt>
                <c:pt idx="169">
                  <c:v>-99</c:v>
                </c:pt>
                <c:pt idx="170">
                  <c:v>-99</c:v>
                </c:pt>
                <c:pt idx="171">
                  <c:v>-99</c:v>
                </c:pt>
                <c:pt idx="172">
                  <c:v>-99</c:v>
                </c:pt>
                <c:pt idx="173">
                  <c:v>-99</c:v>
                </c:pt>
                <c:pt idx="174">
                  <c:v>0.36694795973740768</c:v>
                </c:pt>
                <c:pt idx="175">
                  <c:v>-99</c:v>
                </c:pt>
                <c:pt idx="176">
                  <c:v>0.3524017384712978</c:v>
                </c:pt>
                <c:pt idx="177">
                  <c:v>-99</c:v>
                </c:pt>
                <c:pt idx="178">
                  <c:v>-99</c:v>
                </c:pt>
                <c:pt idx="179">
                  <c:v>-99</c:v>
                </c:pt>
                <c:pt idx="180">
                  <c:v>0.33571399579496641</c:v>
                </c:pt>
                <c:pt idx="181">
                  <c:v>-99</c:v>
                </c:pt>
                <c:pt idx="182">
                  <c:v>-99</c:v>
                </c:pt>
                <c:pt idx="183">
                  <c:v>-99</c:v>
                </c:pt>
                <c:pt idx="184">
                  <c:v>0.31199585283002712</c:v>
                </c:pt>
                <c:pt idx="185">
                  <c:v>-99</c:v>
                </c:pt>
                <c:pt idx="186">
                  <c:v>-99</c:v>
                </c:pt>
                <c:pt idx="187">
                  <c:v>0.30198663789838276</c:v>
                </c:pt>
                <c:pt idx="188">
                  <c:v>-99</c:v>
                </c:pt>
                <c:pt idx="189">
                  <c:v>0.30508030775123357</c:v>
                </c:pt>
                <c:pt idx="190">
                  <c:v>-99</c:v>
                </c:pt>
                <c:pt idx="191">
                  <c:v>-99</c:v>
                </c:pt>
                <c:pt idx="192">
                  <c:v>-99</c:v>
                </c:pt>
                <c:pt idx="193">
                  <c:v>-99</c:v>
                </c:pt>
                <c:pt idx="194">
                  <c:v>-99</c:v>
                </c:pt>
                <c:pt idx="195">
                  <c:v>0.35183637522869998</c:v>
                </c:pt>
                <c:pt idx="196">
                  <c:v>-99</c:v>
                </c:pt>
                <c:pt idx="197">
                  <c:v>0.34827315097145939</c:v>
                </c:pt>
                <c:pt idx="198">
                  <c:v>-99</c:v>
                </c:pt>
                <c:pt idx="199">
                  <c:v>-99</c:v>
                </c:pt>
                <c:pt idx="200">
                  <c:v>-99</c:v>
                </c:pt>
                <c:pt idx="201">
                  <c:v>-99</c:v>
                </c:pt>
                <c:pt idx="202">
                  <c:v>0.33567063112931733</c:v>
                </c:pt>
                <c:pt idx="203">
                  <c:v>-99</c:v>
                </c:pt>
                <c:pt idx="204">
                  <c:v>-99</c:v>
                </c:pt>
                <c:pt idx="205">
                  <c:v>0.35755281671277395</c:v>
                </c:pt>
                <c:pt idx="206">
                  <c:v>-99</c:v>
                </c:pt>
                <c:pt idx="207">
                  <c:v>-99</c:v>
                </c:pt>
                <c:pt idx="208">
                  <c:v>0.3459037177590612</c:v>
                </c:pt>
                <c:pt idx="209">
                  <c:v>-99</c:v>
                </c:pt>
                <c:pt idx="210">
                  <c:v>0.36803260006057137</c:v>
                </c:pt>
                <c:pt idx="211">
                  <c:v>0.36127364374530019</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0.35687414589313654</c:v>
                </c:pt>
                <c:pt idx="229">
                  <c:v>0.34966237287569013</c:v>
                </c:pt>
                <c:pt idx="230">
                  <c:v>-99</c:v>
                </c:pt>
                <c:pt idx="231">
                  <c:v>-99</c:v>
                </c:pt>
                <c:pt idx="232">
                  <c:v>-99</c:v>
                </c:pt>
                <c:pt idx="233">
                  <c:v>-99</c:v>
                </c:pt>
                <c:pt idx="234">
                  <c:v>-99</c:v>
                </c:pt>
                <c:pt idx="235">
                  <c:v>-99</c:v>
                </c:pt>
                <c:pt idx="236">
                  <c:v>-99</c:v>
                </c:pt>
                <c:pt idx="237">
                  <c:v>0.36708377932646818</c:v>
                </c:pt>
                <c:pt idx="238">
                  <c:v>-99</c:v>
                </c:pt>
                <c:pt idx="239">
                  <c:v>-99</c:v>
                </c:pt>
                <c:pt idx="240">
                  <c:v>-99</c:v>
                </c:pt>
                <c:pt idx="241">
                  <c:v>-99</c:v>
                </c:pt>
                <c:pt idx="242">
                  <c:v>-99</c:v>
                </c:pt>
                <c:pt idx="243">
                  <c:v>-99</c:v>
                </c:pt>
                <c:pt idx="244">
                  <c:v>-99</c:v>
                </c:pt>
                <c:pt idx="245">
                  <c:v>-99</c:v>
                </c:pt>
                <c:pt idx="246">
                  <c:v>0.37109699916709266</c:v>
                </c:pt>
                <c:pt idx="247">
                  <c:v>-99</c:v>
                </c:pt>
                <c:pt idx="248">
                  <c:v>0.36797907556806209</c:v>
                </c:pt>
                <c:pt idx="249">
                  <c:v>-99</c:v>
                </c:pt>
                <c:pt idx="250">
                  <c:v>0.36627463643840824</c:v>
                </c:pt>
                <c:pt idx="251">
                  <c:v>-99</c:v>
                </c:pt>
                <c:pt idx="252">
                  <c:v>-99</c:v>
                </c:pt>
                <c:pt idx="253">
                  <c:v>0.35739227792648537</c:v>
                </c:pt>
                <c:pt idx="254">
                  <c:v>-99</c:v>
                </c:pt>
                <c:pt idx="255">
                  <c:v>-99</c:v>
                </c:pt>
                <c:pt idx="256">
                  <c:v>-99</c:v>
                </c:pt>
                <c:pt idx="257">
                  <c:v>-99</c:v>
                </c:pt>
                <c:pt idx="258">
                  <c:v>0.35704989750425059</c:v>
                </c:pt>
                <c:pt idx="259">
                  <c:v>-99</c:v>
                </c:pt>
                <c:pt idx="260">
                  <c:v>-99</c:v>
                </c:pt>
                <c:pt idx="261">
                  <c:v>-99</c:v>
                </c:pt>
                <c:pt idx="262">
                  <c:v>-99</c:v>
                </c:pt>
                <c:pt idx="263">
                  <c:v>-99</c:v>
                </c:pt>
                <c:pt idx="264">
                  <c:v>-99</c:v>
                </c:pt>
                <c:pt idx="265">
                  <c:v>-99</c:v>
                </c:pt>
                <c:pt idx="266">
                  <c:v>0.34390127027324013</c:v>
                </c:pt>
                <c:pt idx="267">
                  <c:v>-99</c:v>
                </c:pt>
                <c:pt idx="268">
                  <c:v>0.33653387363401066</c:v>
                </c:pt>
                <c:pt idx="269">
                  <c:v>-99</c:v>
                </c:pt>
                <c:pt idx="270">
                  <c:v>-99</c:v>
                </c:pt>
                <c:pt idx="271">
                  <c:v>-99</c:v>
                </c:pt>
                <c:pt idx="272">
                  <c:v>-99</c:v>
                </c:pt>
                <c:pt idx="273">
                  <c:v>-99</c:v>
                </c:pt>
                <c:pt idx="274">
                  <c:v>-99</c:v>
                </c:pt>
                <c:pt idx="275">
                  <c:v>0.33161462014681176</c:v>
                </c:pt>
                <c:pt idx="276">
                  <c:v>-99</c:v>
                </c:pt>
                <c:pt idx="277">
                  <c:v>-99</c:v>
                </c:pt>
                <c:pt idx="278">
                  <c:v>-99</c:v>
                </c:pt>
                <c:pt idx="279">
                  <c:v>-99</c:v>
                </c:pt>
                <c:pt idx="280">
                  <c:v>0.32070998641792103</c:v>
                </c:pt>
                <c:pt idx="281">
                  <c:v>-99</c:v>
                </c:pt>
                <c:pt idx="282">
                  <c:v>-99</c:v>
                </c:pt>
                <c:pt idx="283">
                  <c:v>0.32418469218519036</c:v>
                </c:pt>
                <c:pt idx="284">
                  <c:v>-99</c:v>
                </c:pt>
                <c:pt idx="285">
                  <c:v>0.3186081900645002</c:v>
                </c:pt>
                <c:pt idx="286">
                  <c:v>-99</c:v>
                </c:pt>
                <c:pt idx="287">
                  <c:v>0.31234110179106367</c:v>
                </c:pt>
                <c:pt idx="288">
                  <c:v>-99</c:v>
                </c:pt>
                <c:pt idx="289">
                  <c:v>-99</c:v>
                </c:pt>
                <c:pt idx="290">
                  <c:v>-99</c:v>
                </c:pt>
                <c:pt idx="291">
                  <c:v>-99</c:v>
                </c:pt>
                <c:pt idx="292">
                  <c:v>0.32335040255022918</c:v>
                </c:pt>
                <c:pt idx="293">
                  <c:v>-99</c:v>
                </c:pt>
                <c:pt idx="294">
                  <c:v>-99</c:v>
                </c:pt>
                <c:pt idx="295">
                  <c:v>0.30796755590088437</c:v>
                </c:pt>
                <c:pt idx="296">
                  <c:v>-99</c:v>
                </c:pt>
                <c:pt idx="297">
                  <c:v>-99</c:v>
                </c:pt>
                <c:pt idx="298">
                  <c:v>-99</c:v>
                </c:pt>
                <c:pt idx="299">
                  <c:v>-99</c:v>
                </c:pt>
                <c:pt idx="300">
                  <c:v>0.32773510138580181</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pt idx="330">
                  <c:v>-99</c:v>
                </c:pt>
                <c:pt idx="331">
                  <c:v>-99</c:v>
                </c:pt>
                <c:pt idx="332">
                  <c:v>-99</c:v>
                </c:pt>
                <c:pt idx="333">
                  <c:v>-99</c:v>
                </c:pt>
                <c:pt idx="334">
                  <c:v>-99</c:v>
                </c:pt>
                <c:pt idx="335">
                  <c:v>-99</c:v>
                </c:pt>
                <c:pt idx="336">
                  <c:v>-99</c:v>
                </c:pt>
                <c:pt idx="337">
                  <c:v>-99</c:v>
                </c:pt>
                <c:pt idx="338">
                  <c:v>-99</c:v>
                </c:pt>
                <c:pt idx="339">
                  <c:v>-99</c:v>
                </c:pt>
                <c:pt idx="340">
                  <c:v>-99</c:v>
                </c:pt>
                <c:pt idx="341">
                  <c:v>-99</c:v>
                </c:pt>
                <c:pt idx="342">
                  <c:v>-99</c:v>
                </c:pt>
                <c:pt idx="343">
                  <c:v>-99</c:v>
                </c:pt>
                <c:pt idx="344">
                  <c:v>-99</c:v>
                </c:pt>
                <c:pt idx="345">
                  <c:v>-99</c:v>
                </c:pt>
                <c:pt idx="346">
                  <c:v>-99</c:v>
                </c:pt>
                <c:pt idx="347">
                  <c:v>-99</c:v>
                </c:pt>
                <c:pt idx="348">
                  <c:v>-99</c:v>
                </c:pt>
                <c:pt idx="349">
                  <c:v>-99</c:v>
                </c:pt>
                <c:pt idx="350">
                  <c:v>-99</c:v>
                </c:pt>
                <c:pt idx="351">
                  <c:v>-99</c:v>
                </c:pt>
                <c:pt idx="352">
                  <c:v>-99</c:v>
                </c:pt>
                <c:pt idx="353">
                  <c:v>-99</c:v>
                </c:pt>
                <c:pt idx="354">
                  <c:v>-99</c:v>
                </c:pt>
                <c:pt idx="355">
                  <c:v>-99</c:v>
                </c:pt>
                <c:pt idx="356">
                  <c:v>-99</c:v>
                </c:pt>
                <c:pt idx="357">
                  <c:v>-99</c:v>
                </c:pt>
                <c:pt idx="358">
                  <c:v>-99</c:v>
                </c:pt>
                <c:pt idx="359">
                  <c:v>-99</c:v>
                </c:pt>
                <c:pt idx="360">
                  <c:v>-99</c:v>
                </c:pt>
                <c:pt idx="361">
                  <c:v>-99</c:v>
                </c:pt>
                <c:pt idx="362">
                  <c:v>-99</c:v>
                </c:pt>
                <c:pt idx="363">
                  <c:v>-99</c:v>
                </c:pt>
                <c:pt idx="364">
                  <c:v>-99</c:v>
                </c:pt>
                <c:pt idx="365">
                  <c:v>-99</c:v>
                </c:pt>
                <c:pt idx="366">
                  <c:v>-99</c:v>
                </c:pt>
                <c:pt idx="367">
                  <c:v>-99</c:v>
                </c:pt>
                <c:pt idx="368">
                  <c:v>-99</c:v>
                </c:pt>
                <c:pt idx="369">
                  <c:v>-99</c:v>
                </c:pt>
                <c:pt idx="370">
                  <c:v>-99</c:v>
                </c:pt>
                <c:pt idx="371">
                  <c:v>-99</c:v>
                </c:pt>
                <c:pt idx="372">
                  <c:v>-99</c:v>
                </c:pt>
                <c:pt idx="373">
                  <c:v>-99</c:v>
                </c:pt>
                <c:pt idx="374">
                  <c:v>-99</c:v>
                </c:pt>
                <c:pt idx="375">
                  <c:v>-99</c:v>
                </c:pt>
                <c:pt idx="376">
                  <c:v>-99</c:v>
                </c:pt>
                <c:pt idx="377">
                  <c:v>-99</c:v>
                </c:pt>
                <c:pt idx="378">
                  <c:v>-99</c:v>
                </c:pt>
                <c:pt idx="379">
                  <c:v>-99</c:v>
                </c:pt>
                <c:pt idx="380">
                  <c:v>-99</c:v>
                </c:pt>
              </c:numCache>
            </c:numRef>
          </c:yVal>
          <c:smooth val="0"/>
          <c:extLst>
            <c:ext xmlns:c16="http://schemas.microsoft.com/office/drawing/2014/chart" uri="{C3380CC4-5D6E-409C-BE32-E72D297353CC}">
              <c16:uniqueId val="{00000001-5633-486C-BB90-072612A955DB}"/>
            </c:ext>
          </c:extLst>
        </c:ser>
        <c:dLbls>
          <c:showLegendKey val="0"/>
          <c:showVal val="0"/>
          <c:showCatName val="0"/>
          <c:showSerName val="0"/>
          <c:showPercent val="0"/>
          <c:showBubbleSize val="0"/>
        </c:dLbls>
        <c:axId val="264048576"/>
        <c:axId val="264049152"/>
      </c:scatterChart>
      <c:valAx>
        <c:axId val="264048576"/>
        <c:scaling>
          <c:orientation val="minMax"/>
          <c:max val="35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DAR</a:t>
                </a:r>
              </a:p>
            </c:rich>
          </c:tx>
          <c:layout>
            <c:manualLayout>
              <c:xMode val="edge"/>
              <c:yMode val="edge"/>
              <c:x val="0.4856131463088697"/>
              <c:y val="0.90195810894947781"/>
            </c:manualLayout>
          </c:layout>
          <c:overlay val="0"/>
          <c:spPr>
            <a:noFill/>
            <a:ln>
              <a:noFill/>
            </a:ln>
            <a:effectLst/>
          </c:spPr>
        </c:title>
        <c:numFmt formatCode="#,##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4049152"/>
        <c:crosses val="autoZero"/>
        <c:crossBetween val="midCat"/>
      </c:valAx>
      <c:valAx>
        <c:axId val="264049152"/>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4048576"/>
        <c:crosses val="autoZero"/>
        <c:crossBetween val="midCat"/>
        <c:majorUnit val="5.000000000000001E-2"/>
      </c:valAx>
      <c:spPr>
        <a:noFill/>
        <a:ln w="0">
          <a:solidFill>
            <a:schemeClr val="tx1"/>
          </a:solidFill>
        </a:ln>
        <a:effectLst/>
      </c:spPr>
    </c:plotArea>
    <c:legend>
      <c:legendPos val="t"/>
      <c:layout>
        <c:manualLayout>
          <c:xMode val="edge"/>
          <c:yMode val="edge"/>
          <c:x val="7.4575963469110093E-2"/>
          <c:y val="0.64398922920394353"/>
          <c:w val="0.58499185262445808"/>
          <c:h val="0.1262335794227174"/>
        </c:manualLayout>
      </c:layout>
      <c:overlay val="0"/>
      <c:spPr>
        <a:noFill/>
        <a:ln w="0">
          <a:solidFill>
            <a:schemeClr val="tx1"/>
          </a:solid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5854760388227176E-2"/>
          <c:y val="5.0925925925925923E-2"/>
          <c:w val="0.89677701094460449"/>
          <c:h val="0.79779163021289001"/>
        </c:manualLayout>
      </c:layout>
      <c:scatterChart>
        <c:scatterStyle val="lineMarker"/>
        <c:varyColors val="0"/>
        <c:ser>
          <c:idx val="0"/>
          <c:order val="0"/>
          <c:spPr>
            <a:ln w="19050" cap="rnd">
              <a:noFill/>
              <a:round/>
            </a:ln>
            <a:effectLst/>
          </c:spPr>
          <c:marker>
            <c:symbol val="circle"/>
            <c:size val="5"/>
            <c:spPr>
              <a:noFill/>
              <a:ln w="0">
                <a:solidFill>
                  <a:schemeClr val="tx1"/>
                </a:solidFill>
              </a:ln>
              <a:effectLst/>
            </c:spPr>
          </c:marker>
          <c:xVal>
            <c:numRef>
              <c:f>Soil_Original!$AA$6:$AA$335</c:f>
              <c:numCache>
                <c:formatCode>ge\r\a\l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Soil_Original!$AC$6:$AC$335</c:f>
              <c:numCache>
                <c:formatCode>ge\r\a\l</c:formatCode>
                <c:ptCount val="330"/>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0.24476630513698164</c:v>
                </c:pt>
                <c:pt idx="21">
                  <c:v>-99</c:v>
                </c:pt>
                <c:pt idx="22">
                  <c:v>-99</c:v>
                </c:pt>
                <c:pt idx="23">
                  <c:v>0.24248680277072887</c:v>
                </c:pt>
                <c:pt idx="24">
                  <c:v>-99</c:v>
                </c:pt>
                <c:pt idx="25">
                  <c:v>-99</c:v>
                </c:pt>
                <c:pt idx="26">
                  <c:v>0.23844286798950867</c:v>
                </c:pt>
                <c:pt idx="27">
                  <c:v>-99</c:v>
                </c:pt>
                <c:pt idx="28">
                  <c:v>-99</c:v>
                </c:pt>
                <c:pt idx="29">
                  <c:v>-99</c:v>
                </c:pt>
                <c:pt idx="30">
                  <c:v>0.23599327645371929</c:v>
                </c:pt>
                <c:pt idx="31">
                  <c:v>-99</c:v>
                </c:pt>
                <c:pt idx="32">
                  <c:v>-99</c:v>
                </c:pt>
                <c:pt idx="33">
                  <c:v>0.24004260614267689</c:v>
                </c:pt>
                <c:pt idx="34">
                  <c:v>0.23183925209591699</c:v>
                </c:pt>
                <c:pt idx="35">
                  <c:v>-99</c:v>
                </c:pt>
                <c:pt idx="36">
                  <c:v>-99</c:v>
                </c:pt>
                <c:pt idx="37">
                  <c:v>0.23267879773637115</c:v>
                </c:pt>
                <c:pt idx="38">
                  <c:v>-99</c:v>
                </c:pt>
                <c:pt idx="39">
                  <c:v>-99</c:v>
                </c:pt>
                <c:pt idx="40">
                  <c:v>-99</c:v>
                </c:pt>
                <c:pt idx="41">
                  <c:v>-99</c:v>
                </c:pt>
                <c:pt idx="42">
                  <c:v>-99</c:v>
                </c:pt>
                <c:pt idx="43">
                  <c:v>-99</c:v>
                </c:pt>
                <c:pt idx="44">
                  <c:v>0.21560514275066253</c:v>
                </c:pt>
                <c:pt idx="45">
                  <c:v>-99</c:v>
                </c:pt>
                <c:pt idx="46">
                  <c:v>-99</c:v>
                </c:pt>
                <c:pt idx="47">
                  <c:v>0.27986393314865454</c:v>
                </c:pt>
                <c:pt idx="48">
                  <c:v>-99</c:v>
                </c:pt>
                <c:pt idx="49">
                  <c:v>0.32376335594857919</c:v>
                </c:pt>
                <c:pt idx="50">
                  <c:v>-99</c:v>
                </c:pt>
                <c:pt idx="51">
                  <c:v>-99</c:v>
                </c:pt>
                <c:pt idx="52">
                  <c:v>-99</c:v>
                </c:pt>
                <c:pt idx="53">
                  <c:v>-99</c:v>
                </c:pt>
                <c:pt idx="54">
                  <c:v>-99</c:v>
                </c:pt>
                <c:pt idx="55">
                  <c:v>0.26432315466151901</c:v>
                </c:pt>
                <c:pt idx="56">
                  <c:v>-99</c:v>
                </c:pt>
                <c:pt idx="57">
                  <c:v>-99</c:v>
                </c:pt>
                <c:pt idx="58">
                  <c:v>0.2434426558038536</c:v>
                </c:pt>
                <c:pt idx="59">
                  <c:v>-99</c:v>
                </c:pt>
                <c:pt idx="60">
                  <c:v>-99</c:v>
                </c:pt>
                <c:pt idx="61">
                  <c:v>0.22838812783862877</c:v>
                </c:pt>
                <c:pt idx="62">
                  <c:v>-99</c:v>
                </c:pt>
                <c:pt idx="63">
                  <c:v>-99</c:v>
                </c:pt>
                <c:pt idx="64">
                  <c:v>-99</c:v>
                </c:pt>
                <c:pt idx="65">
                  <c:v>0.22487960472745222</c:v>
                </c:pt>
                <c:pt idx="66">
                  <c:v>-99</c:v>
                </c:pt>
                <c:pt idx="67">
                  <c:v>-99</c:v>
                </c:pt>
                <c:pt idx="68">
                  <c:v>0.25436226009890667</c:v>
                </c:pt>
                <c:pt idx="69">
                  <c:v>-99</c:v>
                </c:pt>
                <c:pt idx="70">
                  <c:v>-99</c:v>
                </c:pt>
                <c:pt idx="71">
                  <c:v>-99</c:v>
                </c:pt>
                <c:pt idx="72">
                  <c:v>0.32221925183954908</c:v>
                </c:pt>
                <c:pt idx="73">
                  <c:v>-99</c:v>
                </c:pt>
                <c:pt idx="74">
                  <c:v>-99</c:v>
                </c:pt>
                <c:pt idx="75">
                  <c:v>-99</c:v>
                </c:pt>
                <c:pt idx="76">
                  <c:v>-99</c:v>
                </c:pt>
                <c:pt idx="77">
                  <c:v>-99</c:v>
                </c:pt>
                <c:pt idx="78">
                  <c:v>0.29195582575053936</c:v>
                </c:pt>
                <c:pt idx="79">
                  <c:v>-99</c:v>
                </c:pt>
                <c:pt idx="80">
                  <c:v>-99</c:v>
                </c:pt>
                <c:pt idx="81">
                  <c:v>-99</c:v>
                </c:pt>
                <c:pt idx="82">
                  <c:v>-99</c:v>
                </c:pt>
                <c:pt idx="83">
                  <c:v>0.27079842475500376</c:v>
                </c:pt>
                <c:pt idx="84">
                  <c:v>-99</c:v>
                </c:pt>
                <c:pt idx="85">
                  <c:v>-99</c:v>
                </c:pt>
                <c:pt idx="86">
                  <c:v>0.24903414949425418</c:v>
                </c:pt>
                <c:pt idx="87">
                  <c:v>-99</c:v>
                </c:pt>
                <c:pt idx="88">
                  <c:v>-99</c:v>
                </c:pt>
                <c:pt idx="89">
                  <c:v>-99</c:v>
                </c:pt>
                <c:pt idx="90">
                  <c:v>-99</c:v>
                </c:pt>
                <c:pt idx="91">
                  <c:v>0.23934657256481409</c:v>
                </c:pt>
                <c:pt idx="92">
                  <c:v>-99</c:v>
                </c:pt>
                <c:pt idx="93">
                  <c:v>0.23325944944735852</c:v>
                </c:pt>
                <c:pt idx="94">
                  <c:v>-99</c:v>
                </c:pt>
                <c:pt idx="95">
                  <c:v>-99</c:v>
                </c:pt>
                <c:pt idx="96">
                  <c:v>-99</c:v>
                </c:pt>
                <c:pt idx="97">
                  <c:v>0.24131681851372158</c:v>
                </c:pt>
                <c:pt idx="98">
                  <c:v>-99</c:v>
                </c:pt>
                <c:pt idx="99">
                  <c:v>-99</c:v>
                </c:pt>
                <c:pt idx="100">
                  <c:v>0.21678001619147147</c:v>
                </c:pt>
                <c:pt idx="101">
                  <c:v>-99</c:v>
                </c:pt>
                <c:pt idx="102">
                  <c:v>-99</c:v>
                </c:pt>
                <c:pt idx="103">
                  <c:v>-99</c:v>
                </c:pt>
                <c:pt idx="104">
                  <c:v>-99</c:v>
                </c:pt>
                <c:pt idx="105">
                  <c:v>-99</c:v>
                </c:pt>
                <c:pt idx="106">
                  <c:v>-99</c:v>
                </c:pt>
                <c:pt idx="107">
                  <c:v>0.22853796106711299</c:v>
                </c:pt>
                <c:pt idx="108">
                  <c:v>-99</c:v>
                </c:pt>
                <c:pt idx="109">
                  <c:v>-99</c:v>
                </c:pt>
                <c:pt idx="110">
                  <c:v>0.32988638130644665</c:v>
                </c:pt>
                <c:pt idx="111">
                  <c:v>-99</c:v>
                </c:pt>
                <c:pt idx="112">
                  <c:v>0.33087417823936749</c:v>
                </c:pt>
                <c:pt idx="113">
                  <c:v>-99</c:v>
                </c:pt>
                <c:pt idx="114">
                  <c:v>0.31099390917045855</c:v>
                </c:pt>
                <c:pt idx="115">
                  <c:v>-99</c:v>
                </c:pt>
                <c:pt idx="116">
                  <c:v>-99</c:v>
                </c:pt>
                <c:pt idx="117">
                  <c:v>-99</c:v>
                </c:pt>
                <c:pt idx="118">
                  <c:v>-99</c:v>
                </c:pt>
                <c:pt idx="119">
                  <c:v>-99</c:v>
                </c:pt>
                <c:pt idx="120">
                  <c:v>0.33022897621510983</c:v>
                </c:pt>
                <c:pt idx="121">
                  <c:v>0.32225434982692641</c:v>
                </c:pt>
                <c:pt idx="122">
                  <c:v>-99</c:v>
                </c:pt>
                <c:pt idx="123">
                  <c:v>-99</c:v>
                </c:pt>
                <c:pt idx="124">
                  <c:v>0.28331431732428841</c:v>
                </c:pt>
                <c:pt idx="125">
                  <c:v>-99</c:v>
                </c:pt>
                <c:pt idx="126">
                  <c:v>0.26620299729089808</c:v>
                </c:pt>
                <c:pt idx="127">
                  <c:v>0.26023846003927381</c:v>
                </c:pt>
                <c:pt idx="128">
                  <c:v>-99</c:v>
                </c:pt>
                <c:pt idx="129">
                  <c:v>-99</c:v>
                </c:pt>
                <c:pt idx="130">
                  <c:v>-99</c:v>
                </c:pt>
                <c:pt idx="131">
                  <c:v>0.2481326204647121</c:v>
                </c:pt>
                <c:pt idx="132">
                  <c:v>-99</c:v>
                </c:pt>
                <c:pt idx="133">
                  <c:v>-99</c:v>
                </c:pt>
                <c:pt idx="134">
                  <c:v>0.32646023096589133</c:v>
                </c:pt>
                <c:pt idx="135">
                  <c:v>0.32195971879259949</c:v>
                </c:pt>
                <c:pt idx="136">
                  <c:v>-99</c:v>
                </c:pt>
                <c:pt idx="137">
                  <c:v>-99</c:v>
                </c:pt>
                <c:pt idx="138">
                  <c:v>0.29029707813297767</c:v>
                </c:pt>
                <c:pt idx="139">
                  <c:v>-99</c:v>
                </c:pt>
                <c:pt idx="140">
                  <c:v>0.30745029098012217</c:v>
                </c:pt>
                <c:pt idx="141">
                  <c:v>-99</c:v>
                </c:pt>
                <c:pt idx="142">
                  <c:v>0.27456468116705091</c:v>
                </c:pt>
                <c:pt idx="143">
                  <c:v>-99</c:v>
                </c:pt>
                <c:pt idx="144">
                  <c:v>-99</c:v>
                </c:pt>
                <c:pt idx="145">
                  <c:v>0.26288021474852008</c:v>
                </c:pt>
                <c:pt idx="146">
                  <c:v>-99</c:v>
                </c:pt>
                <c:pt idx="147">
                  <c:v>-99</c:v>
                </c:pt>
                <c:pt idx="148">
                  <c:v>0.33032094809207008</c:v>
                </c:pt>
                <c:pt idx="149">
                  <c:v>-99</c:v>
                </c:pt>
                <c:pt idx="150">
                  <c:v>-99</c:v>
                </c:pt>
                <c:pt idx="151">
                  <c:v>0.32111033933013106</c:v>
                </c:pt>
                <c:pt idx="152">
                  <c:v>-99</c:v>
                </c:pt>
                <c:pt idx="153">
                  <c:v>-99</c:v>
                </c:pt>
                <c:pt idx="154">
                  <c:v>-99</c:v>
                </c:pt>
                <c:pt idx="155">
                  <c:v>-99</c:v>
                </c:pt>
                <c:pt idx="156">
                  <c:v>-99</c:v>
                </c:pt>
                <c:pt idx="157">
                  <c:v>-99</c:v>
                </c:pt>
                <c:pt idx="158">
                  <c:v>-99</c:v>
                </c:pt>
                <c:pt idx="159">
                  <c:v>0.32163155560713058</c:v>
                </c:pt>
                <c:pt idx="160">
                  <c:v>-99</c:v>
                </c:pt>
                <c:pt idx="161">
                  <c:v>-99</c:v>
                </c:pt>
                <c:pt idx="162">
                  <c:v>-99</c:v>
                </c:pt>
                <c:pt idx="163">
                  <c:v>-99</c:v>
                </c:pt>
                <c:pt idx="164">
                  <c:v>-99</c:v>
                </c:pt>
                <c:pt idx="165">
                  <c:v>0.28914949602624579</c:v>
                </c:pt>
                <c:pt idx="166">
                  <c:v>-99</c:v>
                </c:pt>
                <c:pt idx="167">
                  <c:v>-99</c:v>
                </c:pt>
                <c:pt idx="168">
                  <c:v>-99</c:v>
                </c:pt>
                <c:pt idx="169">
                  <c:v>-99</c:v>
                </c:pt>
                <c:pt idx="170">
                  <c:v>-99</c:v>
                </c:pt>
                <c:pt idx="171">
                  <c:v>-99</c:v>
                </c:pt>
                <c:pt idx="172">
                  <c:v>-99</c:v>
                </c:pt>
                <c:pt idx="173">
                  <c:v>-99</c:v>
                </c:pt>
                <c:pt idx="174">
                  <c:v>0.33710287767758074</c:v>
                </c:pt>
                <c:pt idx="175">
                  <c:v>-99</c:v>
                </c:pt>
                <c:pt idx="176">
                  <c:v>0.31296896802435614</c:v>
                </c:pt>
                <c:pt idx="177">
                  <c:v>-99</c:v>
                </c:pt>
                <c:pt idx="178">
                  <c:v>-99</c:v>
                </c:pt>
                <c:pt idx="179">
                  <c:v>-99</c:v>
                </c:pt>
                <c:pt idx="180">
                  <c:v>0.26962679345074236</c:v>
                </c:pt>
                <c:pt idx="181">
                  <c:v>-99</c:v>
                </c:pt>
                <c:pt idx="182">
                  <c:v>-99</c:v>
                </c:pt>
                <c:pt idx="183">
                  <c:v>-99</c:v>
                </c:pt>
                <c:pt idx="184">
                  <c:v>0.2441613529248115</c:v>
                </c:pt>
                <c:pt idx="185">
                  <c:v>-99</c:v>
                </c:pt>
                <c:pt idx="186">
                  <c:v>-99</c:v>
                </c:pt>
                <c:pt idx="187">
                  <c:v>0.23315342116615162</c:v>
                </c:pt>
                <c:pt idx="188">
                  <c:v>-99</c:v>
                </c:pt>
                <c:pt idx="189">
                  <c:v>0.28508561076937355</c:v>
                </c:pt>
                <c:pt idx="190">
                  <c:v>-99</c:v>
                </c:pt>
                <c:pt idx="191">
                  <c:v>-99</c:v>
                </c:pt>
                <c:pt idx="192">
                  <c:v>-99</c:v>
                </c:pt>
                <c:pt idx="193">
                  <c:v>-99</c:v>
                </c:pt>
                <c:pt idx="194">
                  <c:v>-99</c:v>
                </c:pt>
                <c:pt idx="195">
                  <c:v>0.32384450922034808</c:v>
                </c:pt>
                <c:pt idx="196">
                  <c:v>-99</c:v>
                </c:pt>
                <c:pt idx="197">
                  <c:v>0.32491190903448613</c:v>
                </c:pt>
                <c:pt idx="198">
                  <c:v>-99</c:v>
                </c:pt>
                <c:pt idx="199">
                  <c:v>-99</c:v>
                </c:pt>
                <c:pt idx="200">
                  <c:v>-99</c:v>
                </c:pt>
                <c:pt idx="201">
                  <c:v>-99</c:v>
                </c:pt>
                <c:pt idx="202">
                  <c:v>0.31508029903176626</c:v>
                </c:pt>
                <c:pt idx="203">
                  <c:v>-99</c:v>
                </c:pt>
                <c:pt idx="204">
                  <c:v>-99</c:v>
                </c:pt>
                <c:pt idx="205">
                  <c:v>0.34009435908602115</c:v>
                </c:pt>
                <c:pt idx="206">
                  <c:v>-99</c:v>
                </c:pt>
                <c:pt idx="207">
                  <c:v>-99</c:v>
                </c:pt>
                <c:pt idx="208">
                  <c:v>0.32092955435224396</c:v>
                </c:pt>
                <c:pt idx="209">
                  <c:v>-99</c:v>
                </c:pt>
                <c:pt idx="210">
                  <c:v>0.34453558126609152</c:v>
                </c:pt>
                <c:pt idx="211">
                  <c:v>0.33679478653774114</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0.32073933147629374</c:v>
                </c:pt>
                <c:pt idx="229">
                  <c:v>0.31136449706124381</c:v>
                </c:pt>
                <c:pt idx="230">
                  <c:v>-99</c:v>
                </c:pt>
                <c:pt idx="231">
                  <c:v>-99</c:v>
                </c:pt>
                <c:pt idx="232">
                  <c:v>-99</c:v>
                </c:pt>
                <c:pt idx="233">
                  <c:v>-99</c:v>
                </c:pt>
                <c:pt idx="234">
                  <c:v>-99</c:v>
                </c:pt>
                <c:pt idx="235">
                  <c:v>-99</c:v>
                </c:pt>
                <c:pt idx="236">
                  <c:v>-99</c:v>
                </c:pt>
                <c:pt idx="237">
                  <c:v>0.33235889895178106</c:v>
                </c:pt>
                <c:pt idx="238">
                  <c:v>-99</c:v>
                </c:pt>
                <c:pt idx="239">
                  <c:v>-99</c:v>
                </c:pt>
                <c:pt idx="240">
                  <c:v>-99</c:v>
                </c:pt>
                <c:pt idx="241">
                  <c:v>-99</c:v>
                </c:pt>
                <c:pt idx="242">
                  <c:v>-99</c:v>
                </c:pt>
                <c:pt idx="243">
                  <c:v>-99</c:v>
                </c:pt>
                <c:pt idx="244">
                  <c:v>-99</c:v>
                </c:pt>
                <c:pt idx="245">
                  <c:v>-99</c:v>
                </c:pt>
                <c:pt idx="246">
                  <c:v>0.35742611249538414</c:v>
                </c:pt>
                <c:pt idx="247">
                  <c:v>-99</c:v>
                </c:pt>
                <c:pt idx="248">
                  <c:v>0.35175848709774032</c:v>
                </c:pt>
                <c:pt idx="249">
                  <c:v>-99</c:v>
                </c:pt>
                <c:pt idx="250">
                  <c:v>0.348848641909002</c:v>
                </c:pt>
                <c:pt idx="251">
                  <c:v>-99</c:v>
                </c:pt>
                <c:pt idx="252">
                  <c:v>-99</c:v>
                </c:pt>
                <c:pt idx="253">
                  <c:v>0.33717357884850552</c:v>
                </c:pt>
                <c:pt idx="254">
                  <c:v>-99</c:v>
                </c:pt>
                <c:pt idx="255">
                  <c:v>-99</c:v>
                </c:pt>
                <c:pt idx="256">
                  <c:v>-99</c:v>
                </c:pt>
                <c:pt idx="257">
                  <c:v>-99</c:v>
                </c:pt>
                <c:pt idx="258">
                  <c:v>0.33709477252543169</c:v>
                </c:pt>
                <c:pt idx="259">
                  <c:v>-99</c:v>
                </c:pt>
                <c:pt idx="260">
                  <c:v>-99</c:v>
                </c:pt>
                <c:pt idx="261">
                  <c:v>-99</c:v>
                </c:pt>
                <c:pt idx="262">
                  <c:v>-99</c:v>
                </c:pt>
                <c:pt idx="263">
                  <c:v>-99</c:v>
                </c:pt>
                <c:pt idx="264">
                  <c:v>-99</c:v>
                </c:pt>
                <c:pt idx="265">
                  <c:v>-99</c:v>
                </c:pt>
                <c:pt idx="266">
                  <c:v>0.32778495192052259</c:v>
                </c:pt>
                <c:pt idx="267">
                  <c:v>-99</c:v>
                </c:pt>
                <c:pt idx="268">
                  <c:v>0.32178729367799314</c:v>
                </c:pt>
                <c:pt idx="269">
                  <c:v>-99</c:v>
                </c:pt>
                <c:pt idx="270">
                  <c:v>-99</c:v>
                </c:pt>
                <c:pt idx="271">
                  <c:v>-99</c:v>
                </c:pt>
                <c:pt idx="272">
                  <c:v>-99</c:v>
                </c:pt>
                <c:pt idx="273">
                  <c:v>-99</c:v>
                </c:pt>
                <c:pt idx="274">
                  <c:v>-99</c:v>
                </c:pt>
                <c:pt idx="275">
                  <c:v>0.28834656146206894</c:v>
                </c:pt>
                <c:pt idx="276">
                  <c:v>-99</c:v>
                </c:pt>
                <c:pt idx="277">
                  <c:v>-99</c:v>
                </c:pt>
                <c:pt idx="278">
                  <c:v>-99</c:v>
                </c:pt>
                <c:pt idx="279">
                  <c:v>-99</c:v>
                </c:pt>
                <c:pt idx="280">
                  <c:v>0.27652614361575456</c:v>
                </c:pt>
                <c:pt idx="281">
                  <c:v>-99</c:v>
                </c:pt>
                <c:pt idx="282">
                  <c:v>-99</c:v>
                </c:pt>
                <c:pt idx="283">
                  <c:v>0.26874109747442881</c:v>
                </c:pt>
                <c:pt idx="284">
                  <c:v>-99</c:v>
                </c:pt>
                <c:pt idx="285">
                  <c:v>0.26128134138505998</c:v>
                </c:pt>
                <c:pt idx="286">
                  <c:v>-99</c:v>
                </c:pt>
                <c:pt idx="287">
                  <c:v>0.26809702560478044</c:v>
                </c:pt>
                <c:pt idx="288">
                  <c:v>-99</c:v>
                </c:pt>
                <c:pt idx="289">
                  <c:v>-99</c:v>
                </c:pt>
                <c:pt idx="290">
                  <c:v>-99</c:v>
                </c:pt>
                <c:pt idx="291">
                  <c:v>-99</c:v>
                </c:pt>
                <c:pt idx="292">
                  <c:v>0.27511184889812879</c:v>
                </c:pt>
                <c:pt idx="293">
                  <c:v>-99</c:v>
                </c:pt>
                <c:pt idx="294">
                  <c:v>-99</c:v>
                </c:pt>
                <c:pt idx="295">
                  <c:v>0.29722320653318457</c:v>
                </c:pt>
                <c:pt idx="296">
                  <c:v>-99</c:v>
                </c:pt>
                <c:pt idx="297">
                  <c:v>-99</c:v>
                </c:pt>
                <c:pt idx="298">
                  <c:v>-99</c:v>
                </c:pt>
                <c:pt idx="299">
                  <c:v>-99</c:v>
                </c:pt>
                <c:pt idx="300">
                  <c:v>0.28220291781627421</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numCache>
            </c:numRef>
          </c:yVal>
          <c:smooth val="0"/>
          <c:extLst>
            <c:ext xmlns:c16="http://schemas.microsoft.com/office/drawing/2014/chart" uri="{C3380CC4-5D6E-409C-BE32-E72D297353CC}">
              <c16:uniqueId val="{00000000-E976-4158-BEC6-20AC9C7C9349}"/>
            </c:ext>
          </c:extLst>
        </c:ser>
        <c:ser>
          <c:idx val="1"/>
          <c:order val="1"/>
          <c:spPr>
            <a:ln w="0" cap="rnd">
              <a:solidFill>
                <a:schemeClr val="tx1"/>
              </a:solidFill>
              <a:round/>
            </a:ln>
            <a:effectLst/>
          </c:spPr>
          <c:marker>
            <c:symbol val="none"/>
          </c:marker>
          <c:xVal>
            <c:numRef>
              <c:f>Soil_Original!$AA$6:$AA$335</c:f>
              <c:numCache>
                <c:formatCode>ge\r\a\l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Soil_Original!$AJ$6:$AJ$335</c:f>
              <c:numCache>
                <c:formatCode>ge\r\a\l</c:formatCode>
                <c:ptCount val="330"/>
                <c:pt idx="0">
                  <c:v>0.28000000000000003</c:v>
                </c:pt>
                <c:pt idx="1">
                  <c:v>0.28000000000000003</c:v>
                </c:pt>
                <c:pt idx="2">
                  <c:v>0.28000000000000003</c:v>
                </c:pt>
                <c:pt idx="3">
                  <c:v>0.28000000000000003</c:v>
                </c:pt>
                <c:pt idx="4">
                  <c:v>0.33500000000000002</c:v>
                </c:pt>
                <c:pt idx="5">
                  <c:v>0.29599999999999999</c:v>
                </c:pt>
                <c:pt idx="6">
                  <c:v>0.28000000000000003</c:v>
                </c:pt>
                <c:pt idx="7">
                  <c:v>0.28000000000000003</c:v>
                </c:pt>
                <c:pt idx="8">
                  <c:v>0.28000000000000003</c:v>
                </c:pt>
                <c:pt idx="9">
                  <c:v>0.28000000000000003</c:v>
                </c:pt>
                <c:pt idx="10">
                  <c:v>0.35499999999999998</c:v>
                </c:pt>
                <c:pt idx="11">
                  <c:v>0.35</c:v>
                </c:pt>
                <c:pt idx="12">
                  <c:v>0.32400000000000001</c:v>
                </c:pt>
                <c:pt idx="13">
                  <c:v>0.34399999999999997</c:v>
                </c:pt>
                <c:pt idx="14">
                  <c:v>0.309</c:v>
                </c:pt>
                <c:pt idx="15">
                  <c:v>0.28000000000000003</c:v>
                </c:pt>
                <c:pt idx="16">
                  <c:v>0.28000000000000003</c:v>
                </c:pt>
                <c:pt idx="17">
                  <c:v>0.28000000000000003</c:v>
                </c:pt>
                <c:pt idx="18">
                  <c:v>0.28000000000000003</c:v>
                </c:pt>
                <c:pt idx="19">
                  <c:v>0.28000000000000003</c:v>
                </c:pt>
                <c:pt idx="20">
                  <c:v>0.28000000000000003</c:v>
                </c:pt>
                <c:pt idx="21">
                  <c:v>0.28000000000000003</c:v>
                </c:pt>
                <c:pt idx="22">
                  <c:v>0.28000000000000003</c:v>
                </c:pt>
                <c:pt idx="23">
                  <c:v>0.28000000000000003</c:v>
                </c:pt>
                <c:pt idx="24">
                  <c:v>0.28000000000000003</c:v>
                </c:pt>
                <c:pt idx="25">
                  <c:v>0.28000000000000003</c:v>
                </c:pt>
                <c:pt idx="26">
                  <c:v>0.28000000000000003</c:v>
                </c:pt>
                <c:pt idx="27">
                  <c:v>0.28000000000000003</c:v>
                </c:pt>
                <c:pt idx="28">
                  <c:v>0.28000000000000003</c:v>
                </c:pt>
                <c:pt idx="29">
                  <c:v>0.28000000000000003</c:v>
                </c:pt>
                <c:pt idx="30">
                  <c:v>0.35199999999999998</c:v>
                </c:pt>
                <c:pt idx="31">
                  <c:v>0.32800000000000001</c:v>
                </c:pt>
                <c:pt idx="32">
                  <c:v>0.28900000000000003</c:v>
                </c:pt>
                <c:pt idx="33">
                  <c:v>0.28000000000000003</c:v>
                </c:pt>
                <c:pt idx="34">
                  <c:v>0.34199999999999997</c:v>
                </c:pt>
                <c:pt idx="35">
                  <c:v>0.30099999999999999</c:v>
                </c:pt>
                <c:pt idx="36">
                  <c:v>0.28000000000000003</c:v>
                </c:pt>
                <c:pt idx="37">
                  <c:v>0.28000000000000003</c:v>
                </c:pt>
                <c:pt idx="38">
                  <c:v>0.317</c:v>
                </c:pt>
                <c:pt idx="39">
                  <c:v>0.28000000000000003</c:v>
                </c:pt>
                <c:pt idx="40">
                  <c:v>0.28000000000000003</c:v>
                </c:pt>
                <c:pt idx="41">
                  <c:v>0.28000000000000003</c:v>
                </c:pt>
                <c:pt idx="42">
                  <c:v>0.28000000000000003</c:v>
                </c:pt>
                <c:pt idx="43">
                  <c:v>0.247</c:v>
                </c:pt>
                <c:pt idx="44">
                  <c:v>0.24299999999999999</c:v>
                </c:pt>
                <c:pt idx="45">
                  <c:v>0.249</c:v>
                </c:pt>
                <c:pt idx="46">
                  <c:v>0.27100000000000002</c:v>
                </c:pt>
                <c:pt idx="47">
                  <c:v>0.24</c:v>
                </c:pt>
                <c:pt idx="48">
                  <c:v>0.25800000000000001</c:v>
                </c:pt>
                <c:pt idx="49">
                  <c:v>0.33900000000000002</c:v>
                </c:pt>
                <c:pt idx="50">
                  <c:v>0.28700000000000003</c:v>
                </c:pt>
                <c:pt idx="51">
                  <c:v>0.254</c:v>
                </c:pt>
                <c:pt idx="52">
                  <c:v>0.247</c:v>
                </c:pt>
                <c:pt idx="53">
                  <c:v>0.23799999999999999</c:v>
                </c:pt>
                <c:pt idx="54">
                  <c:v>0.23799999999999999</c:v>
                </c:pt>
                <c:pt idx="55">
                  <c:v>0.24299999999999999</c:v>
                </c:pt>
                <c:pt idx="56">
                  <c:v>0.24299999999999999</c:v>
                </c:pt>
                <c:pt idx="57">
                  <c:v>0.23699999999999999</c:v>
                </c:pt>
                <c:pt idx="58">
                  <c:v>0.23499999999999999</c:v>
                </c:pt>
                <c:pt idx="59">
                  <c:v>0.23499999999999999</c:v>
                </c:pt>
                <c:pt idx="60">
                  <c:v>0.23699999999999999</c:v>
                </c:pt>
                <c:pt idx="61">
                  <c:v>0.23799999999999999</c:v>
                </c:pt>
                <c:pt idx="62">
                  <c:v>0.23799999999999999</c:v>
                </c:pt>
                <c:pt idx="63">
                  <c:v>0.24399999999999999</c:v>
                </c:pt>
                <c:pt idx="64">
                  <c:v>0.23899999999999999</c:v>
                </c:pt>
                <c:pt idx="65">
                  <c:v>0.23599999999999999</c:v>
                </c:pt>
                <c:pt idx="66">
                  <c:v>0.24299999999999999</c:v>
                </c:pt>
                <c:pt idx="67">
                  <c:v>0.33100000000000002</c:v>
                </c:pt>
                <c:pt idx="68">
                  <c:v>0.35099999999999998</c:v>
                </c:pt>
                <c:pt idx="69">
                  <c:v>0.30399999999999999</c:v>
                </c:pt>
                <c:pt idx="70">
                  <c:v>0.25800000000000001</c:v>
                </c:pt>
                <c:pt idx="71">
                  <c:v>0.23699999999999999</c:v>
                </c:pt>
                <c:pt idx="72">
                  <c:v>0.32300000000000001</c:v>
                </c:pt>
                <c:pt idx="73">
                  <c:v>0.33600000000000002</c:v>
                </c:pt>
                <c:pt idx="74">
                  <c:v>0.34699999999999998</c:v>
                </c:pt>
                <c:pt idx="75">
                  <c:v>0.34399999999999997</c:v>
                </c:pt>
                <c:pt idx="76">
                  <c:v>0.30099999999999999</c:v>
                </c:pt>
                <c:pt idx="77">
                  <c:v>0.26100000000000001</c:v>
                </c:pt>
                <c:pt idx="78">
                  <c:v>0.252</c:v>
                </c:pt>
                <c:pt idx="79">
                  <c:v>0.33800000000000002</c:v>
                </c:pt>
                <c:pt idx="80">
                  <c:v>0.29300000000000004</c:v>
                </c:pt>
                <c:pt idx="81">
                  <c:v>0.253</c:v>
                </c:pt>
                <c:pt idx="82">
                  <c:v>0.24399999999999999</c:v>
                </c:pt>
                <c:pt idx="83">
                  <c:v>0.24399999999999999</c:v>
                </c:pt>
                <c:pt idx="84">
                  <c:v>0.245</c:v>
                </c:pt>
                <c:pt idx="85">
                  <c:v>0.25600000000000001</c:v>
                </c:pt>
                <c:pt idx="86">
                  <c:v>0.24299999999999999</c:v>
                </c:pt>
                <c:pt idx="87">
                  <c:v>0.23899999999999999</c:v>
                </c:pt>
                <c:pt idx="88">
                  <c:v>0.23299999999999998</c:v>
                </c:pt>
                <c:pt idx="89">
                  <c:v>0.23299999999999998</c:v>
                </c:pt>
                <c:pt idx="90">
                  <c:v>0.23599999999999999</c:v>
                </c:pt>
                <c:pt idx="91">
                  <c:v>0.23699999999999999</c:v>
                </c:pt>
                <c:pt idx="92">
                  <c:v>0.23599999999999999</c:v>
                </c:pt>
                <c:pt idx="93">
                  <c:v>0.23899999999999999</c:v>
                </c:pt>
                <c:pt idx="94">
                  <c:v>0.24199999999999999</c:v>
                </c:pt>
                <c:pt idx="95">
                  <c:v>0.24099999999999999</c:v>
                </c:pt>
                <c:pt idx="96">
                  <c:v>0.24399999999999999</c:v>
                </c:pt>
                <c:pt idx="97">
                  <c:v>0.32300000000000001</c:v>
                </c:pt>
                <c:pt idx="98">
                  <c:v>0.30099999999999999</c:v>
                </c:pt>
                <c:pt idx="99">
                  <c:v>0.27300000000000002</c:v>
                </c:pt>
                <c:pt idx="100">
                  <c:v>0.249</c:v>
                </c:pt>
                <c:pt idx="101">
                  <c:v>0.25</c:v>
                </c:pt>
                <c:pt idx="102">
                  <c:v>0.33</c:v>
                </c:pt>
                <c:pt idx="103">
                  <c:v>0.34699999999999998</c:v>
                </c:pt>
                <c:pt idx="104">
                  <c:v>0.30399999999999999</c:v>
                </c:pt>
                <c:pt idx="105">
                  <c:v>0.27</c:v>
                </c:pt>
                <c:pt idx="106">
                  <c:v>0.251</c:v>
                </c:pt>
                <c:pt idx="107">
                  <c:v>0.251</c:v>
                </c:pt>
                <c:pt idx="108">
                  <c:v>0.25</c:v>
                </c:pt>
                <c:pt idx="109">
                  <c:v>0.255</c:v>
                </c:pt>
                <c:pt idx="110">
                  <c:v>0.33100000000000002</c:v>
                </c:pt>
                <c:pt idx="111">
                  <c:v>0.33600000000000002</c:v>
                </c:pt>
                <c:pt idx="112">
                  <c:v>0.33700000000000002</c:v>
                </c:pt>
                <c:pt idx="113">
                  <c:v>0.34799999999999998</c:v>
                </c:pt>
                <c:pt idx="114">
                  <c:v>0.34399999999999997</c:v>
                </c:pt>
                <c:pt idx="115">
                  <c:v>0.307</c:v>
                </c:pt>
                <c:pt idx="116">
                  <c:v>0.34100000000000003</c:v>
                </c:pt>
                <c:pt idx="117">
                  <c:v>0.34499999999999997</c:v>
                </c:pt>
                <c:pt idx="118">
                  <c:v>0.31</c:v>
                </c:pt>
                <c:pt idx="119">
                  <c:v>0.28400000000000003</c:v>
                </c:pt>
                <c:pt idx="120">
                  <c:v>0.26100000000000001</c:v>
                </c:pt>
                <c:pt idx="121">
                  <c:v>0.26700000000000002</c:v>
                </c:pt>
                <c:pt idx="122">
                  <c:v>0.33700000000000002</c:v>
                </c:pt>
                <c:pt idx="123">
                  <c:v>0.308</c:v>
                </c:pt>
                <c:pt idx="124">
                  <c:v>0.28100000000000003</c:v>
                </c:pt>
                <c:pt idx="125">
                  <c:v>0.25800000000000001</c:v>
                </c:pt>
                <c:pt idx="126">
                  <c:v>0.25900000000000001</c:v>
                </c:pt>
                <c:pt idx="127">
                  <c:v>0.25900000000000001</c:v>
                </c:pt>
                <c:pt idx="128">
                  <c:v>0.25800000000000001</c:v>
                </c:pt>
                <c:pt idx="129">
                  <c:v>0.27200000000000002</c:v>
                </c:pt>
                <c:pt idx="130">
                  <c:v>0.25900000000000001</c:v>
                </c:pt>
                <c:pt idx="131">
                  <c:v>0.35199999999999998</c:v>
                </c:pt>
                <c:pt idx="132">
                  <c:v>0.33600000000000002</c:v>
                </c:pt>
                <c:pt idx="133">
                  <c:v>0.34599999999999997</c:v>
                </c:pt>
                <c:pt idx="134">
                  <c:v>0.34699999999999998</c:v>
                </c:pt>
                <c:pt idx="135">
                  <c:v>0.34699999999999998</c:v>
                </c:pt>
                <c:pt idx="136">
                  <c:v>0.32600000000000001</c:v>
                </c:pt>
                <c:pt idx="137">
                  <c:v>0.30499999999999999</c:v>
                </c:pt>
                <c:pt idx="138">
                  <c:v>0.29000000000000004</c:v>
                </c:pt>
                <c:pt idx="139">
                  <c:v>0.27600000000000002</c:v>
                </c:pt>
                <c:pt idx="140">
                  <c:v>0.34499999999999997</c:v>
                </c:pt>
                <c:pt idx="141">
                  <c:v>0.317</c:v>
                </c:pt>
                <c:pt idx="142">
                  <c:v>0.29899999999999999</c:v>
                </c:pt>
                <c:pt idx="143">
                  <c:v>0.28600000000000003</c:v>
                </c:pt>
                <c:pt idx="144">
                  <c:v>0.27300000000000002</c:v>
                </c:pt>
                <c:pt idx="145">
                  <c:v>0.34199999999999997</c:v>
                </c:pt>
                <c:pt idx="146">
                  <c:v>0.316</c:v>
                </c:pt>
                <c:pt idx="147">
                  <c:v>0.3</c:v>
                </c:pt>
                <c:pt idx="148">
                  <c:v>0.34499999999999997</c:v>
                </c:pt>
                <c:pt idx="149">
                  <c:v>0.35499999999999998</c:v>
                </c:pt>
                <c:pt idx="150">
                  <c:v>0.33300000000000002</c:v>
                </c:pt>
                <c:pt idx="151">
                  <c:v>0.34899999999999998</c:v>
                </c:pt>
                <c:pt idx="152">
                  <c:v>0.35599999999999998</c:v>
                </c:pt>
                <c:pt idx="153">
                  <c:v>0.33400000000000002</c:v>
                </c:pt>
                <c:pt idx="154">
                  <c:v>0.314</c:v>
                </c:pt>
                <c:pt idx="155">
                  <c:v>0.29799999999999999</c:v>
                </c:pt>
                <c:pt idx="156">
                  <c:v>0.28400000000000003</c:v>
                </c:pt>
                <c:pt idx="157">
                  <c:v>0.27100000000000002</c:v>
                </c:pt>
                <c:pt idx="158">
                  <c:v>0.34699999999999998</c:v>
                </c:pt>
                <c:pt idx="159">
                  <c:v>0.34699999999999998</c:v>
                </c:pt>
                <c:pt idx="160">
                  <c:v>0.34799999999999998</c:v>
                </c:pt>
                <c:pt idx="161">
                  <c:v>0.34899999999999998</c:v>
                </c:pt>
                <c:pt idx="162">
                  <c:v>0.35799999999999998</c:v>
                </c:pt>
                <c:pt idx="163">
                  <c:v>0.35</c:v>
                </c:pt>
                <c:pt idx="164">
                  <c:v>0.32600000000000001</c:v>
                </c:pt>
                <c:pt idx="165">
                  <c:v>0.31</c:v>
                </c:pt>
                <c:pt idx="166">
                  <c:v>0.29699999999999999</c:v>
                </c:pt>
                <c:pt idx="167">
                  <c:v>0.34699999999999998</c:v>
                </c:pt>
                <c:pt idx="168">
                  <c:v>0.34899999999999998</c:v>
                </c:pt>
                <c:pt idx="169">
                  <c:v>0.35099999999999998</c:v>
                </c:pt>
                <c:pt idx="170">
                  <c:v>0.35</c:v>
                </c:pt>
                <c:pt idx="171">
                  <c:v>0.34899999999999998</c:v>
                </c:pt>
                <c:pt idx="172">
                  <c:v>0.34899999999999998</c:v>
                </c:pt>
                <c:pt idx="173">
                  <c:v>0.34199999999999997</c:v>
                </c:pt>
                <c:pt idx="174">
                  <c:v>0.35399999999999998</c:v>
                </c:pt>
                <c:pt idx="175">
                  <c:v>0.35</c:v>
                </c:pt>
                <c:pt idx="176">
                  <c:v>0.34</c:v>
                </c:pt>
                <c:pt idx="177">
                  <c:v>0.34899999999999998</c:v>
                </c:pt>
                <c:pt idx="178">
                  <c:v>0.32800000000000001</c:v>
                </c:pt>
                <c:pt idx="179">
                  <c:v>0.32100000000000001</c:v>
                </c:pt>
                <c:pt idx="180">
                  <c:v>0.308</c:v>
                </c:pt>
                <c:pt idx="181">
                  <c:v>0.29899999999999999</c:v>
                </c:pt>
                <c:pt idx="182">
                  <c:v>0.28900000000000003</c:v>
                </c:pt>
                <c:pt idx="183">
                  <c:v>0.28100000000000003</c:v>
                </c:pt>
                <c:pt idx="184">
                  <c:v>0.27300000000000002</c:v>
                </c:pt>
                <c:pt idx="185">
                  <c:v>0.27300000000000002</c:v>
                </c:pt>
                <c:pt idx="186">
                  <c:v>0.27300000000000002</c:v>
                </c:pt>
                <c:pt idx="187">
                  <c:v>0.27200000000000002</c:v>
                </c:pt>
                <c:pt idx="188">
                  <c:v>0.27200000000000002</c:v>
                </c:pt>
                <c:pt idx="189">
                  <c:v>0.27200000000000002</c:v>
                </c:pt>
                <c:pt idx="190">
                  <c:v>0.34399999999999997</c:v>
                </c:pt>
                <c:pt idx="191">
                  <c:v>0.34799999999999998</c:v>
                </c:pt>
                <c:pt idx="192">
                  <c:v>0.32600000000000001</c:v>
                </c:pt>
                <c:pt idx="193">
                  <c:v>0.314</c:v>
                </c:pt>
                <c:pt idx="194">
                  <c:v>0.30199999999999999</c:v>
                </c:pt>
                <c:pt idx="195">
                  <c:v>0.34899999999999998</c:v>
                </c:pt>
                <c:pt idx="196">
                  <c:v>0.35099999999999998</c:v>
                </c:pt>
                <c:pt idx="197">
                  <c:v>0.32900000000000001</c:v>
                </c:pt>
                <c:pt idx="198">
                  <c:v>0.316</c:v>
                </c:pt>
                <c:pt idx="199">
                  <c:v>0.35299999999999998</c:v>
                </c:pt>
                <c:pt idx="200">
                  <c:v>0.35299999999999998</c:v>
                </c:pt>
                <c:pt idx="201">
                  <c:v>0.33</c:v>
                </c:pt>
                <c:pt idx="202">
                  <c:v>0.314</c:v>
                </c:pt>
                <c:pt idx="203">
                  <c:v>0.35199999999999998</c:v>
                </c:pt>
                <c:pt idx="204">
                  <c:v>0.33800000000000002</c:v>
                </c:pt>
                <c:pt idx="205">
                  <c:v>0.35599999999999998</c:v>
                </c:pt>
                <c:pt idx="206">
                  <c:v>0.35899999999999999</c:v>
                </c:pt>
                <c:pt idx="207">
                  <c:v>0.35299999999999998</c:v>
                </c:pt>
                <c:pt idx="208">
                  <c:v>0.32600000000000001</c:v>
                </c:pt>
                <c:pt idx="209">
                  <c:v>0.309</c:v>
                </c:pt>
                <c:pt idx="210">
                  <c:v>0.29699999999999999</c:v>
                </c:pt>
                <c:pt idx="211">
                  <c:v>0.35399999999999998</c:v>
                </c:pt>
                <c:pt idx="212">
                  <c:v>0.33900000000000002</c:v>
                </c:pt>
                <c:pt idx="213">
                  <c:v>0.35099999999999998</c:v>
                </c:pt>
                <c:pt idx="214">
                  <c:v>0.35599999999999998</c:v>
                </c:pt>
                <c:pt idx="215">
                  <c:v>0.35199999999999998</c:v>
                </c:pt>
                <c:pt idx="216">
                  <c:v>0.35399999999999998</c:v>
                </c:pt>
                <c:pt idx="217">
                  <c:v>0.35499999999999998</c:v>
                </c:pt>
                <c:pt idx="218">
                  <c:v>0.35499999999999998</c:v>
                </c:pt>
                <c:pt idx="219">
                  <c:v>0.35499999999999998</c:v>
                </c:pt>
                <c:pt idx="220">
                  <c:v>0.35299999999999998</c:v>
                </c:pt>
                <c:pt idx="221">
                  <c:v>0.33</c:v>
                </c:pt>
                <c:pt idx="222">
                  <c:v>0.34599999999999997</c:v>
                </c:pt>
                <c:pt idx="223">
                  <c:v>0.32400000000000001</c:v>
                </c:pt>
                <c:pt idx="224">
                  <c:v>0.308</c:v>
                </c:pt>
                <c:pt idx="225">
                  <c:v>0.29499999999999998</c:v>
                </c:pt>
                <c:pt idx="226">
                  <c:v>0.35299999999999998</c:v>
                </c:pt>
                <c:pt idx="227">
                  <c:v>0.33800000000000002</c:v>
                </c:pt>
                <c:pt idx="228">
                  <c:v>0.35099999999999998</c:v>
                </c:pt>
                <c:pt idx="229">
                  <c:v>0.35299999999999998</c:v>
                </c:pt>
                <c:pt idx="230">
                  <c:v>0.33</c:v>
                </c:pt>
                <c:pt idx="231">
                  <c:v>0.314</c:v>
                </c:pt>
                <c:pt idx="232">
                  <c:v>0.3</c:v>
                </c:pt>
                <c:pt idx="233">
                  <c:v>0.35</c:v>
                </c:pt>
                <c:pt idx="234">
                  <c:v>0.34699999999999998</c:v>
                </c:pt>
                <c:pt idx="235">
                  <c:v>0.35399999999999998</c:v>
                </c:pt>
                <c:pt idx="236">
                  <c:v>0.35399999999999998</c:v>
                </c:pt>
                <c:pt idx="237">
                  <c:v>0.35599999999999998</c:v>
                </c:pt>
                <c:pt idx="238">
                  <c:v>0.35699999999999998</c:v>
                </c:pt>
                <c:pt idx="239">
                  <c:v>0.35499999999999998</c:v>
                </c:pt>
                <c:pt idx="240">
                  <c:v>0.35299999999999998</c:v>
                </c:pt>
                <c:pt idx="241">
                  <c:v>0.35499999999999998</c:v>
                </c:pt>
                <c:pt idx="242">
                  <c:v>0.35499999999999998</c:v>
                </c:pt>
                <c:pt idx="243">
                  <c:v>0.35699999999999998</c:v>
                </c:pt>
                <c:pt idx="244">
                  <c:v>0.35499999999999998</c:v>
                </c:pt>
                <c:pt idx="245">
                  <c:v>0.34699999999999998</c:v>
                </c:pt>
                <c:pt idx="246">
                  <c:v>0.34</c:v>
                </c:pt>
                <c:pt idx="247">
                  <c:v>0.33200000000000002</c:v>
                </c:pt>
                <c:pt idx="248">
                  <c:v>0.33400000000000002</c:v>
                </c:pt>
                <c:pt idx="249">
                  <c:v>0.32</c:v>
                </c:pt>
                <c:pt idx="250">
                  <c:v>0.318</c:v>
                </c:pt>
                <c:pt idx="251">
                  <c:v>0.308</c:v>
                </c:pt>
                <c:pt idx="252">
                  <c:v>0.29699999999999999</c:v>
                </c:pt>
                <c:pt idx="253">
                  <c:v>0.28700000000000003</c:v>
                </c:pt>
                <c:pt idx="254">
                  <c:v>0.27800000000000002</c:v>
                </c:pt>
                <c:pt idx="255">
                  <c:v>0.27400000000000002</c:v>
                </c:pt>
                <c:pt idx="256">
                  <c:v>0.27400000000000002</c:v>
                </c:pt>
                <c:pt idx="257">
                  <c:v>0.27500000000000002</c:v>
                </c:pt>
                <c:pt idx="258">
                  <c:v>0.27600000000000002</c:v>
                </c:pt>
                <c:pt idx="259">
                  <c:v>0.27800000000000002</c:v>
                </c:pt>
                <c:pt idx="260">
                  <c:v>0.27300000000000002</c:v>
                </c:pt>
                <c:pt idx="261">
                  <c:v>0.27200000000000002</c:v>
                </c:pt>
                <c:pt idx="262">
                  <c:v>0.27200000000000002</c:v>
                </c:pt>
                <c:pt idx="263">
                  <c:v>0.27300000000000002</c:v>
                </c:pt>
                <c:pt idx="264">
                  <c:v>0.27500000000000002</c:v>
                </c:pt>
                <c:pt idx="265">
                  <c:v>0.27600000000000002</c:v>
                </c:pt>
                <c:pt idx="266">
                  <c:v>0.27400000000000002</c:v>
                </c:pt>
                <c:pt idx="267">
                  <c:v>0.27600000000000002</c:v>
                </c:pt>
                <c:pt idx="268">
                  <c:v>0.27400000000000002</c:v>
                </c:pt>
                <c:pt idx="269">
                  <c:v>0.27400000000000002</c:v>
                </c:pt>
                <c:pt idx="270">
                  <c:v>0.27400000000000002</c:v>
                </c:pt>
                <c:pt idx="271">
                  <c:v>0.27400000000000002</c:v>
                </c:pt>
                <c:pt idx="272">
                  <c:v>0.27400000000000002</c:v>
                </c:pt>
                <c:pt idx="273">
                  <c:v>0.27600000000000002</c:v>
                </c:pt>
                <c:pt idx="274">
                  <c:v>0.27500000000000002</c:v>
                </c:pt>
                <c:pt idx="275">
                  <c:v>0.27400000000000002</c:v>
                </c:pt>
                <c:pt idx="276">
                  <c:v>0.27300000000000002</c:v>
                </c:pt>
                <c:pt idx="277">
                  <c:v>0.27100000000000002</c:v>
                </c:pt>
                <c:pt idx="278">
                  <c:v>0.27300000000000002</c:v>
                </c:pt>
                <c:pt idx="279">
                  <c:v>0.33100000000000002</c:v>
                </c:pt>
                <c:pt idx="280">
                  <c:v>0.314</c:v>
                </c:pt>
                <c:pt idx="281">
                  <c:v>0.30199999999999999</c:v>
                </c:pt>
                <c:pt idx="282">
                  <c:v>0.29400000000000004</c:v>
                </c:pt>
                <c:pt idx="283">
                  <c:v>0.28400000000000003</c:v>
                </c:pt>
                <c:pt idx="284">
                  <c:v>0.27600000000000002</c:v>
                </c:pt>
                <c:pt idx="285">
                  <c:v>0.27300000000000002</c:v>
                </c:pt>
                <c:pt idx="286">
                  <c:v>0.27300000000000002</c:v>
                </c:pt>
                <c:pt idx="287">
                  <c:v>0.27300000000000002</c:v>
                </c:pt>
                <c:pt idx="288">
                  <c:v>0.27300000000000002</c:v>
                </c:pt>
                <c:pt idx="289">
                  <c:v>0.27100000000000002</c:v>
                </c:pt>
                <c:pt idx="290">
                  <c:v>0.27</c:v>
                </c:pt>
                <c:pt idx="291">
                  <c:v>0.27</c:v>
                </c:pt>
                <c:pt idx="292">
                  <c:v>0.27</c:v>
                </c:pt>
                <c:pt idx="293">
                  <c:v>0.27100000000000002</c:v>
                </c:pt>
                <c:pt idx="294">
                  <c:v>0.34799999999999998</c:v>
                </c:pt>
                <c:pt idx="295">
                  <c:v>0.32100000000000001</c:v>
                </c:pt>
                <c:pt idx="296">
                  <c:v>0.30599999999999999</c:v>
                </c:pt>
                <c:pt idx="297">
                  <c:v>0.31</c:v>
                </c:pt>
                <c:pt idx="298">
                  <c:v>0.29599999999999999</c:v>
                </c:pt>
                <c:pt idx="299">
                  <c:v>0.28400000000000003</c:v>
                </c:pt>
                <c:pt idx="300">
                  <c:v>0.35299999999999998</c:v>
                </c:pt>
                <c:pt idx="301">
                  <c:v>0.33300000000000002</c:v>
                </c:pt>
                <c:pt idx="302">
                  <c:v>0.33</c:v>
                </c:pt>
                <c:pt idx="303">
                  <c:v>0.317</c:v>
                </c:pt>
                <c:pt idx="304">
                  <c:v>0.30299999999999999</c:v>
                </c:pt>
                <c:pt idx="305">
                  <c:v>0.29499999999999998</c:v>
                </c:pt>
                <c:pt idx="306">
                  <c:v>0.28500000000000003</c:v>
                </c:pt>
                <c:pt idx="307">
                  <c:v>0.28300000000000003</c:v>
                </c:pt>
                <c:pt idx="308">
                  <c:v>0.35099999999999998</c:v>
                </c:pt>
                <c:pt idx="309">
                  <c:v>0.35299999999999998</c:v>
                </c:pt>
                <c:pt idx="310">
                  <c:v>0.33100000000000002</c:v>
                </c:pt>
                <c:pt idx="311">
                  <c:v>0.314</c:v>
                </c:pt>
                <c:pt idx="312">
                  <c:v>0.3</c:v>
                </c:pt>
                <c:pt idx="313">
                  <c:v>0.29000000000000004</c:v>
                </c:pt>
                <c:pt idx="314">
                  <c:v>0.28000000000000003</c:v>
                </c:pt>
                <c:pt idx="315">
                  <c:v>0.27100000000000002</c:v>
                </c:pt>
                <c:pt idx="316">
                  <c:v>0.27200000000000002</c:v>
                </c:pt>
                <c:pt idx="317">
                  <c:v>0.27100000000000002</c:v>
                </c:pt>
                <c:pt idx="318">
                  <c:v>0.35899999999999999</c:v>
                </c:pt>
                <c:pt idx="319">
                  <c:v>0.35299999999999998</c:v>
                </c:pt>
                <c:pt idx="320">
                  <c:v>0.35299999999999998</c:v>
                </c:pt>
                <c:pt idx="321">
                  <c:v>0.35799999999999998</c:v>
                </c:pt>
                <c:pt idx="322">
                  <c:v>0.34899999999999998</c:v>
                </c:pt>
                <c:pt idx="323">
                  <c:v>0.33200000000000002</c:v>
                </c:pt>
                <c:pt idx="324">
                  <c:v>0.32300000000000001</c:v>
                </c:pt>
                <c:pt idx="325">
                  <c:v>0.317</c:v>
                </c:pt>
                <c:pt idx="326">
                  <c:v>0.3</c:v>
                </c:pt>
                <c:pt idx="327">
                  <c:v>0.28700000000000003</c:v>
                </c:pt>
                <c:pt idx="328">
                  <c:v>0.27600000000000002</c:v>
                </c:pt>
                <c:pt idx="329">
                  <c:v>0.27100000000000002</c:v>
                </c:pt>
              </c:numCache>
            </c:numRef>
          </c:yVal>
          <c:smooth val="0"/>
          <c:extLst>
            <c:ext xmlns:c16="http://schemas.microsoft.com/office/drawing/2014/chart" uri="{C3380CC4-5D6E-409C-BE32-E72D297353CC}">
              <c16:uniqueId val="{00000001-E976-4158-BEC6-20AC9C7C9349}"/>
            </c:ext>
          </c:extLst>
        </c:ser>
        <c:dLbls>
          <c:showLegendKey val="0"/>
          <c:showVal val="0"/>
          <c:showCatName val="0"/>
          <c:showSerName val="0"/>
          <c:showPercent val="0"/>
          <c:showBubbleSize val="0"/>
        </c:dLbls>
        <c:axId val="264050880"/>
        <c:axId val="264051456"/>
      </c:scatterChart>
      <c:valAx>
        <c:axId val="264050880"/>
        <c:scaling>
          <c:orientation val="minMax"/>
        </c:scaling>
        <c:delete val="1"/>
        <c:axPos val="b"/>
        <c:numFmt formatCode="ge\r\a\l" sourceLinked="1"/>
        <c:majorTickMark val="none"/>
        <c:minorTickMark val="none"/>
        <c:tickLblPos val="nextTo"/>
        <c:crossAx val="264051456"/>
        <c:crosses val="autoZero"/>
        <c:crossBetween val="midCat"/>
      </c:valAx>
      <c:valAx>
        <c:axId val="264051456"/>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4050880"/>
        <c:crosses val="autoZero"/>
        <c:crossBetween val="midCat"/>
        <c:majorUnit val="5.000000000000001E-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5854760388227176E-2"/>
          <c:y val="5.0925925925925923E-2"/>
          <c:w val="0.89677701094460449"/>
          <c:h val="0.79779163021289001"/>
        </c:manualLayout>
      </c:layout>
      <c:scatterChart>
        <c:scatterStyle val="lineMarker"/>
        <c:varyColors val="0"/>
        <c:ser>
          <c:idx val="0"/>
          <c:order val="0"/>
          <c:spPr>
            <a:ln w="25400" cap="rnd">
              <a:noFill/>
              <a:round/>
            </a:ln>
            <a:effectLst/>
          </c:spPr>
          <c:marker>
            <c:symbol val="circle"/>
            <c:size val="5"/>
            <c:spPr>
              <a:noFill/>
              <a:ln w="0">
                <a:solidFill>
                  <a:schemeClr val="tx1"/>
                </a:solidFill>
              </a:ln>
              <a:effectLst/>
            </c:spPr>
          </c:marker>
          <c:xVal>
            <c:numRef>
              <c:f>Soil_Original!$AA$6:$AA$335</c:f>
              <c:numCache>
                <c:formatCode>ge\r\a\l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Soil_Original!$AE$6:$AE$335</c:f>
              <c:numCache>
                <c:formatCode>ge\r\a\l</c:formatCode>
                <c:ptCount val="330"/>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0.30180384896485163</c:v>
                </c:pt>
                <c:pt idx="21">
                  <c:v>-99</c:v>
                </c:pt>
                <c:pt idx="22">
                  <c:v>-99</c:v>
                </c:pt>
                <c:pt idx="23">
                  <c:v>0.30166381292319366</c:v>
                </c:pt>
                <c:pt idx="24">
                  <c:v>-99</c:v>
                </c:pt>
                <c:pt idx="25">
                  <c:v>-99</c:v>
                </c:pt>
                <c:pt idx="26">
                  <c:v>0.301632160412241</c:v>
                </c:pt>
                <c:pt idx="27">
                  <c:v>-99</c:v>
                </c:pt>
                <c:pt idx="28">
                  <c:v>-99</c:v>
                </c:pt>
                <c:pt idx="29">
                  <c:v>-99</c:v>
                </c:pt>
                <c:pt idx="30">
                  <c:v>0.30164681464020437</c:v>
                </c:pt>
                <c:pt idx="31">
                  <c:v>-99</c:v>
                </c:pt>
                <c:pt idx="32">
                  <c:v>-99</c:v>
                </c:pt>
                <c:pt idx="33">
                  <c:v>0.30134599603056683</c:v>
                </c:pt>
                <c:pt idx="34">
                  <c:v>0.30206159926395609</c:v>
                </c:pt>
                <c:pt idx="35">
                  <c:v>-99</c:v>
                </c:pt>
                <c:pt idx="36">
                  <c:v>-99</c:v>
                </c:pt>
                <c:pt idx="37">
                  <c:v>0.30049606445871807</c:v>
                </c:pt>
                <c:pt idx="38">
                  <c:v>-99</c:v>
                </c:pt>
                <c:pt idx="39">
                  <c:v>-99</c:v>
                </c:pt>
                <c:pt idx="40">
                  <c:v>-99</c:v>
                </c:pt>
                <c:pt idx="41">
                  <c:v>-99</c:v>
                </c:pt>
                <c:pt idx="42">
                  <c:v>-99</c:v>
                </c:pt>
                <c:pt idx="43">
                  <c:v>-99</c:v>
                </c:pt>
                <c:pt idx="44">
                  <c:v>0.29584797611358304</c:v>
                </c:pt>
                <c:pt idx="45">
                  <c:v>-99</c:v>
                </c:pt>
                <c:pt idx="46">
                  <c:v>-99</c:v>
                </c:pt>
                <c:pt idx="47">
                  <c:v>0.29814587556848143</c:v>
                </c:pt>
                <c:pt idx="48">
                  <c:v>-99</c:v>
                </c:pt>
                <c:pt idx="49">
                  <c:v>0.30660377831989355</c:v>
                </c:pt>
                <c:pt idx="50">
                  <c:v>-99</c:v>
                </c:pt>
                <c:pt idx="51">
                  <c:v>-99</c:v>
                </c:pt>
                <c:pt idx="52">
                  <c:v>-99</c:v>
                </c:pt>
                <c:pt idx="53">
                  <c:v>-99</c:v>
                </c:pt>
                <c:pt idx="54">
                  <c:v>-99</c:v>
                </c:pt>
                <c:pt idx="55">
                  <c:v>0.30593159585171664</c:v>
                </c:pt>
                <c:pt idx="56">
                  <c:v>-99</c:v>
                </c:pt>
                <c:pt idx="57">
                  <c:v>-99</c:v>
                </c:pt>
                <c:pt idx="58">
                  <c:v>0.30155956031548559</c:v>
                </c:pt>
                <c:pt idx="59">
                  <c:v>-99</c:v>
                </c:pt>
                <c:pt idx="60">
                  <c:v>-99</c:v>
                </c:pt>
                <c:pt idx="61">
                  <c:v>0.290902702401938</c:v>
                </c:pt>
                <c:pt idx="62">
                  <c:v>-99</c:v>
                </c:pt>
                <c:pt idx="63">
                  <c:v>-99</c:v>
                </c:pt>
                <c:pt idx="64">
                  <c:v>-99</c:v>
                </c:pt>
                <c:pt idx="65">
                  <c:v>0.30147003795716848</c:v>
                </c:pt>
                <c:pt idx="66">
                  <c:v>-99</c:v>
                </c:pt>
                <c:pt idx="67">
                  <c:v>-99</c:v>
                </c:pt>
                <c:pt idx="68">
                  <c:v>0.30154736178867403</c:v>
                </c:pt>
                <c:pt idx="69">
                  <c:v>-99</c:v>
                </c:pt>
                <c:pt idx="70">
                  <c:v>-99</c:v>
                </c:pt>
                <c:pt idx="71">
                  <c:v>-99</c:v>
                </c:pt>
                <c:pt idx="72">
                  <c:v>0.31184787978712286</c:v>
                </c:pt>
                <c:pt idx="73">
                  <c:v>-99</c:v>
                </c:pt>
                <c:pt idx="74">
                  <c:v>-99</c:v>
                </c:pt>
                <c:pt idx="75">
                  <c:v>-99</c:v>
                </c:pt>
                <c:pt idx="76">
                  <c:v>-99</c:v>
                </c:pt>
                <c:pt idx="77">
                  <c:v>-99</c:v>
                </c:pt>
                <c:pt idx="78">
                  <c:v>0.33865618816570503</c:v>
                </c:pt>
                <c:pt idx="79">
                  <c:v>-99</c:v>
                </c:pt>
                <c:pt idx="80">
                  <c:v>-99</c:v>
                </c:pt>
                <c:pt idx="81">
                  <c:v>-99</c:v>
                </c:pt>
                <c:pt idx="82">
                  <c:v>-99</c:v>
                </c:pt>
                <c:pt idx="83">
                  <c:v>0.33032492851882223</c:v>
                </c:pt>
                <c:pt idx="84">
                  <c:v>-99</c:v>
                </c:pt>
                <c:pt idx="85">
                  <c:v>-99</c:v>
                </c:pt>
                <c:pt idx="86">
                  <c:v>0.32527316509975945</c:v>
                </c:pt>
                <c:pt idx="87">
                  <c:v>-99</c:v>
                </c:pt>
                <c:pt idx="88">
                  <c:v>-99</c:v>
                </c:pt>
                <c:pt idx="89">
                  <c:v>-99</c:v>
                </c:pt>
                <c:pt idx="90">
                  <c:v>-99</c:v>
                </c:pt>
                <c:pt idx="91">
                  <c:v>0.30731818485620005</c:v>
                </c:pt>
                <c:pt idx="92">
                  <c:v>-99</c:v>
                </c:pt>
                <c:pt idx="93">
                  <c:v>0.30387091899776381</c:v>
                </c:pt>
                <c:pt idx="94">
                  <c:v>-99</c:v>
                </c:pt>
                <c:pt idx="95">
                  <c:v>-99</c:v>
                </c:pt>
                <c:pt idx="96">
                  <c:v>-99</c:v>
                </c:pt>
                <c:pt idx="97">
                  <c:v>0.3052310075575202</c:v>
                </c:pt>
                <c:pt idx="98">
                  <c:v>-99</c:v>
                </c:pt>
                <c:pt idx="99">
                  <c:v>-99</c:v>
                </c:pt>
                <c:pt idx="100">
                  <c:v>0.29890171224008272</c:v>
                </c:pt>
                <c:pt idx="101">
                  <c:v>-99</c:v>
                </c:pt>
                <c:pt idx="102">
                  <c:v>-99</c:v>
                </c:pt>
                <c:pt idx="103">
                  <c:v>-99</c:v>
                </c:pt>
                <c:pt idx="104">
                  <c:v>-99</c:v>
                </c:pt>
                <c:pt idx="105">
                  <c:v>-99</c:v>
                </c:pt>
                <c:pt idx="106">
                  <c:v>-99</c:v>
                </c:pt>
                <c:pt idx="107">
                  <c:v>0.28710054859986267</c:v>
                </c:pt>
                <c:pt idx="108">
                  <c:v>-99</c:v>
                </c:pt>
                <c:pt idx="109">
                  <c:v>-99</c:v>
                </c:pt>
                <c:pt idx="110">
                  <c:v>0.32850993925725591</c:v>
                </c:pt>
                <c:pt idx="111">
                  <c:v>-99</c:v>
                </c:pt>
                <c:pt idx="112">
                  <c:v>0.35658884940890773</c:v>
                </c:pt>
                <c:pt idx="113">
                  <c:v>-99</c:v>
                </c:pt>
                <c:pt idx="114">
                  <c:v>0.34577535727727371</c:v>
                </c:pt>
                <c:pt idx="115">
                  <c:v>-99</c:v>
                </c:pt>
                <c:pt idx="116">
                  <c:v>-99</c:v>
                </c:pt>
                <c:pt idx="117">
                  <c:v>-99</c:v>
                </c:pt>
                <c:pt idx="118">
                  <c:v>-99</c:v>
                </c:pt>
                <c:pt idx="119">
                  <c:v>-99</c:v>
                </c:pt>
                <c:pt idx="120">
                  <c:v>0.33871655201708917</c:v>
                </c:pt>
                <c:pt idx="121">
                  <c:v>0.33921707313096389</c:v>
                </c:pt>
                <c:pt idx="122">
                  <c:v>-99</c:v>
                </c:pt>
                <c:pt idx="123">
                  <c:v>-99</c:v>
                </c:pt>
                <c:pt idx="124">
                  <c:v>0.32795918395391715</c:v>
                </c:pt>
                <c:pt idx="125">
                  <c:v>-99</c:v>
                </c:pt>
                <c:pt idx="126">
                  <c:v>0.31611644047692367</c:v>
                </c:pt>
                <c:pt idx="127">
                  <c:v>0.31486385807249173</c:v>
                </c:pt>
                <c:pt idx="128">
                  <c:v>-99</c:v>
                </c:pt>
                <c:pt idx="129">
                  <c:v>-99</c:v>
                </c:pt>
                <c:pt idx="130">
                  <c:v>-99</c:v>
                </c:pt>
                <c:pt idx="131">
                  <c:v>0.31028422739112271</c:v>
                </c:pt>
                <c:pt idx="132">
                  <c:v>-99</c:v>
                </c:pt>
                <c:pt idx="133">
                  <c:v>-99</c:v>
                </c:pt>
                <c:pt idx="134">
                  <c:v>0.35836594450055176</c:v>
                </c:pt>
                <c:pt idx="135">
                  <c:v>0.34977040499279866</c:v>
                </c:pt>
                <c:pt idx="136">
                  <c:v>-99</c:v>
                </c:pt>
                <c:pt idx="137">
                  <c:v>-99</c:v>
                </c:pt>
                <c:pt idx="138">
                  <c:v>0.33950715808972504</c:v>
                </c:pt>
                <c:pt idx="139">
                  <c:v>-99</c:v>
                </c:pt>
                <c:pt idx="140">
                  <c:v>0.33939785666635253</c:v>
                </c:pt>
                <c:pt idx="141">
                  <c:v>-99</c:v>
                </c:pt>
                <c:pt idx="142">
                  <c:v>0.32963099359463954</c:v>
                </c:pt>
                <c:pt idx="143">
                  <c:v>-99</c:v>
                </c:pt>
                <c:pt idx="144">
                  <c:v>-99</c:v>
                </c:pt>
                <c:pt idx="145">
                  <c:v>0.31965331909794648</c:v>
                </c:pt>
                <c:pt idx="146">
                  <c:v>-99</c:v>
                </c:pt>
                <c:pt idx="147">
                  <c:v>-99</c:v>
                </c:pt>
                <c:pt idx="148">
                  <c:v>0.3404669576232553</c:v>
                </c:pt>
                <c:pt idx="149">
                  <c:v>-99</c:v>
                </c:pt>
                <c:pt idx="150">
                  <c:v>-99</c:v>
                </c:pt>
                <c:pt idx="151">
                  <c:v>0.35852366190810192</c:v>
                </c:pt>
                <c:pt idx="152">
                  <c:v>-99</c:v>
                </c:pt>
                <c:pt idx="153">
                  <c:v>-99</c:v>
                </c:pt>
                <c:pt idx="154">
                  <c:v>-99</c:v>
                </c:pt>
                <c:pt idx="155">
                  <c:v>-99</c:v>
                </c:pt>
                <c:pt idx="156">
                  <c:v>-99</c:v>
                </c:pt>
                <c:pt idx="157">
                  <c:v>-99</c:v>
                </c:pt>
                <c:pt idx="158">
                  <c:v>-99</c:v>
                </c:pt>
                <c:pt idx="159">
                  <c:v>0.35205590097800155</c:v>
                </c:pt>
                <c:pt idx="160">
                  <c:v>-99</c:v>
                </c:pt>
                <c:pt idx="161">
                  <c:v>-99</c:v>
                </c:pt>
                <c:pt idx="162">
                  <c:v>-99</c:v>
                </c:pt>
                <c:pt idx="163">
                  <c:v>-99</c:v>
                </c:pt>
                <c:pt idx="164">
                  <c:v>-99</c:v>
                </c:pt>
                <c:pt idx="165">
                  <c:v>0.34286917288288549</c:v>
                </c:pt>
                <c:pt idx="166">
                  <c:v>-99</c:v>
                </c:pt>
                <c:pt idx="167">
                  <c:v>-99</c:v>
                </c:pt>
                <c:pt idx="168">
                  <c:v>-99</c:v>
                </c:pt>
                <c:pt idx="169">
                  <c:v>-99</c:v>
                </c:pt>
                <c:pt idx="170">
                  <c:v>-99</c:v>
                </c:pt>
                <c:pt idx="171">
                  <c:v>-99</c:v>
                </c:pt>
                <c:pt idx="172">
                  <c:v>-99</c:v>
                </c:pt>
                <c:pt idx="173">
                  <c:v>-99</c:v>
                </c:pt>
                <c:pt idx="174">
                  <c:v>0.36694795973740768</c:v>
                </c:pt>
                <c:pt idx="175">
                  <c:v>-99</c:v>
                </c:pt>
                <c:pt idx="176">
                  <c:v>0.3524017384712978</c:v>
                </c:pt>
                <c:pt idx="177">
                  <c:v>-99</c:v>
                </c:pt>
                <c:pt idx="178">
                  <c:v>-99</c:v>
                </c:pt>
                <c:pt idx="179">
                  <c:v>-99</c:v>
                </c:pt>
                <c:pt idx="180">
                  <c:v>0.33571399579496641</c:v>
                </c:pt>
                <c:pt idx="181">
                  <c:v>-99</c:v>
                </c:pt>
                <c:pt idx="182">
                  <c:v>-99</c:v>
                </c:pt>
                <c:pt idx="183">
                  <c:v>-99</c:v>
                </c:pt>
                <c:pt idx="184">
                  <c:v>0.31199585283002712</c:v>
                </c:pt>
                <c:pt idx="185">
                  <c:v>-99</c:v>
                </c:pt>
                <c:pt idx="186">
                  <c:v>-99</c:v>
                </c:pt>
                <c:pt idx="187">
                  <c:v>0.30198663789838276</c:v>
                </c:pt>
                <c:pt idx="188">
                  <c:v>-99</c:v>
                </c:pt>
                <c:pt idx="189">
                  <c:v>0.30508030775123357</c:v>
                </c:pt>
                <c:pt idx="190">
                  <c:v>-99</c:v>
                </c:pt>
                <c:pt idx="191">
                  <c:v>-99</c:v>
                </c:pt>
                <c:pt idx="192">
                  <c:v>-99</c:v>
                </c:pt>
                <c:pt idx="193">
                  <c:v>-99</c:v>
                </c:pt>
                <c:pt idx="194">
                  <c:v>-99</c:v>
                </c:pt>
                <c:pt idx="195">
                  <c:v>0.35183637522869998</c:v>
                </c:pt>
                <c:pt idx="196">
                  <c:v>-99</c:v>
                </c:pt>
                <c:pt idx="197">
                  <c:v>0.34827315097145939</c:v>
                </c:pt>
                <c:pt idx="198">
                  <c:v>-99</c:v>
                </c:pt>
                <c:pt idx="199">
                  <c:v>-99</c:v>
                </c:pt>
                <c:pt idx="200">
                  <c:v>-99</c:v>
                </c:pt>
                <c:pt idx="201">
                  <c:v>-99</c:v>
                </c:pt>
                <c:pt idx="202">
                  <c:v>0.33567063112931733</c:v>
                </c:pt>
                <c:pt idx="203">
                  <c:v>-99</c:v>
                </c:pt>
                <c:pt idx="204">
                  <c:v>-99</c:v>
                </c:pt>
                <c:pt idx="205">
                  <c:v>0.35755281671277395</c:v>
                </c:pt>
                <c:pt idx="206">
                  <c:v>-99</c:v>
                </c:pt>
                <c:pt idx="207">
                  <c:v>-99</c:v>
                </c:pt>
                <c:pt idx="208">
                  <c:v>0.3459037177590612</c:v>
                </c:pt>
                <c:pt idx="209">
                  <c:v>-99</c:v>
                </c:pt>
                <c:pt idx="210">
                  <c:v>0.36803260006057137</c:v>
                </c:pt>
                <c:pt idx="211">
                  <c:v>0.36127364374530019</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0.35687414589313654</c:v>
                </c:pt>
                <c:pt idx="229">
                  <c:v>0.34966237287569013</c:v>
                </c:pt>
                <c:pt idx="230">
                  <c:v>-99</c:v>
                </c:pt>
                <c:pt idx="231">
                  <c:v>-99</c:v>
                </c:pt>
                <c:pt idx="232">
                  <c:v>-99</c:v>
                </c:pt>
                <c:pt idx="233">
                  <c:v>-99</c:v>
                </c:pt>
                <c:pt idx="234">
                  <c:v>-99</c:v>
                </c:pt>
                <c:pt idx="235">
                  <c:v>-99</c:v>
                </c:pt>
                <c:pt idx="236">
                  <c:v>-99</c:v>
                </c:pt>
                <c:pt idx="237">
                  <c:v>0.36708377932646818</c:v>
                </c:pt>
                <c:pt idx="238">
                  <c:v>-99</c:v>
                </c:pt>
                <c:pt idx="239">
                  <c:v>-99</c:v>
                </c:pt>
                <c:pt idx="240">
                  <c:v>-99</c:v>
                </c:pt>
                <c:pt idx="241">
                  <c:v>-99</c:v>
                </c:pt>
                <c:pt idx="242">
                  <c:v>-99</c:v>
                </c:pt>
                <c:pt idx="243">
                  <c:v>-99</c:v>
                </c:pt>
                <c:pt idx="244">
                  <c:v>-99</c:v>
                </c:pt>
                <c:pt idx="245">
                  <c:v>-99</c:v>
                </c:pt>
                <c:pt idx="246">
                  <c:v>0.37109699916709266</c:v>
                </c:pt>
                <c:pt idx="247">
                  <c:v>-99</c:v>
                </c:pt>
                <c:pt idx="248">
                  <c:v>0.36797907556806209</c:v>
                </c:pt>
                <c:pt idx="249">
                  <c:v>-99</c:v>
                </c:pt>
                <c:pt idx="250">
                  <c:v>0.36627463643840824</c:v>
                </c:pt>
                <c:pt idx="251">
                  <c:v>-99</c:v>
                </c:pt>
                <c:pt idx="252">
                  <c:v>-99</c:v>
                </c:pt>
                <c:pt idx="253">
                  <c:v>0.35739227792648537</c:v>
                </c:pt>
                <c:pt idx="254">
                  <c:v>-99</c:v>
                </c:pt>
                <c:pt idx="255">
                  <c:v>-99</c:v>
                </c:pt>
                <c:pt idx="256">
                  <c:v>-99</c:v>
                </c:pt>
                <c:pt idx="257">
                  <c:v>-99</c:v>
                </c:pt>
                <c:pt idx="258">
                  <c:v>0.35704989750425059</c:v>
                </c:pt>
                <c:pt idx="259">
                  <c:v>-99</c:v>
                </c:pt>
                <c:pt idx="260">
                  <c:v>-99</c:v>
                </c:pt>
                <c:pt idx="261">
                  <c:v>-99</c:v>
                </c:pt>
                <c:pt idx="262">
                  <c:v>-99</c:v>
                </c:pt>
                <c:pt idx="263">
                  <c:v>-99</c:v>
                </c:pt>
                <c:pt idx="264">
                  <c:v>-99</c:v>
                </c:pt>
                <c:pt idx="265">
                  <c:v>-99</c:v>
                </c:pt>
                <c:pt idx="266">
                  <c:v>0.34390127027324013</c:v>
                </c:pt>
                <c:pt idx="267">
                  <c:v>-99</c:v>
                </c:pt>
                <c:pt idx="268">
                  <c:v>0.33653387363401066</c:v>
                </c:pt>
                <c:pt idx="269">
                  <c:v>-99</c:v>
                </c:pt>
                <c:pt idx="270">
                  <c:v>-99</c:v>
                </c:pt>
                <c:pt idx="271">
                  <c:v>-99</c:v>
                </c:pt>
                <c:pt idx="272">
                  <c:v>-99</c:v>
                </c:pt>
                <c:pt idx="273">
                  <c:v>-99</c:v>
                </c:pt>
                <c:pt idx="274">
                  <c:v>-99</c:v>
                </c:pt>
                <c:pt idx="275">
                  <c:v>0.33161462014681176</c:v>
                </c:pt>
                <c:pt idx="276">
                  <c:v>-99</c:v>
                </c:pt>
                <c:pt idx="277">
                  <c:v>-99</c:v>
                </c:pt>
                <c:pt idx="278">
                  <c:v>-99</c:v>
                </c:pt>
                <c:pt idx="279">
                  <c:v>-99</c:v>
                </c:pt>
                <c:pt idx="280">
                  <c:v>0.32070998641792103</c:v>
                </c:pt>
                <c:pt idx="281">
                  <c:v>-99</c:v>
                </c:pt>
                <c:pt idx="282">
                  <c:v>-99</c:v>
                </c:pt>
                <c:pt idx="283">
                  <c:v>0.32418469218519036</c:v>
                </c:pt>
                <c:pt idx="284">
                  <c:v>-99</c:v>
                </c:pt>
                <c:pt idx="285">
                  <c:v>0.3186081900645002</c:v>
                </c:pt>
                <c:pt idx="286">
                  <c:v>-99</c:v>
                </c:pt>
                <c:pt idx="287">
                  <c:v>0.31234110179106367</c:v>
                </c:pt>
                <c:pt idx="288">
                  <c:v>-99</c:v>
                </c:pt>
                <c:pt idx="289">
                  <c:v>-99</c:v>
                </c:pt>
                <c:pt idx="290">
                  <c:v>-99</c:v>
                </c:pt>
                <c:pt idx="291">
                  <c:v>-99</c:v>
                </c:pt>
                <c:pt idx="292">
                  <c:v>0.32335040255022918</c:v>
                </c:pt>
                <c:pt idx="293">
                  <c:v>-99</c:v>
                </c:pt>
                <c:pt idx="294">
                  <c:v>-99</c:v>
                </c:pt>
                <c:pt idx="295">
                  <c:v>0.30796755590088437</c:v>
                </c:pt>
                <c:pt idx="296">
                  <c:v>-99</c:v>
                </c:pt>
                <c:pt idx="297">
                  <c:v>-99</c:v>
                </c:pt>
                <c:pt idx="298">
                  <c:v>-99</c:v>
                </c:pt>
                <c:pt idx="299">
                  <c:v>-99</c:v>
                </c:pt>
                <c:pt idx="300">
                  <c:v>0.32773510138580181</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numCache>
            </c:numRef>
          </c:yVal>
          <c:smooth val="0"/>
          <c:extLst>
            <c:ext xmlns:c16="http://schemas.microsoft.com/office/drawing/2014/chart" uri="{C3380CC4-5D6E-409C-BE32-E72D297353CC}">
              <c16:uniqueId val="{00000000-DB04-4D25-9F66-99DDAC1E382F}"/>
            </c:ext>
          </c:extLst>
        </c:ser>
        <c:ser>
          <c:idx val="1"/>
          <c:order val="1"/>
          <c:spPr>
            <a:ln w="0" cap="rnd">
              <a:solidFill>
                <a:schemeClr val="tx1"/>
              </a:solidFill>
              <a:round/>
            </a:ln>
            <a:effectLst/>
          </c:spPr>
          <c:marker>
            <c:symbol val="none"/>
          </c:marker>
          <c:xVal>
            <c:numRef>
              <c:f>Soil_Original!$AA$6:$AA$335</c:f>
              <c:numCache>
                <c:formatCode>ge\r\a\l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Soil_Original!$AK$6:$AK$335</c:f>
              <c:numCache>
                <c:formatCode>ge\r\a\l</c:formatCode>
                <c:ptCount val="330"/>
                <c:pt idx="0">
                  <c:v>0.29599999999999999</c:v>
                </c:pt>
                <c:pt idx="1">
                  <c:v>0.29299999999999998</c:v>
                </c:pt>
                <c:pt idx="2">
                  <c:v>0.29049999999999998</c:v>
                </c:pt>
                <c:pt idx="3">
                  <c:v>0.28849999999999998</c:v>
                </c:pt>
                <c:pt idx="4">
                  <c:v>0.314</c:v>
                </c:pt>
                <c:pt idx="5">
                  <c:v>0.29299999999999998</c:v>
                </c:pt>
                <c:pt idx="6">
                  <c:v>0.28500000000000003</c:v>
                </c:pt>
                <c:pt idx="7">
                  <c:v>0.28500000000000003</c:v>
                </c:pt>
                <c:pt idx="8">
                  <c:v>0.28500000000000003</c:v>
                </c:pt>
                <c:pt idx="9">
                  <c:v>0.28500000000000003</c:v>
                </c:pt>
                <c:pt idx="10">
                  <c:v>0.32250000000000001</c:v>
                </c:pt>
                <c:pt idx="11">
                  <c:v>0.35099999999999998</c:v>
                </c:pt>
                <c:pt idx="12">
                  <c:v>0.33800000000000002</c:v>
                </c:pt>
                <c:pt idx="13">
                  <c:v>0.33849999999999997</c:v>
                </c:pt>
                <c:pt idx="14">
                  <c:v>0.3155</c:v>
                </c:pt>
                <c:pt idx="15">
                  <c:v>0.29699999999999999</c:v>
                </c:pt>
                <c:pt idx="16">
                  <c:v>0.29349999999999998</c:v>
                </c:pt>
                <c:pt idx="17">
                  <c:v>0.29099999999999998</c:v>
                </c:pt>
                <c:pt idx="18">
                  <c:v>0.28899999999999998</c:v>
                </c:pt>
                <c:pt idx="19">
                  <c:v>0.28700000000000003</c:v>
                </c:pt>
                <c:pt idx="20">
                  <c:v>0.28549999999999998</c:v>
                </c:pt>
                <c:pt idx="21">
                  <c:v>0.28500000000000003</c:v>
                </c:pt>
                <c:pt idx="22">
                  <c:v>0.28500000000000003</c:v>
                </c:pt>
                <c:pt idx="23">
                  <c:v>0.28500000000000003</c:v>
                </c:pt>
                <c:pt idx="24">
                  <c:v>0.28500000000000003</c:v>
                </c:pt>
                <c:pt idx="25">
                  <c:v>0.28500000000000003</c:v>
                </c:pt>
                <c:pt idx="26">
                  <c:v>0.28500000000000003</c:v>
                </c:pt>
                <c:pt idx="27">
                  <c:v>0.28500000000000003</c:v>
                </c:pt>
                <c:pt idx="28">
                  <c:v>0.28500000000000003</c:v>
                </c:pt>
                <c:pt idx="29">
                  <c:v>0.28500000000000003</c:v>
                </c:pt>
                <c:pt idx="30">
                  <c:v>0.32100000000000001</c:v>
                </c:pt>
                <c:pt idx="31">
                  <c:v>0.34</c:v>
                </c:pt>
                <c:pt idx="32">
                  <c:v>0.311</c:v>
                </c:pt>
                <c:pt idx="33">
                  <c:v>0.30099999999999999</c:v>
                </c:pt>
                <c:pt idx="34">
                  <c:v>0.32800000000000001</c:v>
                </c:pt>
                <c:pt idx="35">
                  <c:v>0.30399999999999999</c:v>
                </c:pt>
                <c:pt idx="36">
                  <c:v>0.29099999999999998</c:v>
                </c:pt>
                <c:pt idx="37">
                  <c:v>0.28899999999999998</c:v>
                </c:pt>
                <c:pt idx="38">
                  <c:v>0.30549999999999999</c:v>
                </c:pt>
                <c:pt idx="39">
                  <c:v>0.28549999999999998</c:v>
                </c:pt>
                <c:pt idx="40">
                  <c:v>0.28500000000000003</c:v>
                </c:pt>
                <c:pt idx="41">
                  <c:v>0.28500000000000003</c:v>
                </c:pt>
                <c:pt idx="42">
                  <c:v>0.28500000000000003</c:v>
                </c:pt>
                <c:pt idx="43">
                  <c:v>0.26850000000000002</c:v>
                </c:pt>
                <c:pt idx="44">
                  <c:v>0.26650000000000001</c:v>
                </c:pt>
                <c:pt idx="45">
                  <c:v>0.26950000000000002</c:v>
                </c:pt>
                <c:pt idx="46">
                  <c:v>0.28049999999999997</c:v>
                </c:pt>
                <c:pt idx="47">
                  <c:v>0.26550000000000001</c:v>
                </c:pt>
                <c:pt idx="48">
                  <c:v>0.27400000000000002</c:v>
                </c:pt>
                <c:pt idx="49">
                  <c:v>0.3145</c:v>
                </c:pt>
                <c:pt idx="50">
                  <c:v>0.31950000000000001</c:v>
                </c:pt>
                <c:pt idx="51">
                  <c:v>0.29600000000000004</c:v>
                </c:pt>
                <c:pt idx="52">
                  <c:v>0.28649999999999998</c:v>
                </c:pt>
                <c:pt idx="53">
                  <c:v>0.26700000000000002</c:v>
                </c:pt>
                <c:pt idx="54">
                  <c:v>0.26400000000000001</c:v>
                </c:pt>
                <c:pt idx="55">
                  <c:v>0.26650000000000001</c:v>
                </c:pt>
                <c:pt idx="56">
                  <c:v>0.26650000000000001</c:v>
                </c:pt>
                <c:pt idx="57">
                  <c:v>0.26350000000000001</c:v>
                </c:pt>
                <c:pt idx="58">
                  <c:v>0.26250000000000001</c:v>
                </c:pt>
                <c:pt idx="59">
                  <c:v>0.26250000000000001</c:v>
                </c:pt>
                <c:pt idx="60">
                  <c:v>0.26350000000000001</c:v>
                </c:pt>
                <c:pt idx="61">
                  <c:v>0.26400000000000001</c:v>
                </c:pt>
                <c:pt idx="62">
                  <c:v>0.26400000000000001</c:v>
                </c:pt>
                <c:pt idx="63">
                  <c:v>0.26700000000000002</c:v>
                </c:pt>
                <c:pt idx="64">
                  <c:v>0.26450000000000001</c:v>
                </c:pt>
                <c:pt idx="65">
                  <c:v>0.26300000000000001</c:v>
                </c:pt>
                <c:pt idx="66">
                  <c:v>0.26650000000000001</c:v>
                </c:pt>
                <c:pt idx="67">
                  <c:v>0.3105</c:v>
                </c:pt>
                <c:pt idx="68">
                  <c:v>0.33249999999999996</c:v>
                </c:pt>
                <c:pt idx="69">
                  <c:v>0.32800000000000001</c:v>
                </c:pt>
                <c:pt idx="70">
                  <c:v>0.29900000000000004</c:v>
                </c:pt>
                <c:pt idx="71">
                  <c:v>0.28249999999999997</c:v>
                </c:pt>
                <c:pt idx="72">
                  <c:v>0.312</c:v>
                </c:pt>
                <c:pt idx="73">
                  <c:v>0.34349999999999997</c:v>
                </c:pt>
                <c:pt idx="74">
                  <c:v>0.34949999999999998</c:v>
                </c:pt>
                <c:pt idx="75">
                  <c:v>0.34749999999999998</c:v>
                </c:pt>
                <c:pt idx="76">
                  <c:v>0.32649999999999996</c:v>
                </c:pt>
                <c:pt idx="77">
                  <c:v>0.30000000000000004</c:v>
                </c:pt>
                <c:pt idx="78">
                  <c:v>0.29000000000000004</c:v>
                </c:pt>
                <c:pt idx="79">
                  <c:v>0.32050000000000001</c:v>
                </c:pt>
                <c:pt idx="80">
                  <c:v>0.32250000000000001</c:v>
                </c:pt>
                <c:pt idx="81">
                  <c:v>0.29549999999999998</c:v>
                </c:pt>
                <c:pt idx="82">
                  <c:v>0.28549999999999998</c:v>
                </c:pt>
                <c:pt idx="83">
                  <c:v>0.26949999999999996</c:v>
                </c:pt>
                <c:pt idx="84">
                  <c:v>0.26750000000000002</c:v>
                </c:pt>
                <c:pt idx="85">
                  <c:v>0.27300000000000002</c:v>
                </c:pt>
                <c:pt idx="86">
                  <c:v>0.26650000000000001</c:v>
                </c:pt>
                <c:pt idx="87">
                  <c:v>0.26450000000000001</c:v>
                </c:pt>
                <c:pt idx="88">
                  <c:v>0.26150000000000001</c:v>
                </c:pt>
                <c:pt idx="89">
                  <c:v>0.26150000000000001</c:v>
                </c:pt>
                <c:pt idx="90">
                  <c:v>0.26300000000000001</c:v>
                </c:pt>
                <c:pt idx="91">
                  <c:v>0.26350000000000001</c:v>
                </c:pt>
                <c:pt idx="92">
                  <c:v>0.26300000000000001</c:v>
                </c:pt>
                <c:pt idx="93">
                  <c:v>0.26450000000000001</c:v>
                </c:pt>
                <c:pt idx="94">
                  <c:v>0.26600000000000001</c:v>
                </c:pt>
                <c:pt idx="95">
                  <c:v>0.26550000000000001</c:v>
                </c:pt>
                <c:pt idx="96">
                  <c:v>0.26700000000000002</c:v>
                </c:pt>
                <c:pt idx="97">
                  <c:v>0.30649999999999999</c:v>
                </c:pt>
                <c:pt idx="98">
                  <c:v>0.32649999999999996</c:v>
                </c:pt>
                <c:pt idx="99">
                  <c:v>0.30449999999999999</c:v>
                </c:pt>
                <c:pt idx="100">
                  <c:v>0.28749999999999998</c:v>
                </c:pt>
                <c:pt idx="101">
                  <c:v>0.28049999999999997</c:v>
                </c:pt>
                <c:pt idx="102">
                  <c:v>0.31</c:v>
                </c:pt>
                <c:pt idx="103">
                  <c:v>0.34899999999999998</c:v>
                </c:pt>
                <c:pt idx="104">
                  <c:v>0.32800000000000001</c:v>
                </c:pt>
                <c:pt idx="105">
                  <c:v>0.30449999999999999</c:v>
                </c:pt>
                <c:pt idx="106">
                  <c:v>0.28949999999999998</c:v>
                </c:pt>
                <c:pt idx="107">
                  <c:v>0.28100000000000003</c:v>
                </c:pt>
                <c:pt idx="108">
                  <c:v>0.27</c:v>
                </c:pt>
                <c:pt idx="109">
                  <c:v>0.27250000000000002</c:v>
                </c:pt>
                <c:pt idx="110">
                  <c:v>0.3105</c:v>
                </c:pt>
                <c:pt idx="111">
                  <c:v>0.32550000000000001</c:v>
                </c:pt>
                <c:pt idx="112">
                  <c:v>0.34449999999999997</c:v>
                </c:pt>
                <c:pt idx="113">
                  <c:v>0.34949999999999998</c:v>
                </c:pt>
                <c:pt idx="114">
                  <c:v>0.34749999999999998</c:v>
                </c:pt>
                <c:pt idx="115">
                  <c:v>0.32949999999999996</c:v>
                </c:pt>
                <c:pt idx="116">
                  <c:v>0.33950000000000002</c:v>
                </c:pt>
                <c:pt idx="117">
                  <c:v>0.34799999999999998</c:v>
                </c:pt>
                <c:pt idx="118">
                  <c:v>0.33049999999999996</c:v>
                </c:pt>
                <c:pt idx="119">
                  <c:v>0.3115</c:v>
                </c:pt>
                <c:pt idx="120">
                  <c:v>0.29449999999999998</c:v>
                </c:pt>
                <c:pt idx="121">
                  <c:v>0.29349999999999998</c:v>
                </c:pt>
                <c:pt idx="122">
                  <c:v>0.3165</c:v>
                </c:pt>
                <c:pt idx="123">
                  <c:v>0.32949999999999996</c:v>
                </c:pt>
                <c:pt idx="124">
                  <c:v>0.309</c:v>
                </c:pt>
                <c:pt idx="125">
                  <c:v>0.29249999999999998</c:v>
                </c:pt>
                <c:pt idx="126">
                  <c:v>0.28849999999999998</c:v>
                </c:pt>
                <c:pt idx="127">
                  <c:v>0.27600000000000002</c:v>
                </c:pt>
                <c:pt idx="128">
                  <c:v>0.27400000000000002</c:v>
                </c:pt>
                <c:pt idx="129">
                  <c:v>0.28100000000000003</c:v>
                </c:pt>
                <c:pt idx="130">
                  <c:v>0.27450000000000002</c:v>
                </c:pt>
                <c:pt idx="131">
                  <c:v>0.32100000000000001</c:v>
                </c:pt>
                <c:pt idx="132">
                  <c:v>0.34349999999999997</c:v>
                </c:pt>
                <c:pt idx="133">
                  <c:v>0.34449999999999997</c:v>
                </c:pt>
                <c:pt idx="134">
                  <c:v>0.34899999999999998</c:v>
                </c:pt>
                <c:pt idx="135">
                  <c:v>0.34899999999999998</c:v>
                </c:pt>
                <c:pt idx="136">
                  <c:v>0.33849999999999997</c:v>
                </c:pt>
                <c:pt idx="137">
                  <c:v>0.32250000000000001</c:v>
                </c:pt>
                <c:pt idx="138">
                  <c:v>0.31</c:v>
                </c:pt>
                <c:pt idx="139">
                  <c:v>0.29899999999999999</c:v>
                </c:pt>
                <c:pt idx="140">
                  <c:v>0.33049999999999996</c:v>
                </c:pt>
                <c:pt idx="141">
                  <c:v>0.33400000000000002</c:v>
                </c:pt>
                <c:pt idx="142">
                  <c:v>0.31850000000000001</c:v>
                </c:pt>
                <c:pt idx="143">
                  <c:v>0.307</c:v>
                </c:pt>
                <c:pt idx="144">
                  <c:v>0.29649999999999999</c:v>
                </c:pt>
                <c:pt idx="145">
                  <c:v>0.32800000000000001</c:v>
                </c:pt>
                <c:pt idx="146">
                  <c:v>0.33300000000000002</c:v>
                </c:pt>
                <c:pt idx="147">
                  <c:v>0.31850000000000001</c:v>
                </c:pt>
                <c:pt idx="148">
                  <c:v>0.33649999999999997</c:v>
                </c:pt>
                <c:pt idx="149">
                  <c:v>0.35299999999999998</c:v>
                </c:pt>
                <c:pt idx="150">
                  <c:v>0.34200000000000003</c:v>
                </c:pt>
                <c:pt idx="151">
                  <c:v>0.34500000000000003</c:v>
                </c:pt>
                <c:pt idx="152">
                  <c:v>0.35349999999999998</c:v>
                </c:pt>
                <c:pt idx="153">
                  <c:v>0.34249999999999997</c:v>
                </c:pt>
                <c:pt idx="154">
                  <c:v>0.32750000000000001</c:v>
                </c:pt>
                <c:pt idx="155">
                  <c:v>0.315</c:v>
                </c:pt>
                <c:pt idx="156">
                  <c:v>0.30399999999999999</c:v>
                </c:pt>
                <c:pt idx="157">
                  <c:v>0.29449999999999998</c:v>
                </c:pt>
                <c:pt idx="158">
                  <c:v>0.32949999999999996</c:v>
                </c:pt>
                <c:pt idx="159">
                  <c:v>0.34899999999999998</c:v>
                </c:pt>
                <c:pt idx="160">
                  <c:v>0.34949999999999998</c:v>
                </c:pt>
                <c:pt idx="161">
                  <c:v>0.35</c:v>
                </c:pt>
                <c:pt idx="162">
                  <c:v>0.35499999999999998</c:v>
                </c:pt>
                <c:pt idx="163">
                  <c:v>0.35049999999999998</c:v>
                </c:pt>
                <c:pt idx="164">
                  <c:v>0.33849999999999997</c:v>
                </c:pt>
                <c:pt idx="165">
                  <c:v>0.32450000000000001</c:v>
                </c:pt>
                <c:pt idx="166">
                  <c:v>0.3135</c:v>
                </c:pt>
                <c:pt idx="167">
                  <c:v>0.33449999999999996</c:v>
                </c:pt>
                <c:pt idx="168">
                  <c:v>0.35</c:v>
                </c:pt>
                <c:pt idx="169">
                  <c:v>0.35099999999999998</c:v>
                </c:pt>
                <c:pt idx="170">
                  <c:v>0.35049999999999998</c:v>
                </c:pt>
                <c:pt idx="171">
                  <c:v>0.35</c:v>
                </c:pt>
                <c:pt idx="172">
                  <c:v>0.35</c:v>
                </c:pt>
                <c:pt idx="173">
                  <c:v>0.34499999999999997</c:v>
                </c:pt>
                <c:pt idx="174">
                  <c:v>0.34949999999999998</c:v>
                </c:pt>
                <c:pt idx="175">
                  <c:v>0.35049999999999998</c:v>
                </c:pt>
                <c:pt idx="176">
                  <c:v>0.34549999999999997</c:v>
                </c:pt>
                <c:pt idx="177">
                  <c:v>0.34549999999999997</c:v>
                </c:pt>
                <c:pt idx="178">
                  <c:v>0.33949999999999997</c:v>
                </c:pt>
                <c:pt idx="179">
                  <c:v>0.33</c:v>
                </c:pt>
                <c:pt idx="180">
                  <c:v>0.31950000000000001</c:v>
                </c:pt>
                <c:pt idx="181">
                  <c:v>0.312</c:v>
                </c:pt>
                <c:pt idx="182">
                  <c:v>0.30399999999999999</c:v>
                </c:pt>
                <c:pt idx="183">
                  <c:v>0.29749999999999999</c:v>
                </c:pt>
                <c:pt idx="184">
                  <c:v>0.29099999999999998</c:v>
                </c:pt>
                <c:pt idx="185">
                  <c:v>0.28849999999999998</c:v>
                </c:pt>
                <c:pt idx="186">
                  <c:v>0.28349999999999997</c:v>
                </c:pt>
                <c:pt idx="187">
                  <c:v>0.28100000000000003</c:v>
                </c:pt>
                <c:pt idx="188">
                  <c:v>0.28100000000000003</c:v>
                </c:pt>
                <c:pt idx="189">
                  <c:v>0.28100000000000003</c:v>
                </c:pt>
                <c:pt idx="190">
                  <c:v>0.317</c:v>
                </c:pt>
                <c:pt idx="191">
                  <c:v>0.34899999999999998</c:v>
                </c:pt>
                <c:pt idx="192">
                  <c:v>0.33700000000000002</c:v>
                </c:pt>
                <c:pt idx="193">
                  <c:v>0.32550000000000001</c:v>
                </c:pt>
                <c:pt idx="194">
                  <c:v>0.3155</c:v>
                </c:pt>
                <c:pt idx="195">
                  <c:v>0.33549999999999996</c:v>
                </c:pt>
                <c:pt idx="196">
                  <c:v>0.35099999999999998</c:v>
                </c:pt>
                <c:pt idx="197">
                  <c:v>0.34</c:v>
                </c:pt>
                <c:pt idx="198">
                  <c:v>0.32750000000000001</c:v>
                </c:pt>
                <c:pt idx="199">
                  <c:v>0.34149999999999997</c:v>
                </c:pt>
                <c:pt idx="200">
                  <c:v>0.35199999999999998</c:v>
                </c:pt>
                <c:pt idx="201">
                  <c:v>0.34049999999999997</c:v>
                </c:pt>
                <c:pt idx="202">
                  <c:v>0.32650000000000001</c:v>
                </c:pt>
                <c:pt idx="203">
                  <c:v>0.34149999999999997</c:v>
                </c:pt>
                <c:pt idx="204">
                  <c:v>0.34449999999999997</c:v>
                </c:pt>
                <c:pt idx="205">
                  <c:v>0.34949999999999998</c:v>
                </c:pt>
                <c:pt idx="206">
                  <c:v>0.35549999999999998</c:v>
                </c:pt>
                <c:pt idx="207">
                  <c:v>0.35199999999999998</c:v>
                </c:pt>
                <c:pt idx="208">
                  <c:v>0.33849999999999997</c:v>
                </c:pt>
                <c:pt idx="209">
                  <c:v>0.32450000000000001</c:v>
                </c:pt>
                <c:pt idx="210">
                  <c:v>0.3135</c:v>
                </c:pt>
                <c:pt idx="211">
                  <c:v>0.33849999999999997</c:v>
                </c:pt>
                <c:pt idx="212">
                  <c:v>0.34500000000000003</c:v>
                </c:pt>
                <c:pt idx="213">
                  <c:v>0.34699999999999998</c:v>
                </c:pt>
                <c:pt idx="214">
                  <c:v>0.35399999999999998</c:v>
                </c:pt>
                <c:pt idx="215">
                  <c:v>0.35149999999999998</c:v>
                </c:pt>
                <c:pt idx="216">
                  <c:v>0.35249999999999998</c:v>
                </c:pt>
                <c:pt idx="217">
                  <c:v>0.35299999999999998</c:v>
                </c:pt>
                <c:pt idx="218">
                  <c:v>0.35299999999999998</c:v>
                </c:pt>
                <c:pt idx="219">
                  <c:v>0.35299999999999998</c:v>
                </c:pt>
                <c:pt idx="220">
                  <c:v>0.35199999999999998</c:v>
                </c:pt>
                <c:pt idx="221">
                  <c:v>0.34049999999999997</c:v>
                </c:pt>
                <c:pt idx="222">
                  <c:v>0.34300000000000003</c:v>
                </c:pt>
                <c:pt idx="223">
                  <c:v>0.33549999999999996</c:v>
                </c:pt>
                <c:pt idx="224">
                  <c:v>0.32250000000000001</c:v>
                </c:pt>
                <c:pt idx="225">
                  <c:v>0.3115</c:v>
                </c:pt>
                <c:pt idx="226">
                  <c:v>0.33700000000000002</c:v>
                </c:pt>
                <c:pt idx="227">
                  <c:v>0.34449999999999997</c:v>
                </c:pt>
                <c:pt idx="228">
                  <c:v>0.34699999999999998</c:v>
                </c:pt>
                <c:pt idx="229">
                  <c:v>0.35199999999999998</c:v>
                </c:pt>
                <c:pt idx="230">
                  <c:v>0.34049999999999997</c:v>
                </c:pt>
                <c:pt idx="231">
                  <c:v>0.32700000000000001</c:v>
                </c:pt>
                <c:pt idx="232">
                  <c:v>0.3155</c:v>
                </c:pt>
                <c:pt idx="233">
                  <c:v>0.33700000000000002</c:v>
                </c:pt>
                <c:pt idx="234">
                  <c:v>0.34899999999999998</c:v>
                </c:pt>
                <c:pt idx="235">
                  <c:v>0.35149999999999998</c:v>
                </c:pt>
                <c:pt idx="236">
                  <c:v>0.35249999999999998</c:v>
                </c:pt>
                <c:pt idx="237">
                  <c:v>0.35399999999999998</c:v>
                </c:pt>
                <c:pt idx="238">
                  <c:v>0.35399999999999998</c:v>
                </c:pt>
                <c:pt idx="239">
                  <c:v>0.35299999999999998</c:v>
                </c:pt>
                <c:pt idx="240">
                  <c:v>0.35199999999999998</c:v>
                </c:pt>
                <c:pt idx="241">
                  <c:v>0.35349999999999998</c:v>
                </c:pt>
                <c:pt idx="242">
                  <c:v>0.35299999999999998</c:v>
                </c:pt>
                <c:pt idx="243">
                  <c:v>0.35449999999999998</c:v>
                </c:pt>
                <c:pt idx="244">
                  <c:v>0.35299999999999998</c:v>
                </c:pt>
                <c:pt idx="245">
                  <c:v>0.34899999999999998</c:v>
                </c:pt>
                <c:pt idx="246">
                  <c:v>0.34400000000000003</c:v>
                </c:pt>
                <c:pt idx="247">
                  <c:v>0.33650000000000002</c:v>
                </c:pt>
                <c:pt idx="248">
                  <c:v>0.33450000000000002</c:v>
                </c:pt>
                <c:pt idx="249">
                  <c:v>0.32600000000000001</c:v>
                </c:pt>
                <c:pt idx="250">
                  <c:v>0.32250000000000001</c:v>
                </c:pt>
                <c:pt idx="251">
                  <c:v>0.3155</c:v>
                </c:pt>
                <c:pt idx="252">
                  <c:v>0.308</c:v>
                </c:pt>
                <c:pt idx="253">
                  <c:v>0.30099999999999999</c:v>
                </c:pt>
                <c:pt idx="254">
                  <c:v>0.29449999999999998</c:v>
                </c:pt>
                <c:pt idx="255">
                  <c:v>0.29049999999999998</c:v>
                </c:pt>
                <c:pt idx="256">
                  <c:v>0.28699999999999998</c:v>
                </c:pt>
                <c:pt idx="257">
                  <c:v>0.28300000000000003</c:v>
                </c:pt>
                <c:pt idx="258">
                  <c:v>0.28300000000000003</c:v>
                </c:pt>
                <c:pt idx="259">
                  <c:v>0.28400000000000003</c:v>
                </c:pt>
                <c:pt idx="260">
                  <c:v>0.28149999999999997</c:v>
                </c:pt>
                <c:pt idx="261">
                  <c:v>0.28100000000000003</c:v>
                </c:pt>
                <c:pt idx="262">
                  <c:v>0.28100000000000003</c:v>
                </c:pt>
                <c:pt idx="263">
                  <c:v>0.28149999999999997</c:v>
                </c:pt>
                <c:pt idx="264">
                  <c:v>0.28249999999999997</c:v>
                </c:pt>
                <c:pt idx="265">
                  <c:v>0.28300000000000003</c:v>
                </c:pt>
                <c:pt idx="266">
                  <c:v>0.28200000000000003</c:v>
                </c:pt>
                <c:pt idx="267">
                  <c:v>0.28300000000000003</c:v>
                </c:pt>
                <c:pt idx="268">
                  <c:v>0.28200000000000003</c:v>
                </c:pt>
                <c:pt idx="269">
                  <c:v>0.28200000000000003</c:v>
                </c:pt>
                <c:pt idx="270">
                  <c:v>0.28200000000000003</c:v>
                </c:pt>
                <c:pt idx="271">
                  <c:v>0.28200000000000003</c:v>
                </c:pt>
                <c:pt idx="272">
                  <c:v>0.28200000000000003</c:v>
                </c:pt>
                <c:pt idx="273">
                  <c:v>0.28300000000000003</c:v>
                </c:pt>
                <c:pt idx="274">
                  <c:v>0.28249999999999997</c:v>
                </c:pt>
                <c:pt idx="275">
                  <c:v>0.28200000000000003</c:v>
                </c:pt>
                <c:pt idx="276">
                  <c:v>0.28149999999999997</c:v>
                </c:pt>
                <c:pt idx="277">
                  <c:v>0.28049999999999997</c:v>
                </c:pt>
                <c:pt idx="278">
                  <c:v>0.28149999999999997</c:v>
                </c:pt>
                <c:pt idx="279">
                  <c:v>0.3105</c:v>
                </c:pt>
                <c:pt idx="280">
                  <c:v>0.314</c:v>
                </c:pt>
                <c:pt idx="281">
                  <c:v>0.308</c:v>
                </c:pt>
                <c:pt idx="282">
                  <c:v>0.30299999999999999</c:v>
                </c:pt>
                <c:pt idx="283">
                  <c:v>0.29649999999999999</c:v>
                </c:pt>
                <c:pt idx="284">
                  <c:v>0.29099999999999998</c:v>
                </c:pt>
                <c:pt idx="285">
                  <c:v>0.28749999999999998</c:v>
                </c:pt>
                <c:pt idx="286">
                  <c:v>0.28349999999999997</c:v>
                </c:pt>
                <c:pt idx="287">
                  <c:v>0.28149999999999997</c:v>
                </c:pt>
                <c:pt idx="288">
                  <c:v>0.28149999999999997</c:v>
                </c:pt>
                <c:pt idx="289">
                  <c:v>0.28049999999999997</c:v>
                </c:pt>
                <c:pt idx="290">
                  <c:v>0.28000000000000003</c:v>
                </c:pt>
                <c:pt idx="291">
                  <c:v>0.28000000000000003</c:v>
                </c:pt>
                <c:pt idx="292">
                  <c:v>0.28000000000000003</c:v>
                </c:pt>
                <c:pt idx="293">
                  <c:v>0.28049999999999997</c:v>
                </c:pt>
                <c:pt idx="294">
                  <c:v>0.31900000000000001</c:v>
                </c:pt>
                <c:pt idx="295">
                  <c:v>0.33449999999999996</c:v>
                </c:pt>
                <c:pt idx="296">
                  <c:v>0.32150000000000001</c:v>
                </c:pt>
                <c:pt idx="297">
                  <c:v>0.31900000000000001</c:v>
                </c:pt>
                <c:pt idx="298">
                  <c:v>0.3095</c:v>
                </c:pt>
                <c:pt idx="299">
                  <c:v>0.30099999999999999</c:v>
                </c:pt>
                <c:pt idx="300">
                  <c:v>0.33300000000000002</c:v>
                </c:pt>
                <c:pt idx="301">
                  <c:v>0.34249999999999997</c:v>
                </c:pt>
                <c:pt idx="302">
                  <c:v>0.33500000000000002</c:v>
                </c:pt>
                <c:pt idx="303">
                  <c:v>0.32600000000000001</c:v>
                </c:pt>
                <c:pt idx="304">
                  <c:v>0.3155</c:v>
                </c:pt>
                <c:pt idx="305">
                  <c:v>0.3085</c:v>
                </c:pt>
                <c:pt idx="306">
                  <c:v>0.30099999999999999</c:v>
                </c:pt>
                <c:pt idx="307">
                  <c:v>0.29749999999999999</c:v>
                </c:pt>
                <c:pt idx="308">
                  <c:v>0.32949999999999996</c:v>
                </c:pt>
                <c:pt idx="309">
                  <c:v>0.34400000000000003</c:v>
                </c:pt>
                <c:pt idx="310">
                  <c:v>0.34149999999999997</c:v>
                </c:pt>
                <c:pt idx="311">
                  <c:v>0.32700000000000001</c:v>
                </c:pt>
                <c:pt idx="312">
                  <c:v>0.3155</c:v>
                </c:pt>
                <c:pt idx="313">
                  <c:v>0.307</c:v>
                </c:pt>
                <c:pt idx="314">
                  <c:v>0.29899999999999999</c:v>
                </c:pt>
                <c:pt idx="315">
                  <c:v>0.29149999999999998</c:v>
                </c:pt>
                <c:pt idx="316">
                  <c:v>0.28899999999999998</c:v>
                </c:pt>
                <c:pt idx="317">
                  <c:v>0.28249999999999997</c:v>
                </c:pt>
                <c:pt idx="318">
                  <c:v>0.32450000000000001</c:v>
                </c:pt>
                <c:pt idx="319">
                  <c:v>0.35249999999999998</c:v>
                </c:pt>
                <c:pt idx="320">
                  <c:v>0.35249999999999998</c:v>
                </c:pt>
                <c:pt idx="321">
                  <c:v>0.35499999999999998</c:v>
                </c:pt>
                <c:pt idx="322">
                  <c:v>0.35049999999999998</c:v>
                </c:pt>
                <c:pt idx="323">
                  <c:v>0.33900000000000002</c:v>
                </c:pt>
                <c:pt idx="324">
                  <c:v>0.33</c:v>
                </c:pt>
                <c:pt idx="325">
                  <c:v>0.32400000000000001</c:v>
                </c:pt>
                <c:pt idx="326">
                  <c:v>0.3135</c:v>
                </c:pt>
                <c:pt idx="327">
                  <c:v>0.30399999999999999</c:v>
                </c:pt>
                <c:pt idx="328">
                  <c:v>0.29599999999999999</c:v>
                </c:pt>
                <c:pt idx="329">
                  <c:v>0.29099999999999998</c:v>
                </c:pt>
              </c:numCache>
            </c:numRef>
          </c:yVal>
          <c:smooth val="0"/>
          <c:extLst>
            <c:ext xmlns:c16="http://schemas.microsoft.com/office/drawing/2014/chart" uri="{C3380CC4-5D6E-409C-BE32-E72D297353CC}">
              <c16:uniqueId val="{00000001-DB04-4D25-9F66-99DDAC1E382F}"/>
            </c:ext>
          </c:extLst>
        </c:ser>
        <c:dLbls>
          <c:showLegendKey val="0"/>
          <c:showVal val="0"/>
          <c:showCatName val="0"/>
          <c:showSerName val="0"/>
          <c:showPercent val="0"/>
          <c:showBubbleSize val="0"/>
        </c:dLbls>
        <c:axId val="323428928"/>
        <c:axId val="323429504"/>
      </c:scatterChart>
      <c:valAx>
        <c:axId val="323428928"/>
        <c:scaling>
          <c:orientation val="minMax"/>
        </c:scaling>
        <c:delete val="1"/>
        <c:axPos val="b"/>
        <c:numFmt formatCode="ge\r\a\l" sourceLinked="1"/>
        <c:majorTickMark val="none"/>
        <c:minorTickMark val="none"/>
        <c:tickLblPos val="nextTo"/>
        <c:crossAx val="323429504"/>
        <c:crosses val="autoZero"/>
        <c:crossBetween val="midCat"/>
      </c:valAx>
      <c:valAx>
        <c:axId val="323429504"/>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3428928"/>
        <c:crosses val="autoZero"/>
        <c:crossBetween val="midCat"/>
        <c:majorUnit val="5.000000000000001E-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6363622025027406E-2"/>
          <c:y val="5.0925925925925923E-2"/>
          <c:w val="0.89658806888772857"/>
          <c:h val="0.79779163021289001"/>
        </c:manualLayout>
      </c:layout>
      <c:scatterChart>
        <c:scatterStyle val="lineMarker"/>
        <c:varyColors val="0"/>
        <c:ser>
          <c:idx val="1"/>
          <c:order val="0"/>
          <c:tx>
            <c:v>Simulated (cm3 cm-3)</c:v>
          </c:tx>
          <c:spPr>
            <a:ln w="0" cap="rnd">
              <a:solidFill>
                <a:schemeClr val="tx1"/>
              </a:solidFill>
              <a:round/>
            </a:ln>
            <a:effectLst/>
          </c:spPr>
          <c:marker>
            <c:symbol val="none"/>
          </c:marker>
          <c:xVal>
            <c:numRef>
              <c:f>Soil_Original!$AA$6:$AA$335</c:f>
              <c:numCache>
                <c:formatCode>General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Soil_Original!$AL$6:$AL$335</c:f>
              <c:numCache>
                <c:formatCode>General</c:formatCode>
                <c:ptCount val="330"/>
                <c:pt idx="0">
                  <c:v>0.29849999999999999</c:v>
                </c:pt>
                <c:pt idx="1">
                  <c:v>0.33300000000000002</c:v>
                </c:pt>
                <c:pt idx="2">
                  <c:v>0.32850000000000001</c:v>
                </c:pt>
                <c:pt idx="3">
                  <c:v>0.32450000000000001</c:v>
                </c:pt>
                <c:pt idx="4">
                  <c:v>0.32100000000000001</c:v>
                </c:pt>
                <c:pt idx="5">
                  <c:v>0.3175</c:v>
                </c:pt>
                <c:pt idx="6">
                  <c:v>0.3145</c:v>
                </c:pt>
                <c:pt idx="7">
                  <c:v>0.312</c:v>
                </c:pt>
                <c:pt idx="8">
                  <c:v>0.31</c:v>
                </c:pt>
                <c:pt idx="9">
                  <c:v>0.3075</c:v>
                </c:pt>
                <c:pt idx="10">
                  <c:v>0.30549999999999999</c:v>
                </c:pt>
                <c:pt idx="11">
                  <c:v>0.30349999999999999</c:v>
                </c:pt>
                <c:pt idx="12">
                  <c:v>0.32850000000000001</c:v>
                </c:pt>
                <c:pt idx="13">
                  <c:v>0.33899999999999997</c:v>
                </c:pt>
                <c:pt idx="14">
                  <c:v>0.34099999999999997</c:v>
                </c:pt>
                <c:pt idx="15">
                  <c:v>0.34150000000000003</c:v>
                </c:pt>
                <c:pt idx="16">
                  <c:v>0.33599999999999997</c:v>
                </c:pt>
                <c:pt idx="17">
                  <c:v>0.33050000000000002</c:v>
                </c:pt>
                <c:pt idx="18">
                  <c:v>0.32600000000000001</c:v>
                </c:pt>
                <c:pt idx="19">
                  <c:v>0.32200000000000001</c:v>
                </c:pt>
                <c:pt idx="20">
                  <c:v>0.31900000000000001</c:v>
                </c:pt>
                <c:pt idx="21">
                  <c:v>0.316</c:v>
                </c:pt>
                <c:pt idx="22">
                  <c:v>0.3135</c:v>
                </c:pt>
                <c:pt idx="23">
                  <c:v>0.3105</c:v>
                </c:pt>
                <c:pt idx="24">
                  <c:v>0.3085</c:v>
                </c:pt>
                <c:pt idx="25">
                  <c:v>0.30649999999999999</c:v>
                </c:pt>
                <c:pt idx="26">
                  <c:v>0.30449999999999999</c:v>
                </c:pt>
                <c:pt idx="27">
                  <c:v>0.30349999999999999</c:v>
                </c:pt>
                <c:pt idx="28">
                  <c:v>0.30249999999999999</c:v>
                </c:pt>
                <c:pt idx="29">
                  <c:v>0.30149999999999999</c:v>
                </c:pt>
                <c:pt idx="30">
                  <c:v>0.30099999999999999</c:v>
                </c:pt>
                <c:pt idx="31">
                  <c:v>0.3</c:v>
                </c:pt>
                <c:pt idx="32">
                  <c:v>0.29949999999999999</c:v>
                </c:pt>
                <c:pt idx="33">
                  <c:v>0.29849999999999999</c:v>
                </c:pt>
                <c:pt idx="34">
                  <c:v>0.29799999999999999</c:v>
                </c:pt>
                <c:pt idx="35">
                  <c:v>0.29749999999999999</c:v>
                </c:pt>
                <c:pt idx="36">
                  <c:v>0.29699999999999999</c:v>
                </c:pt>
                <c:pt idx="37">
                  <c:v>0.29649999999999999</c:v>
                </c:pt>
                <c:pt idx="38">
                  <c:v>0.29549999999999998</c:v>
                </c:pt>
                <c:pt idx="39">
                  <c:v>0.29499999999999998</c:v>
                </c:pt>
                <c:pt idx="40">
                  <c:v>0.29449999999999998</c:v>
                </c:pt>
                <c:pt idx="41">
                  <c:v>0.29399999999999998</c:v>
                </c:pt>
                <c:pt idx="42">
                  <c:v>0.29349999999999998</c:v>
                </c:pt>
                <c:pt idx="43">
                  <c:v>0.29299999999999998</c:v>
                </c:pt>
                <c:pt idx="44">
                  <c:v>0.29299999999999998</c:v>
                </c:pt>
                <c:pt idx="45">
                  <c:v>0.29249999999999998</c:v>
                </c:pt>
                <c:pt idx="46">
                  <c:v>0.29199999999999998</c:v>
                </c:pt>
                <c:pt idx="47">
                  <c:v>0.29199999999999998</c:v>
                </c:pt>
                <c:pt idx="48">
                  <c:v>0.29199999999999998</c:v>
                </c:pt>
                <c:pt idx="49">
                  <c:v>0.29199999999999998</c:v>
                </c:pt>
                <c:pt idx="50">
                  <c:v>0.32850000000000001</c:v>
                </c:pt>
                <c:pt idx="51">
                  <c:v>0.36099999999999999</c:v>
                </c:pt>
                <c:pt idx="52">
                  <c:v>0.36099999999999999</c:v>
                </c:pt>
                <c:pt idx="53">
                  <c:v>0.35699999999999998</c:v>
                </c:pt>
                <c:pt idx="54">
                  <c:v>0.34949999999999998</c:v>
                </c:pt>
                <c:pt idx="55">
                  <c:v>0.34350000000000003</c:v>
                </c:pt>
                <c:pt idx="56">
                  <c:v>0.33850000000000002</c:v>
                </c:pt>
                <c:pt idx="57">
                  <c:v>0.33450000000000002</c:v>
                </c:pt>
                <c:pt idx="58">
                  <c:v>0.33100000000000002</c:v>
                </c:pt>
                <c:pt idx="59">
                  <c:v>0.32800000000000001</c:v>
                </c:pt>
                <c:pt idx="60">
                  <c:v>0.32500000000000001</c:v>
                </c:pt>
                <c:pt idx="61">
                  <c:v>0.32200000000000001</c:v>
                </c:pt>
                <c:pt idx="62">
                  <c:v>0.32</c:v>
                </c:pt>
                <c:pt idx="63">
                  <c:v>0.318</c:v>
                </c:pt>
                <c:pt idx="64">
                  <c:v>0.3155</c:v>
                </c:pt>
                <c:pt idx="65">
                  <c:v>0.3135</c:v>
                </c:pt>
                <c:pt idx="66">
                  <c:v>0.312</c:v>
                </c:pt>
                <c:pt idx="67">
                  <c:v>0.31</c:v>
                </c:pt>
                <c:pt idx="68">
                  <c:v>0.31850000000000001</c:v>
                </c:pt>
                <c:pt idx="69">
                  <c:v>0.33550000000000002</c:v>
                </c:pt>
                <c:pt idx="70">
                  <c:v>0.35849999999999999</c:v>
                </c:pt>
                <c:pt idx="71">
                  <c:v>0.35149999999999998</c:v>
                </c:pt>
                <c:pt idx="72">
                  <c:v>0.34550000000000003</c:v>
                </c:pt>
                <c:pt idx="73">
                  <c:v>0.35150000000000003</c:v>
                </c:pt>
                <c:pt idx="74">
                  <c:v>0.36099999999999999</c:v>
                </c:pt>
                <c:pt idx="75">
                  <c:v>0.36099999999999999</c:v>
                </c:pt>
                <c:pt idx="76">
                  <c:v>0.36049999999999999</c:v>
                </c:pt>
                <c:pt idx="77">
                  <c:v>0.35749999999999998</c:v>
                </c:pt>
                <c:pt idx="78">
                  <c:v>0.35049999999999998</c:v>
                </c:pt>
                <c:pt idx="79">
                  <c:v>0.34450000000000003</c:v>
                </c:pt>
                <c:pt idx="80">
                  <c:v>0.35150000000000003</c:v>
                </c:pt>
                <c:pt idx="81">
                  <c:v>0.35749999999999998</c:v>
                </c:pt>
                <c:pt idx="82">
                  <c:v>0.35</c:v>
                </c:pt>
                <c:pt idx="83">
                  <c:v>0.34450000000000003</c:v>
                </c:pt>
                <c:pt idx="84">
                  <c:v>0.33950000000000002</c:v>
                </c:pt>
                <c:pt idx="85">
                  <c:v>0.33550000000000002</c:v>
                </c:pt>
                <c:pt idx="86">
                  <c:v>0.33150000000000002</c:v>
                </c:pt>
                <c:pt idx="87">
                  <c:v>0.32850000000000001</c:v>
                </c:pt>
                <c:pt idx="88">
                  <c:v>0.32550000000000001</c:v>
                </c:pt>
                <c:pt idx="89">
                  <c:v>0.32300000000000001</c:v>
                </c:pt>
                <c:pt idx="90">
                  <c:v>0.32050000000000001</c:v>
                </c:pt>
                <c:pt idx="91">
                  <c:v>0.318</c:v>
                </c:pt>
                <c:pt idx="92">
                  <c:v>0.316</c:v>
                </c:pt>
                <c:pt idx="93">
                  <c:v>0.314</c:v>
                </c:pt>
                <c:pt idx="94">
                  <c:v>0.3125</c:v>
                </c:pt>
                <c:pt idx="95">
                  <c:v>0.3105</c:v>
                </c:pt>
                <c:pt idx="96">
                  <c:v>0.309</c:v>
                </c:pt>
                <c:pt idx="97">
                  <c:v>0.3075</c:v>
                </c:pt>
                <c:pt idx="98">
                  <c:v>0.33450000000000002</c:v>
                </c:pt>
                <c:pt idx="99">
                  <c:v>0.35749999999999998</c:v>
                </c:pt>
                <c:pt idx="100">
                  <c:v>0.35049999999999998</c:v>
                </c:pt>
                <c:pt idx="101">
                  <c:v>0.34450000000000003</c:v>
                </c:pt>
                <c:pt idx="102">
                  <c:v>0.33950000000000002</c:v>
                </c:pt>
                <c:pt idx="103">
                  <c:v>0.34899999999999998</c:v>
                </c:pt>
                <c:pt idx="104">
                  <c:v>0.36049999999999999</c:v>
                </c:pt>
                <c:pt idx="105">
                  <c:v>0.35799999999999998</c:v>
                </c:pt>
                <c:pt idx="106">
                  <c:v>0.35099999999999998</c:v>
                </c:pt>
                <c:pt idx="107">
                  <c:v>0.34550000000000003</c:v>
                </c:pt>
                <c:pt idx="108">
                  <c:v>0.34050000000000002</c:v>
                </c:pt>
                <c:pt idx="109">
                  <c:v>0.33650000000000002</c:v>
                </c:pt>
                <c:pt idx="110">
                  <c:v>0.33250000000000002</c:v>
                </c:pt>
                <c:pt idx="111">
                  <c:v>0.33450000000000002</c:v>
                </c:pt>
                <c:pt idx="112">
                  <c:v>0.34499999999999997</c:v>
                </c:pt>
                <c:pt idx="113">
                  <c:v>0.36</c:v>
                </c:pt>
                <c:pt idx="114">
                  <c:v>0.36</c:v>
                </c:pt>
                <c:pt idx="115">
                  <c:v>0.36049999999999999</c:v>
                </c:pt>
                <c:pt idx="116">
                  <c:v>0.35749999999999998</c:v>
                </c:pt>
                <c:pt idx="117">
                  <c:v>0.35599999999999998</c:v>
                </c:pt>
                <c:pt idx="118">
                  <c:v>0.36049999999999999</c:v>
                </c:pt>
                <c:pt idx="119">
                  <c:v>0.35749999999999998</c:v>
                </c:pt>
                <c:pt idx="120">
                  <c:v>0.35049999999999998</c:v>
                </c:pt>
                <c:pt idx="121">
                  <c:v>0.34499999999999997</c:v>
                </c:pt>
                <c:pt idx="122">
                  <c:v>0.34</c:v>
                </c:pt>
                <c:pt idx="123">
                  <c:v>0.34899999999999998</c:v>
                </c:pt>
                <c:pt idx="124">
                  <c:v>0.35699999999999998</c:v>
                </c:pt>
                <c:pt idx="125">
                  <c:v>0.35</c:v>
                </c:pt>
                <c:pt idx="126">
                  <c:v>0.34399999999999997</c:v>
                </c:pt>
                <c:pt idx="127">
                  <c:v>0.33950000000000002</c:v>
                </c:pt>
                <c:pt idx="128">
                  <c:v>0.33500000000000002</c:v>
                </c:pt>
                <c:pt idx="129">
                  <c:v>0.33150000000000002</c:v>
                </c:pt>
                <c:pt idx="130">
                  <c:v>0.32800000000000001</c:v>
                </c:pt>
                <c:pt idx="131">
                  <c:v>0.32500000000000001</c:v>
                </c:pt>
                <c:pt idx="132">
                  <c:v>0.34199999999999997</c:v>
                </c:pt>
                <c:pt idx="133">
                  <c:v>0.35799999999999998</c:v>
                </c:pt>
                <c:pt idx="134">
                  <c:v>0.35599999999999998</c:v>
                </c:pt>
                <c:pt idx="135">
                  <c:v>0.36</c:v>
                </c:pt>
                <c:pt idx="136">
                  <c:v>0.35949999999999999</c:v>
                </c:pt>
                <c:pt idx="137">
                  <c:v>0.35699999999999998</c:v>
                </c:pt>
                <c:pt idx="138">
                  <c:v>0.35</c:v>
                </c:pt>
                <c:pt idx="139">
                  <c:v>0.34399999999999997</c:v>
                </c:pt>
                <c:pt idx="140">
                  <c:v>0.33900000000000002</c:v>
                </c:pt>
                <c:pt idx="141">
                  <c:v>0.34850000000000003</c:v>
                </c:pt>
                <c:pt idx="142">
                  <c:v>0.35649999999999998</c:v>
                </c:pt>
                <c:pt idx="143">
                  <c:v>0.34949999999999998</c:v>
                </c:pt>
                <c:pt idx="144">
                  <c:v>0.34350000000000003</c:v>
                </c:pt>
                <c:pt idx="145">
                  <c:v>0.33850000000000002</c:v>
                </c:pt>
                <c:pt idx="146">
                  <c:v>0.34799999999999998</c:v>
                </c:pt>
                <c:pt idx="147">
                  <c:v>0.35649999999999998</c:v>
                </c:pt>
                <c:pt idx="148">
                  <c:v>0.34849999999999998</c:v>
                </c:pt>
                <c:pt idx="149">
                  <c:v>0.35299999999999998</c:v>
                </c:pt>
                <c:pt idx="150">
                  <c:v>0.35899999999999999</c:v>
                </c:pt>
                <c:pt idx="151">
                  <c:v>0.35649999999999998</c:v>
                </c:pt>
                <c:pt idx="152">
                  <c:v>0.35649999999999998</c:v>
                </c:pt>
                <c:pt idx="153">
                  <c:v>0.35849999999999999</c:v>
                </c:pt>
                <c:pt idx="154">
                  <c:v>0.35699999999999998</c:v>
                </c:pt>
                <c:pt idx="155">
                  <c:v>0.35</c:v>
                </c:pt>
                <c:pt idx="156">
                  <c:v>0.34450000000000003</c:v>
                </c:pt>
                <c:pt idx="157">
                  <c:v>0.33950000000000002</c:v>
                </c:pt>
                <c:pt idx="158">
                  <c:v>0.33450000000000002</c:v>
                </c:pt>
                <c:pt idx="159">
                  <c:v>0.34499999999999997</c:v>
                </c:pt>
                <c:pt idx="160">
                  <c:v>0.35799999999999998</c:v>
                </c:pt>
                <c:pt idx="161">
                  <c:v>0.35849999999999999</c:v>
                </c:pt>
                <c:pt idx="162">
                  <c:v>0.36049999999999999</c:v>
                </c:pt>
                <c:pt idx="163">
                  <c:v>0.35849999999999999</c:v>
                </c:pt>
                <c:pt idx="164">
                  <c:v>0.35749999999999998</c:v>
                </c:pt>
                <c:pt idx="165">
                  <c:v>0.35499999999999998</c:v>
                </c:pt>
                <c:pt idx="166">
                  <c:v>0.34749999999999998</c:v>
                </c:pt>
                <c:pt idx="167">
                  <c:v>0.34100000000000003</c:v>
                </c:pt>
                <c:pt idx="168">
                  <c:v>0.34799999999999998</c:v>
                </c:pt>
                <c:pt idx="169">
                  <c:v>0.35799999999999998</c:v>
                </c:pt>
                <c:pt idx="170">
                  <c:v>0.35749999999999998</c:v>
                </c:pt>
                <c:pt idx="171">
                  <c:v>0.35699999999999998</c:v>
                </c:pt>
                <c:pt idx="172">
                  <c:v>0.35799999999999998</c:v>
                </c:pt>
                <c:pt idx="173">
                  <c:v>0.35649999999999998</c:v>
                </c:pt>
                <c:pt idx="174">
                  <c:v>0.35249999999999998</c:v>
                </c:pt>
                <c:pt idx="175">
                  <c:v>0.35150000000000003</c:v>
                </c:pt>
                <c:pt idx="176">
                  <c:v>0.35799999999999998</c:v>
                </c:pt>
                <c:pt idx="177">
                  <c:v>0.35349999999999998</c:v>
                </c:pt>
                <c:pt idx="178">
                  <c:v>0.35199999999999998</c:v>
                </c:pt>
                <c:pt idx="179">
                  <c:v>0.35249999999999998</c:v>
                </c:pt>
                <c:pt idx="180">
                  <c:v>0.34499999999999997</c:v>
                </c:pt>
                <c:pt idx="181">
                  <c:v>0.34</c:v>
                </c:pt>
                <c:pt idx="182">
                  <c:v>0.33550000000000002</c:v>
                </c:pt>
                <c:pt idx="183">
                  <c:v>0.33100000000000002</c:v>
                </c:pt>
                <c:pt idx="184">
                  <c:v>0.32800000000000001</c:v>
                </c:pt>
                <c:pt idx="185">
                  <c:v>0.32500000000000001</c:v>
                </c:pt>
                <c:pt idx="186">
                  <c:v>0.32200000000000001</c:v>
                </c:pt>
                <c:pt idx="187">
                  <c:v>0.31950000000000001</c:v>
                </c:pt>
                <c:pt idx="188">
                  <c:v>0.3175</c:v>
                </c:pt>
                <c:pt idx="189">
                  <c:v>0.3155</c:v>
                </c:pt>
                <c:pt idx="190">
                  <c:v>0.313</c:v>
                </c:pt>
                <c:pt idx="191">
                  <c:v>0.33550000000000002</c:v>
                </c:pt>
                <c:pt idx="192">
                  <c:v>0.35649999999999998</c:v>
                </c:pt>
                <c:pt idx="193">
                  <c:v>0.35199999999999998</c:v>
                </c:pt>
                <c:pt idx="194">
                  <c:v>0.34449999999999997</c:v>
                </c:pt>
                <c:pt idx="195">
                  <c:v>0.33850000000000002</c:v>
                </c:pt>
                <c:pt idx="196">
                  <c:v>0.34750000000000003</c:v>
                </c:pt>
                <c:pt idx="197">
                  <c:v>0.35549999999999998</c:v>
                </c:pt>
                <c:pt idx="198">
                  <c:v>0.35049999999999998</c:v>
                </c:pt>
                <c:pt idx="199">
                  <c:v>0.34299999999999997</c:v>
                </c:pt>
                <c:pt idx="200">
                  <c:v>0.35</c:v>
                </c:pt>
                <c:pt idx="201">
                  <c:v>0.35599999999999998</c:v>
                </c:pt>
                <c:pt idx="202">
                  <c:v>0.35199999999999998</c:v>
                </c:pt>
                <c:pt idx="203">
                  <c:v>0.34399999999999997</c:v>
                </c:pt>
                <c:pt idx="204">
                  <c:v>0.34899999999999998</c:v>
                </c:pt>
                <c:pt idx="205">
                  <c:v>0.35399999999999998</c:v>
                </c:pt>
                <c:pt idx="206">
                  <c:v>0.35599999999999998</c:v>
                </c:pt>
                <c:pt idx="207">
                  <c:v>0.35849999999999999</c:v>
                </c:pt>
                <c:pt idx="208">
                  <c:v>0.35649999999999998</c:v>
                </c:pt>
                <c:pt idx="209">
                  <c:v>0.35149999999999998</c:v>
                </c:pt>
                <c:pt idx="210">
                  <c:v>0.34350000000000003</c:v>
                </c:pt>
                <c:pt idx="211">
                  <c:v>0.33750000000000002</c:v>
                </c:pt>
                <c:pt idx="212">
                  <c:v>0.34699999999999998</c:v>
                </c:pt>
                <c:pt idx="213">
                  <c:v>0.35449999999999998</c:v>
                </c:pt>
                <c:pt idx="214">
                  <c:v>0.35599999999999998</c:v>
                </c:pt>
                <c:pt idx="215">
                  <c:v>0.35749999999999998</c:v>
                </c:pt>
                <c:pt idx="216">
                  <c:v>0.35849999999999999</c:v>
                </c:pt>
                <c:pt idx="217">
                  <c:v>0.35849999999999999</c:v>
                </c:pt>
                <c:pt idx="218">
                  <c:v>0.35849999999999999</c:v>
                </c:pt>
                <c:pt idx="219">
                  <c:v>0.35849999999999999</c:v>
                </c:pt>
                <c:pt idx="220">
                  <c:v>0.35849999999999999</c:v>
                </c:pt>
                <c:pt idx="221">
                  <c:v>0.35799999999999998</c:v>
                </c:pt>
                <c:pt idx="222">
                  <c:v>0.35349999999999998</c:v>
                </c:pt>
                <c:pt idx="223">
                  <c:v>0.34899999999999998</c:v>
                </c:pt>
                <c:pt idx="224">
                  <c:v>0.34399999999999997</c:v>
                </c:pt>
                <c:pt idx="225">
                  <c:v>0.33800000000000002</c:v>
                </c:pt>
                <c:pt idx="226">
                  <c:v>0.33300000000000002</c:v>
                </c:pt>
                <c:pt idx="227">
                  <c:v>0.34350000000000003</c:v>
                </c:pt>
                <c:pt idx="228">
                  <c:v>0.35299999999999998</c:v>
                </c:pt>
                <c:pt idx="229">
                  <c:v>0.35399999999999998</c:v>
                </c:pt>
                <c:pt idx="230">
                  <c:v>0.35599999999999998</c:v>
                </c:pt>
                <c:pt idx="231">
                  <c:v>0.34899999999999998</c:v>
                </c:pt>
                <c:pt idx="232">
                  <c:v>0.34099999999999997</c:v>
                </c:pt>
                <c:pt idx="233">
                  <c:v>0.33500000000000002</c:v>
                </c:pt>
                <c:pt idx="234">
                  <c:v>0.34650000000000003</c:v>
                </c:pt>
                <c:pt idx="235">
                  <c:v>0.35849999999999999</c:v>
                </c:pt>
                <c:pt idx="236">
                  <c:v>0.35549999999999998</c:v>
                </c:pt>
                <c:pt idx="237">
                  <c:v>0.36</c:v>
                </c:pt>
                <c:pt idx="238">
                  <c:v>0.36</c:v>
                </c:pt>
                <c:pt idx="239">
                  <c:v>0.35849999999999999</c:v>
                </c:pt>
                <c:pt idx="240">
                  <c:v>0.35799999999999998</c:v>
                </c:pt>
                <c:pt idx="241">
                  <c:v>0.35849999999999999</c:v>
                </c:pt>
                <c:pt idx="242">
                  <c:v>0.35849999999999999</c:v>
                </c:pt>
                <c:pt idx="243">
                  <c:v>0.35949999999999999</c:v>
                </c:pt>
                <c:pt idx="244">
                  <c:v>0.35849999999999999</c:v>
                </c:pt>
                <c:pt idx="245">
                  <c:v>0.35749999999999998</c:v>
                </c:pt>
                <c:pt idx="246">
                  <c:v>0.35899999999999999</c:v>
                </c:pt>
                <c:pt idx="247">
                  <c:v>0.35599999999999998</c:v>
                </c:pt>
                <c:pt idx="248">
                  <c:v>0.34949999999999998</c:v>
                </c:pt>
                <c:pt idx="249">
                  <c:v>0.34450000000000003</c:v>
                </c:pt>
                <c:pt idx="250">
                  <c:v>0.33850000000000002</c:v>
                </c:pt>
                <c:pt idx="251">
                  <c:v>0.33150000000000002</c:v>
                </c:pt>
                <c:pt idx="252">
                  <c:v>0.32850000000000001</c:v>
                </c:pt>
                <c:pt idx="253">
                  <c:v>0.32500000000000001</c:v>
                </c:pt>
                <c:pt idx="254">
                  <c:v>0.32200000000000001</c:v>
                </c:pt>
                <c:pt idx="255">
                  <c:v>0.31900000000000001</c:v>
                </c:pt>
                <c:pt idx="256">
                  <c:v>0.3165</c:v>
                </c:pt>
                <c:pt idx="257">
                  <c:v>0.3145</c:v>
                </c:pt>
                <c:pt idx="258">
                  <c:v>0.3125</c:v>
                </c:pt>
                <c:pt idx="259">
                  <c:v>0.3105</c:v>
                </c:pt>
                <c:pt idx="260">
                  <c:v>0.3085</c:v>
                </c:pt>
                <c:pt idx="261">
                  <c:v>0.30649999999999999</c:v>
                </c:pt>
                <c:pt idx="262">
                  <c:v>0.30499999999999999</c:v>
                </c:pt>
                <c:pt idx="263">
                  <c:v>0.30399999999999999</c:v>
                </c:pt>
                <c:pt idx="264">
                  <c:v>0.30199999999999999</c:v>
                </c:pt>
                <c:pt idx="265">
                  <c:v>0.30099999999999999</c:v>
                </c:pt>
                <c:pt idx="266">
                  <c:v>0.3</c:v>
                </c:pt>
                <c:pt idx="267">
                  <c:v>0.29799999999999999</c:v>
                </c:pt>
                <c:pt idx="268">
                  <c:v>0.29699999999999999</c:v>
                </c:pt>
                <c:pt idx="269">
                  <c:v>0.29599999999999999</c:v>
                </c:pt>
                <c:pt idx="270">
                  <c:v>0.29499999999999998</c:v>
                </c:pt>
                <c:pt idx="271">
                  <c:v>0.29399999999999998</c:v>
                </c:pt>
                <c:pt idx="272">
                  <c:v>0.29299999999999998</c:v>
                </c:pt>
                <c:pt idx="273">
                  <c:v>0.29199999999999998</c:v>
                </c:pt>
                <c:pt idx="274">
                  <c:v>0.29199999999999998</c:v>
                </c:pt>
                <c:pt idx="275">
                  <c:v>0.29149999999999998</c:v>
                </c:pt>
                <c:pt idx="276">
                  <c:v>0.29099999999999998</c:v>
                </c:pt>
                <c:pt idx="277">
                  <c:v>0.29049999999999998</c:v>
                </c:pt>
                <c:pt idx="278">
                  <c:v>0.28999999999999998</c:v>
                </c:pt>
                <c:pt idx="279">
                  <c:v>0.28999999999999998</c:v>
                </c:pt>
                <c:pt idx="280">
                  <c:v>0.29249999999999998</c:v>
                </c:pt>
                <c:pt idx="281">
                  <c:v>0.29299999999999998</c:v>
                </c:pt>
                <c:pt idx="282">
                  <c:v>0.29299999999999998</c:v>
                </c:pt>
                <c:pt idx="283">
                  <c:v>0.29249999999999998</c:v>
                </c:pt>
                <c:pt idx="284">
                  <c:v>0.29249999999999998</c:v>
                </c:pt>
                <c:pt idx="285">
                  <c:v>0.29199999999999998</c:v>
                </c:pt>
                <c:pt idx="286">
                  <c:v>0.29149999999999998</c:v>
                </c:pt>
                <c:pt idx="287">
                  <c:v>0.29149999999999998</c:v>
                </c:pt>
                <c:pt idx="288">
                  <c:v>0.29099999999999998</c:v>
                </c:pt>
                <c:pt idx="289">
                  <c:v>0.29049999999999998</c:v>
                </c:pt>
                <c:pt idx="290">
                  <c:v>0.28999999999999998</c:v>
                </c:pt>
                <c:pt idx="291">
                  <c:v>0.28949999999999998</c:v>
                </c:pt>
                <c:pt idx="292">
                  <c:v>0.28949999999999998</c:v>
                </c:pt>
                <c:pt idx="293">
                  <c:v>0.28899999999999998</c:v>
                </c:pt>
                <c:pt idx="294">
                  <c:v>0.28849999999999998</c:v>
                </c:pt>
                <c:pt idx="295">
                  <c:v>0.32650000000000001</c:v>
                </c:pt>
                <c:pt idx="296">
                  <c:v>0.35399999999999998</c:v>
                </c:pt>
                <c:pt idx="297">
                  <c:v>0.34549999999999997</c:v>
                </c:pt>
                <c:pt idx="298">
                  <c:v>0.33750000000000002</c:v>
                </c:pt>
                <c:pt idx="299">
                  <c:v>0.33100000000000002</c:v>
                </c:pt>
                <c:pt idx="300">
                  <c:v>0.32750000000000001</c:v>
                </c:pt>
                <c:pt idx="301">
                  <c:v>0.34499999999999997</c:v>
                </c:pt>
                <c:pt idx="302">
                  <c:v>0.35649999999999998</c:v>
                </c:pt>
                <c:pt idx="303">
                  <c:v>0.34949999999999998</c:v>
                </c:pt>
                <c:pt idx="304">
                  <c:v>0.34150000000000003</c:v>
                </c:pt>
                <c:pt idx="305">
                  <c:v>0.33500000000000002</c:v>
                </c:pt>
                <c:pt idx="306">
                  <c:v>0.32900000000000001</c:v>
                </c:pt>
                <c:pt idx="307">
                  <c:v>0.32450000000000001</c:v>
                </c:pt>
                <c:pt idx="308">
                  <c:v>0.32150000000000001</c:v>
                </c:pt>
                <c:pt idx="309">
                  <c:v>0.32600000000000001</c:v>
                </c:pt>
                <c:pt idx="310">
                  <c:v>0.34099999999999997</c:v>
                </c:pt>
                <c:pt idx="311">
                  <c:v>0.35499999999999998</c:v>
                </c:pt>
                <c:pt idx="312">
                  <c:v>0.34599999999999997</c:v>
                </c:pt>
                <c:pt idx="313">
                  <c:v>0.33850000000000002</c:v>
                </c:pt>
                <c:pt idx="314">
                  <c:v>0.33100000000000002</c:v>
                </c:pt>
                <c:pt idx="315">
                  <c:v>0.32600000000000001</c:v>
                </c:pt>
                <c:pt idx="316">
                  <c:v>0.32200000000000001</c:v>
                </c:pt>
                <c:pt idx="317">
                  <c:v>0.31850000000000001</c:v>
                </c:pt>
                <c:pt idx="318">
                  <c:v>0.316</c:v>
                </c:pt>
                <c:pt idx="319">
                  <c:v>0.33899999999999997</c:v>
                </c:pt>
                <c:pt idx="320">
                  <c:v>0.35949999999999999</c:v>
                </c:pt>
                <c:pt idx="321">
                  <c:v>0.36049999999999999</c:v>
                </c:pt>
                <c:pt idx="322">
                  <c:v>0.36049999999999999</c:v>
                </c:pt>
                <c:pt idx="323">
                  <c:v>0.36049999999999999</c:v>
                </c:pt>
                <c:pt idx="324">
                  <c:v>0.35649999999999998</c:v>
                </c:pt>
                <c:pt idx="325">
                  <c:v>0.35</c:v>
                </c:pt>
                <c:pt idx="326">
                  <c:v>0.34299999999999997</c:v>
                </c:pt>
                <c:pt idx="327">
                  <c:v>0.33550000000000002</c:v>
                </c:pt>
                <c:pt idx="328">
                  <c:v>0.32850000000000001</c:v>
                </c:pt>
                <c:pt idx="329">
                  <c:v>0.32400000000000001</c:v>
                </c:pt>
              </c:numCache>
            </c:numRef>
          </c:yVal>
          <c:smooth val="0"/>
          <c:extLst>
            <c:ext xmlns:c16="http://schemas.microsoft.com/office/drawing/2014/chart" uri="{C3380CC4-5D6E-409C-BE32-E72D297353CC}">
              <c16:uniqueId val="{00000000-AFD4-4A64-84E2-CDB4B50FE908}"/>
            </c:ext>
          </c:extLst>
        </c:ser>
        <c:ser>
          <c:idx val="0"/>
          <c:order val="1"/>
          <c:tx>
            <c:v>Measured (cm3 cm-3)</c:v>
          </c:tx>
          <c:spPr>
            <a:ln w="25400" cap="rnd">
              <a:noFill/>
              <a:round/>
            </a:ln>
            <a:effectLst/>
          </c:spPr>
          <c:marker>
            <c:symbol val="circle"/>
            <c:size val="5"/>
            <c:spPr>
              <a:noFill/>
              <a:ln w="0">
                <a:solidFill>
                  <a:schemeClr val="tx1"/>
                </a:solidFill>
              </a:ln>
              <a:effectLst/>
            </c:spPr>
          </c:marker>
          <c:xVal>
            <c:numRef>
              <c:f>Soil_Original!$AA$6:$AA$335</c:f>
              <c:numCache>
                <c:formatCode>General</c:formatCode>
                <c:ptCount val="33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numCache>
            </c:numRef>
          </c:xVal>
          <c:yVal>
            <c:numRef>
              <c:f>Soil_Original!$AD$6:$AD$335</c:f>
              <c:numCache>
                <c:formatCode>General</c:formatCode>
                <c:ptCount val="330"/>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0.30115594184187178</c:v>
                </c:pt>
                <c:pt idx="21">
                  <c:v>-99</c:v>
                </c:pt>
                <c:pt idx="22">
                  <c:v>-99</c:v>
                </c:pt>
                <c:pt idx="23">
                  <c:v>0.30068702955983284</c:v>
                </c:pt>
                <c:pt idx="24">
                  <c:v>-99</c:v>
                </c:pt>
                <c:pt idx="25">
                  <c:v>-99</c:v>
                </c:pt>
                <c:pt idx="26">
                  <c:v>0.29773791680362932</c:v>
                </c:pt>
                <c:pt idx="27">
                  <c:v>-99</c:v>
                </c:pt>
                <c:pt idx="28">
                  <c:v>-99</c:v>
                </c:pt>
                <c:pt idx="29">
                  <c:v>-99</c:v>
                </c:pt>
                <c:pt idx="30">
                  <c:v>0.29456524388080324</c:v>
                </c:pt>
                <c:pt idx="31">
                  <c:v>-99</c:v>
                </c:pt>
                <c:pt idx="32">
                  <c:v>-99</c:v>
                </c:pt>
                <c:pt idx="33">
                  <c:v>0.29478588976601566</c:v>
                </c:pt>
                <c:pt idx="34">
                  <c:v>0.29452144830153948</c:v>
                </c:pt>
                <c:pt idx="35">
                  <c:v>-99</c:v>
                </c:pt>
                <c:pt idx="36">
                  <c:v>-99</c:v>
                </c:pt>
                <c:pt idx="37">
                  <c:v>0.29373115563095387</c:v>
                </c:pt>
                <c:pt idx="38">
                  <c:v>-99</c:v>
                </c:pt>
                <c:pt idx="39">
                  <c:v>-99</c:v>
                </c:pt>
                <c:pt idx="40">
                  <c:v>-99</c:v>
                </c:pt>
                <c:pt idx="41">
                  <c:v>-99</c:v>
                </c:pt>
                <c:pt idx="42">
                  <c:v>-99</c:v>
                </c:pt>
                <c:pt idx="43">
                  <c:v>-99</c:v>
                </c:pt>
                <c:pt idx="44">
                  <c:v>0.28558167285910874</c:v>
                </c:pt>
                <c:pt idx="45">
                  <c:v>-99</c:v>
                </c:pt>
                <c:pt idx="46">
                  <c:v>-99</c:v>
                </c:pt>
                <c:pt idx="47">
                  <c:v>0.29008878654825404</c:v>
                </c:pt>
                <c:pt idx="48">
                  <c:v>-99</c:v>
                </c:pt>
                <c:pt idx="49">
                  <c:v>0.31861192513352032</c:v>
                </c:pt>
                <c:pt idx="50">
                  <c:v>-99</c:v>
                </c:pt>
                <c:pt idx="51">
                  <c:v>-99</c:v>
                </c:pt>
                <c:pt idx="52">
                  <c:v>-99</c:v>
                </c:pt>
                <c:pt idx="53">
                  <c:v>-99</c:v>
                </c:pt>
                <c:pt idx="54">
                  <c:v>-99</c:v>
                </c:pt>
                <c:pt idx="55">
                  <c:v>0.31262007693477623</c:v>
                </c:pt>
                <c:pt idx="56">
                  <c:v>-99</c:v>
                </c:pt>
                <c:pt idx="57">
                  <c:v>-99</c:v>
                </c:pt>
                <c:pt idx="58">
                  <c:v>0.31129054149310276</c:v>
                </c:pt>
                <c:pt idx="59">
                  <c:v>-99</c:v>
                </c:pt>
                <c:pt idx="60">
                  <c:v>-99</c:v>
                </c:pt>
                <c:pt idx="61">
                  <c:v>0.31457776824494188</c:v>
                </c:pt>
                <c:pt idx="62">
                  <c:v>-99</c:v>
                </c:pt>
                <c:pt idx="63">
                  <c:v>-99</c:v>
                </c:pt>
                <c:pt idx="64">
                  <c:v>-99</c:v>
                </c:pt>
                <c:pt idx="65">
                  <c:v>0.30017116090853574</c:v>
                </c:pt>
                <c:pt idx="66">
                  <c:v>-99</c:v>
                </c:pt>
                <c:pt idx="67">
                  <c:v>-99</c:v>
                </c:pt>
                <c:pt idx="68">
                  <c:v>0.29920251554867944</c:v>
                </c:pt>
                <c:pt idx="69">
                  <c:v>-99</c:v>
                </c:pt>
                <c:pt idx="70">
                  <c:v>-99</c:v>
                </c:pt>
                <c:pt idx="71">
                  <c:v>-99</c:v>
                </c:pt>
                <c:pt idx="72">
                  <c:v>0.33206397617676381</c:v>
                </c:pt>
                <c:pt idx="73">
                  <c:v>-99</c:v>
                </c:pt>
                <c:pt idx="74">
                  <c:v>-99</c:v>
                </c:pt>
                <c:pt idx="75">
                  <c:v>-99</c:v>
                </c:pt>
                <c:pt idx="76">
                  <c:v>-99</c:v>
                </c:pt>
                <c:pt idx="77">
                  <c:v>-99</c:v>
                </c:pt>
                <c:pt idx="78">
                  <c:v>0.33735094218559752</c:v>
                </c:pt>
                <c:pt idx="79">
                  <c:v>-99</c:v>
                </c:pt>
                <c:pt idx="80">
                  <c:v>-99</c:v>
                </c:pt>
                <c:pt idx="81">
                  <c:v>-99</c:v>
                </c:pt>
                <c:pt idx="82">
                  <c:v>-99</c:v>
                </c:pt>
                <c:pt idx="83">
                  <c:v>0.32889743164869112</c:v>
                </c:pt>
                <c:pt idx="84">
                  <c:v>-99</c:v>
                </c:pt>
                <c:pt idx="85">
                  <c:v>-99</c:v>
                </c:pt>
                <c:pt idx="86">
                  <c:v>0.32344979647759581</c:v>
                </c:pt>
                <c:pt idx="87">
                  <c:v>-99</c:v>
                </c:pt>
                <c:pt idx="88">
                  <c:v>-99</c:v>
                </c:pt>
                <c:pt idx="89">
                  <c:v>-99</c:v>
                </c:pt>
                <c:pt idx="90">
                  <c:v>-99</c:v>
                </c:pt>
                <c:pt idx="91">
                  <c:v>0.30400060946442709</c:v>
                </c:pt>
                <c:pt idx="92">
                  <c:v>-99</c:v>
                </c:pt>
                <c:pt idx="93">
                  <c:v>0.29902851672617109</c:v>
                </c:pt>
                <c:pt idx="94">
                  <c:v>-99</c:v>
                </c:pt>
                <c:pt idx="95">
                  <c:v>-99</c:v>
                </c:pt>
                <c:pt idx="96">
                  <c:v>-99</c:v>
                </c:pt>
                <c:pt idx="97">
                  <c:v>0.3006494464493556</c:v>
                </c:pt>
                <c:pt idx="98">
                  <c:v>-99</c:v>
                </c:pt>
                <c:pt idx="99">
                  <c:v>-99</c:v>
                </c:pt>
                <c:pt idx="100">
                  <c:v>0.2872979636439898</c:v>
                </c:pt>
                <c:pt idx="101">
                  <c:v>-99</c:v>
                </c:pt>
                <c:pt idx="102">
                  <c:v>-99</c:v>
                </c:pt>
                <c:pt idx="103">
                  <c:v>-99</c:v>
                </c:pt>
                <c:pt idx="104">
                  <c:v>-99</c:v>
                </c:pt>
                <c:pt idx="105">
                  <c:v>-99</c:v>
                </c:pt>
                <c:pt idx="106">
                  <c:v>-99</c:v>
                </c:pt>
                <c:pt idx="107">
                  <c:v>0.28220884899133764</c:v>
                </c:pt>
                <c:pt idx="108">
                  <c:v>-99</c:v>
                </c:pt>
                <c:pt idx="109">
                  <c:v>-99</c:v>
                </c:pt>
                <c:pt idx="110">
                  <c:v>0.35110226043499587</c:v>
                </c:pt>
                <c:pt idx="111">
                  <c:v>-99</c:v>
                </c:pt>
                <c:pt idx="112">
                  <c:v>0.35623421810963324</c:v>
                </c:pt>
                <c:pt idx="113">
                  <c:v>-99</c:v>
                </c:pt>
                <c:pt idx="114">
                  <c:v>0.34394836124367217</c:v>
                </c:pt>
                <c:pt idx="115">
                  <c:v>-99</c:v>
                </c:pt>
                <c:pt idx="116">
                  <c:v>-99</c:v>
                </c:pt>
                <c:pt idx="117">
                  <c:v>-99</c:v>
                </c:pt>
                <c:pt idx="118">
                  <c:v>-99</c:v>
                </c:pt>
                <c:pt idx="119">
                  <c:v>-99</c:v>
                </c:pt>
                <c:pt idx="120">
                  <c:v>0.34000918381763301</c:v>
                </c:pt>
                <c:pt idx="121">
                  <c:v>0.33997979435191489</c:v>
                </c:pt>
                <c:pt idx="122">
                  <c:v>-99</c:v>
                </c:pt>
                <c:pt idx="123">
                  <c:v>-99</c:v>
                </c:pt>
                <c:pt idx="124">
                  <c:v>0.32603887876421811</c:v>
                </c:pt>
                <c:pt idx="125">
                  <c:v>-99</c:v>
                </c:pt>
                <c:pt idx="126">
                  <c:v>0.31549612425406676</c:v>
                </c:pt>
                <c:pt idx="127">
                  <c:v>0.31245230024138215</c:v>
                </c:pt>
                <c:pt idx="128">
                  <c:v>-99</c:v>
                </c:pt>
                <c:pt idx="129">
                  <c:v>-99</c:v>
                </c:pt>
                <c:pt idx="130">
                  <c:v>-99</c:v>
                </c:pt>
                <c:pt idx="131">
                  <c:v>0.30763511810286737</c:v>
                </c:pt>
                <c:pt idx="132">
                  <c:v>-99</c:v>
                </c:pt>
                <c:pt idx="133">
                  <c:v>-99</c:v>
                </c:pt>
                <c:pt idx="134">
                  <c:v>0.35501910864328368</c:v>
                </c:pt>
                <c:pt idx="135">
                  <c:v>0.35309943680559103</c:v>
                </c:pt>
                <c:pt idx="136">
                  <c:v>-99</c:v>
                </c:pt>
                <c:pt idx="137">
                  <c:v>-99</c:v>
                </c:pt>
                <c:pt idx="138">
                  <c:v>0.33402081128563277</c:v>
                </c:pt>
                <c:pt idx="139">
                  <c:v>-99</c:v>
                </c:pt>
                <c:pt idx="140">
                  <c:v>0.33473961294656662</c:v>
                </c:pt>
                <c:pt idx="141">
                  <c:v>-99</c:v>
                </c:pt>
                <c:pt idx="142">
                  <c:v>0.32288247227913563</c:v>
                </c:pt>
                <c:pt idx="143">
                  <c:v>-99</c:v>
                </c:pt>
                <c:pt idx="144">
                  <c:v>-99</c:v>
                </c:pt>
                <c:pt idx="145">
                  <c:v>0.31040455829331082</c:v>
                </c:pt>
                <c:pt idx="146">
                  <c:v>-99</c:v>
                </c:pt>
                <c:pt idx="147">
                  <c:v>-99</c:v>
                </c:pt>
                <c:pt idx="148">
                  <c:v>0.34224505382713916</c:v>
                </c:pt>
                <c:pt idx="149">
                  <c:v>-99</c:v>
                </c:pt>
                <c:pt idx="150">
                  <c:v>-99</c:v>
                </c:pt>
                <c:pt idx="151">
                  <c:v>0.35141374864264913</c:v>
                </c:pt>
                <c:pt idx="152">
                  <c:v>-99</c:v>
                </c:pt>
                <c:pt idx="153">
                  <c:v>-99</c:v>
                </c:pt>
                <c:pt idx="154">
                  <c:v>-99</c:v>
                </c:pt>
                <c:pt idx="155">
                  <c:v>-99</c:v>
                </c:pt>
                <c:pt idx="156">
                  <c:v>-99</c:v>
                </c:pt>
                <c:pt idx="157">
                  <c:v>-99</c:v>
                </c:pt>
                <c:pt idx="158">
                  <c:v>-99</c:v>
                </c:pt>
                <c:pt idx="159">
                  <c:v>0.347847859536773</c:v>
                </c:pt>
                <c:pt idx="160">
                  <c:v>-99</c:v>
                </c:pt>
                <c:pt idx="161">
                  <c:v>-99</c:v>
                </c:pt>
                <c:pt idx="162">
                  <c:v>-99</c:v>
                </c:pt>
                <c:pt idx="163">
                  <c:v>-99</c:v>
                </c:pt>
                <c:pt idx="164">
                  <c:v>-99</c:v>
                </c:pt>
                <c:pt idx="165">
                  <c:v>0.33118654474653864</c:v>
                </c:pt>
                <c:pt idx="166">
                  <c:v>-99</c:v>
                </c:pt>
                <c:pt idx="167">
                  <c:v>-99</c:v>
                </c:pt>
                <c:pt idx="168">
                  <c:v>-99</c:v>
                </c:pt>
                <c:pt idx="169">
                  <c:v>-99</c:v>
                </c:pt>
                <c:pt idx="170">
                  <c:v>-99</c:v>
                </c:pt>
                <c:pt idx="171">
                  <c:v>-99</c:v>
                </c:pt>
                <c:pt idx="172">
                  <c:v>-99</c:v>
                </c:pt>
                <c:pt idx="173">
                  <c:v>-99</c:v>
                </c:pt>
                <c:pt idx="174">
                  <c:v>0.36130412509725573</c:v>
                </c:pt>
                <c:pt idx="175">
                  <c:v>-99</c:v>
                </c:pt>
                <c:pt idx="176">
                  <c:v>0.34523452040836888</c:v>
                </c:pt>
                <c:pt idx="177">
                  <c:v>-99</c:v>
                </c:pt>
                <c:pt idx="178">
                  <c:v>-99</c:v>
                </c:pt>
                <c:pt idx="179">
                  <c:v>-99</c:v>
                </c:pt>
                <c:pt idx="180">
                  <c:v>0.32237928318895454</c:v>
                </c:pt>
                <c:pt idx="181">
                  <c:v>-99</c:v>
                </c:pt>
                <c:pt idx="182">
                  <c:v>-99</c:v>
                </c:pt>
                <c:pt idx="183">
                  <c:v>-99</c:v>
                </c:pt>
                <c:pt idx="184">
                  <c:v>0.29727670238364146</c:v>
                </c:pt>
                <c:pt idx="185">
                  <c:v>-99</c:v>
                </c:pt>
                <c:pt idx="186">
                  <c:v>-99</c:v>
                </c:pt>
                <c:pt idx="187">
                  <c:v>0.28784455525742564</c:v>
                </c:pt>
                <c:pt idx="188">
                  <c:v>-99</c:v>
                </c:pt>
                <c:pt idx="189">
                  <c:v>0.30154218320564991</c:v>
                </c:pt>
                <c:pt idx="190">
                  <c:v>-99</c:v>
                </c:pt>
                <c:pt idx="191">
                  <c:v>-99</c:v>
                </c:pt>
                <c:pt idx="192">
                  <c:v>-99</c:v>
                </c:pt>
                <c:pt idx="193">
                  <c:v>-99</c:v>
                </c:pt>
                <c:pt idx="194">
                  <c:v>-99</c:v>
                </c:pt>
                <c:pt idx="195">
                  <c:v>0.34612739412347027</c:v>
                </c:pt>
                <c:pt idx="196">
                  <c:v>-99</c:v>
                </c:pt>
                <c:pt idx="197">
                  <c:v>0.3467279766480727</c:v>
                </c:pt>
                <c:pt idx="198">
                  <c:v>-99</c:v>
                </c:pt>
                <c:pt idx="199">
                  <c:v>-99</c:v>
                </c:pt>
                <c:pt idx="200">
                  <c:v>-99</c:v>
                </c:pt>
                <c:pt idx="201">
                  <c:v>-99</c:v>
                </c:pt>
                <c:pt idx="202">
                  <c:v>0.3302496456177873</c:v>
                </c:pt>
                <c:pt idx="203">
                  <c:v>-99</c:v>
                </c:pt>
                <c:pt idx="204">
                  <c:v>-99</c:v>
                </c:pt>
                <c:pt idx="205">
                  <c:v>0.3524289273948456</c:v>
                </c:pt>
                <c:pt idx="206">
                  <c:v>-99</c:v>
                </c:pt>
                <c:pt idx="207">
                  <c:v>-99</c:v>
                </c:pt>
                <c:pt idx="208">
                  <c:v>0.33896694427281415</c:v>
                </c:pt>
                <c:pt idx="209">
                  <c:v>-99</c:v>
                </c:pt>
                <c:pt idx="210">
                  <c:v>0.36261817159039872</c:v>
                </c:pt>
                <c:pt idx="211">
                  <c:v>0.35497623406632728</c:v>
                </c:pt>
                <c:pt idx="212">
                  <c:v>-99</c:v>
                </c:pt>
                <c:pt idx="213">
                  <c:v>-99</c:v>
                </c:pt>
                <c:pt idx="214">
                  <c:v>-99</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0.35026151205593092</c:v>
                </c:pt>
                <c:pt idx="229">
                  <c:v>0.34194567985923741</c:v>
                </c:pt>
                <c:pt idx="230">
                  <c:v>-99</c:v>
                </c:pt>
                <c:pt idx="231">
                  <c:v>-99</c:v>
                </c:pt>
                <c:pt idx="232">
                  <c:v>-99</c:v>
                </c:pt>
                <c:pt idx="233">
                  <c:v>-99</c:v>
                </c:pt>
                <c:pt idx="234">
                  <c:v>-99</c:v>
                </c:pt>
                <c:pt idx="235">
                  <c:v>-99</c:v>
                </c:pt>
                <c:pt idx="236">
                  <c:v>-99</c:v>
                </c:pt>
                <c:pt idx="237">
                  <c:v>0.36013433073603079</c:v>
                </c:pt>
                <c:pt idx="238">
                  <c:v>-99</c:v>
                </c:pt>
                <c:pt idx="239">
                  <c:v>-99</c:v>
                </c:pt>
                <c:pt idx="240">
                  <c:v>-99</c:v>
                </c:pt>
                <c:pt idx="241">
                  <c:v>-99</c:v>
                </c:pt>
                <c:pt idx="242">
                  <c:v>-99</c:v>
                </c:pt>
                <c:pt idx="243">
                  <c:v>-99</c:v>
                </c:pt>
                <c:pt idx="244">
                  <c:v>-99</c:v>
                </c:pt>
                <c:pt idx="245">
                  <c:v>-99</c:v>
                </c:pt>
                <c:pt idx="246">
                  <c:v>0.35215414211791524</c:v>
                </c:pt>
                <c:pt idx="247">
                  <c:v>-99</c:v>
                </c:pt>
                <c:pt idx="248">
                  <c:v>0.36483452524987042</c:v>
                </c:pt>
                <c:pt idx="249">
                  <c:v>-99</c:v>
                </c:pt>
                <c:pt idx="250">
                  <c:v>0.35854236623158914</c:v>
                </c:pt>
                <c:pt idx="251">
                  <c:v>-99</c:v>
                </c:pt>
                <c:pt idx="252">
                  <c:v>-99</c:v>
                </c:pt>
                <c:pt idx="253">
                  <c:v>0.35042945841971734</c:v>
                </c:pt>
                <c:pt idx="254">
                  <c:v>-99</c:v>
                </c:pt>
                <c:pt idx="255">
                  <c:v>-99</c:v>
                </c:pt>
                <c:pt idx="256">
                  <c:v>-99</c:v>
                </c:pt>
                <c:pt idx="257">
                  <c:v>-99</c:v>
                </c:pt>
                <c:pt idx="258">
                  <c:v>0.35245509497167482</c:v>
                </c:pt>
                <c:pt idx="259">
                  <c:v>-99</c:v>
                </c:pt>
                <c:pt idx="260">
                  <c:v>-99</c:v>
                </c:pt>
                <c:pt idx="261">
                  <c:v>-99</c:v>
                </c:pt>
                <c:pt idx="262">
                  <c:v>-99</c:v>
                </c:pt>
                <c:pt idx="263">
                  <c:v>-99</c:v>
                </c:pt>
                <c:pt idx="264">
                  <c:v>-99</c:v>
                </c:pt>
                <c:pt idx="265">
                  <c:v>-99</c:v>
                </c:pt>
                <c:pt idx="266">
                  <c:v>0.33940214875808322</c:v>
                </c:pt>
                <c:pt idx="267">
                  <c:v>-99</c:v>
                </c:pt>
                <c:pt idx="268">
                  <c:v>0.32957361518443434</c:v>
                </c:pt>
                <c:pt idx="269">
                  <c:v>-99</c:v>
                </c:pt>
                <c:pt idx="270">
                  <c:v>-99</c:v>
                </c:pt>
                <c:pt idx="271">
                  <c:v>-99</c:v>
                </c:pt>
                <c:pt idx="272">
                  <c:v>-99</c:v>
                </c:pt>
                <c:pt idx="273">
                  <c:v>-99</c:v>
                </c:pt>
                <c:pt idx="274">
                  <c:v>-99</c:v>
                </c:pt>
                <c:pt idx="275">
                  <c:v>0.32089309371008562</c:v>
                </c:pt>
                <c:pt idx="276">
                  <c:v>-99</c:v>
                </c:pt>
                <c:pt idx="277">
                  <c:v>-99</c:v>
                </c:pt>
                <c:pt idx="278">
                  <c:v>-99</c:v>
                </c:pt>
                <c:pt idx="279">
                  <c:v>-99</c:v>
                </c:pt>
                <c:pt idx="280">
                  <c:v>0.31373529925879612</c:v>
                </c:pt>
                <c:pt idx="281">
                  <c:v>-99</c:v>
                </c:pt>
                <c:pt idx="282">
                  <c:v>-99</c:v>
                </c:pt>
                <c:pt idx="283">
                  <c:v>0.30521704972696234</c:v>
                </c:pt>
                <c:pt idx="284">
                  <c:v>-99</c:v>
                </c:pt>
                <c:pt idx="285">
                  <c:v>0.30622260940810936</c:v>
                </c:pt>
                <c:pt idx="286">
                  <c:v>-99</c:v>
                </c:pt>
                <c:pt idx="287">
                  <c:v>0.30117264651012882</c:v>
                </c:pt>
                <c:pt idx="288">
                  <c:v>-99</c:v>
                </c:pt>
                <c:pt idx="289">
                  <c:v>-99</c:v>
                </c:pt>
                <c:pt idx="290">
                  <c:v>-99</c:v>
                </c:pt>
                <c:pt idx="291">
                  <c:v>-99</c:v>
                </c:pt>
                <c:pt idx="292">
                  <c:v>0.28858843010629193</c:v>
                </c:pt>
                <c:pt idx="293">
                  <c:v>-99</c:v>
                </c:pt>
                <c:pt idx="294">
                  <c:v>-99</c:v>
                </c:pt>
                <c:pt idx="295">
                  <c:v>0.30695817428002564</c:v>
                </c:pt>
                <c:pt idx="296">
                  <c:v>-99</c:v>
                </c:pt>
                <c:pt idx="297">
                  <c:v>-99</c:v>
                </c:pt>
                <c:pt idx="298">
                  <c:v>-99</c:v>
                </c:pt>
                <c:pt idx="299">
                  <c:v>-99</c:v>
                </c:pt>
                <c:pt idx="300">
                  <c:v>0.31460229934996825</c:v>
                </c:pt>
                <c:pt idx="301">
                  <c:v>-99</c:v>
                </c:pt>
                <c:pt idx="302">
                  <c:v>-99</c:v>
                </c:pt>
                <c:pt idx="303">
                  <c:v>-99</c:v>
                </c:pt>
                <c:pt idx="304">
                  <c:v>-99</c:v>
                </c:pt>
                <c:pt idx="305">
                  <c:v>-99</c:v>
                </c:pt>
                <c:pt idx="306">
                  <c:v>-99</c:v>
                </c:pt>
                <c:pt idx="307">
                  <c:v>-99</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-99</c:v>
                </c:pt>
                <c:pt idx="321">
                  <c:v>-99</c:v>
                </c:pt>
                <c:pt idx="322">
                  <c:v>-99</c:v>
                </c:pt>
                <c:pt idx="323">
                  <c:v>-99</c:v>
                </c:pt>
                <c:pt idx="324">
                  <c:v>-99</c:v>
                </c:pt>
                <c:pt idx="325">
                  <c:v>-99</c:v>
                </c:pt>
                <c:pt idx="326">
                  <c:v>-99</c:v>
                </c:pt>
                <c:pt idx="327">
                  <c:v>-99</c:v>
                </c:pt>
                <c:pt idx="328">
                  <c:v>-99</c:v>
                </c:pt>
                <c:pt idx="329">
                  <c:v>-99</c:v>
                </c:pt>
              </c:numCache>
            </c:numRef>
          </c:yVal>
          <c:smooth val="0"/>
          <c:extLst>
            <c:ext xmlns:c16="http://schemas.microsoft.com/office/drawing/2014/chart" uri="{C3380CC4-5D6E-409C-BE32-E72D297353CC}">
              <c16:uniqueId val="{00000001-AFD4-4A64-84E2-CDB4B50FE908}"/>
            </c:ext>
          </c:extLst>
        </c:ser>
        <c:dLbls>
          <c:showLegendKey val="0"/>
          <c:showVal val="0"/>
          <c:showCatName val="0"/>
          <c:showSerName val="0"/>
          <c:showPercent val="0"/>
          <c:showBubbleSize val="0"/>
        </c:dLbls>
        <c:axId val="323431232"/>
        <c:axId val="323431808"/>
      </c:scatterChart>
      <c:valAx>
        <c:axId val="32343123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DAR</a:t>
                </a:r>
              </a:p>
            </c:rich>
          </c:tx>
          <c:layout>
            <c:manualLayout>
              <c:xMode val="edge"/>
              <c:yMode val="edge"/>
              <c:x val="0.47305551635402809"/>
              <c:y val="0.88320068804720941"/>
            </c:manualLayout>
          </c:layout>
          <c:overlay val="0"/>
          <c:spPr>
            <a:noFill/>
            <a:ln>
              <a:noFill/>
            </a:ln>
            <a:effectLst/>
          </c:spPr>
        </c:title>
        <c:numFmt formatCode="#,##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3431808"/>
        <c:crosses val="autoZero"/>
        <c:crossBetween val="midCat"/>
      </c:valAx>
      <c:valAx>
        <c:axId val="323431808"/>
        <c:scaling>
          <c:orientation val="minMax"/>
          <c:max val="0.4"/>
          <c:min val="0.2"/>
        </c:scaling>
        <c:delete val="0"/>
        <c:axPos val="l"/>
        <c:numFmt formatCode="#,##0.00" sourceLinked="0"/>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3431232"/>
        <c:crosses val="autoZero"/>
        <c:crossBetween val="midCat"/>
        <c:majorUnit val="5.000000000000001E-2"/>
      </c:valAx>
      <c:spPr>
        <a:noFill/>
        <a:ln w="0">
          <a:solidFill>
            <a:schemeClr val="tx1"/>
          </a:solidFill>
        </a:ln>
        <a:effectLst/>
      </c:spPr>
    </c:plotArea>
    <c:legend>
      <c:legendPos val="t"/>
      <c:layout>
        <c:manualLayout>
          <c:xMode val="edge"/>
          <c:yMode val="edge"/>
          <c:x val="7.4751901728307438E-2"/>
          <c:y val="0.69274074675448227"/>
          <c:w val="0.56592871420451252"/>
          <c:h val="0.12779741170441369"/>
        </c:manualLayout>
      </c:layout>
      <c:overlay val="0"/>
      <c:spPr>
        <a:noFill/>
        <a:ln w="0">
          <a:solidFill>
            <a:schemeClr val="tx1"/>
          </a:solid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75370900823366"/>
          <c:y val="5.0925925925925923E-2"/>
          <c:w val="0.82006576665681896"/>
          <c:h val="0.78936640636520283"/>
        </c:manualLayout>
      </c:layout>
      <c:scatterChart>
        <c:scatterStyle val="lineMarker"/>
        <c:varyColors val="0"/>
        <c:ser>
          <c:idx val="0"/>
          <c:order val="0"/>
          <c:spPr>
            <a:ln w="25400" cap="rnd">
              <a:noFill/>
              <a:round/>
            </a:ln>
            <a:effectLst/>
          </c:spPr>
          <c:marker>
            <c:symbol val="circle"/>
            <c:size val="5"/>
            <c:spPr>
              <a:noFill/>
              <a:ln w="0">
                <a:solidFill>
                  <a:schemeClr val="tx1"/>
                </a:solidFill>
              </a:ln>
              <a:effectLst/>
            </c:spPr>
          </c:marker>
          <c:trendline>
            <c:spPr>
              <a:ln w="0" cap="rnd">
                <a:solidFill>
                  <a:schemeClr val="tx1"/>
                </a:solidFill>
                <a:prstDash val="solid"/>
              </a:ln>
              <a:effectLst/>
            </c:spPr>
            <c:trendlineType val="linear"/>
            <c:dispRSqr val="0"/>
            <c:dispEq val="1"/>
            <c:trendlineLbl>
              <c:layout>
                <c:manualLayout>
                  <c:x val="-0.34576431565493687"/>
                  <c:y val="-0.13475847795999057"/>
                </c:manualLayout>
              </c:layout>
              <c:numFmt formatCode="General" sourceLinked="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X_Y_ORIG!$Q$89:$Q$265</c:f>
              <c:numCache>
                <c:formatCode>General</c:formatCode>
                <c:ptCount val="177"/>
                <c:pt idx="0">
                  <c:v>0.24476630513698164</c:v>
                </c:pt>
                <c:pt idx="1">
                  <c:v>0.24248680277072887</c:v>
                </c:pt>
                <c:pt idx="2">
                  <c:v>0.23844286798950867</c:v>
                </c:pt>
                <c:pt idx="3">
                  <c:v>0.23599327645371929</c:v>
                </c:pt>
                <c:pt idx="4">
                  <c:v>0.24004260614267689</c:v>
                </c:pt>
                <c:pt idx="5">
                  <c:v>0.23183925209591699</c:v>
                </c:pt>
                <c:pt idx="6">
                  <c:v>0.23267879773637115</c:v>
                </c:pt>
                <c:pt idx="7">
                  <c:v>0.21560514275066253</c:v>
                </c:pt>
                <c:pt idx="8">
                  <c:v>0.27986393314865454</c:v>
                </c:pt>
                <c:pt idx="9">
                  <c:v>0.32376335594857919</c:v>
                </c:pt>
                <c:pt idx="10">
                  <c:v>0.26432315466151901</c:v>
                </c:pt>
                <c:pt idx="11">
                  <c:v>0.2434426558038536</c:v>
                </c:pt>
                <c:pt idx="12">
                  <c:v>0.22838812783862877</c:v>
                </c:pt>
                <c:pt idx="13">
                  <c:v>0.22487960472745222</c:v>
                </c:pt>
                <c:pt idx="14">
                  <c:v>0.25436226009890667</c:v>
                </c:pt>
                <c:pt idx="15">
                  <c:v>0.32221925183954908</c:v>
                </c:pt>
                <c:pt idx="16">
                  <c:v>0.29195582575053936</c:v>
                </c:pt>
                <c:pt idx="17">
                  <c:v>0.27079842475500376</c:v>
                </c:pt>
                <c:pt idx="18">
                  <c:v>0.24903414949425418</c:v>
                </c:pt>
                <c:pt idx="19">
                  <c:v>0.23934657256481409</c:v>
                </c:pt>
                <c:pt idx="20">
                  <c:v>0.23325944944735852</c:v>
                </c:pt>
                <c:pt idx="21">
                  <c:v>0.24131681851372158</c:v>
                </c:pt>
                <c:pt idx="22">
                  <c:v>0.21678001619147147</c:v>
                </c:pt>
                <c:pt idx="23">
                  <c:v>0.22853796106711299</c:v>
                </c:pt>
                <c:pt idx="24">
                  <c:v>0.32988638130644665</c:v>
                </c:pt>
                <c:pt idx="25">
                  <c:v>0.33087417823936749</c:v>
                </c:pt>
                <c:pt idx="26">
                  <c:v>0.31099390917045855</c:v>
                </c:pt>
                <c:pt idx="27">
                  <c:v>0.33022897621510983</c:v>
                </c:pt>
                <c:pt idx="28">
                  <c:v>0.32225434982692641</c:v>
                </c:pt>
                <c:pt idx="29">
                  <c:v>0.28331431732428841</c:v>
                </c:pt>
                <c:pt idx="30">
                  <c:v>0.26620299729089808</c:v>
                </c:pt>
                <c:pt idx="31">
                  <c:v>0.26023846003927381</c:v>
                </c:pt>
                <c:pt idx="32">
                  <c:v>0.2481326204647121</c:v>
                </c:pt>
                <c:pt idx="33">
                  <c:v>0.32646023096589133</c:v>
                </c:pt>
                <c:pt idx="34">
                  <c:v>0.32195971879259949</c:v>
                </c:pt>
                <c:pt idx="35">
                  <c:v>0.29029707813297767</c:v>
                </c:pt>
                <c:pt idx="36">
                  <c:v>0.30745029098012217</c:v>
                </c:pt>
                <c:pt idx="37">
                  <c:v>0.27456468116705091</c:v>
                </c:pt>
                <c:pt idx="38">
                  <c:v>0.26288021474852008</c:v>
                </c:pt>
                <c:pt idx="39">
                  <c:v>0.33032094809207008</c:v>
                </c:pt>
                <c:pt idx="40">
                  <c:v>0.32111033933013106</c:v>
                </c:pt>
                <c:pt idx="41">
                  <c:v>0.32163155560713058</c:v>
                </c:pt>
                <c:pt idx="42">
                  <c:v>0.28914949602624579</c:v>
                </c:pt>
                <c:pt idx="43">
                  <c:v>0.33710287767758074</c:v>
                </c:pt>
                <c:pt idx="44">
                  <c:v>0.31296896802435614</c:v>
                </c:pt>
                <c:pt idx="45">
                  <c:v>0.26962679345074236</c:v>
                </c:pt>
                <c:pt idx="46">
                  <c:v>0.2441613529248115</c:v>
                </c:pt>
                <c:pt idx="47">
                  <c:v>0.23315342116615162</c:v>
                </c:pt>
                <c:pt idx="48">
                  <c:v>0.28508561076937355</c:v>
                </c:pt>
                <c:pt idx="49">
                  <c:v>0.32384450922034808</c:v>
                </c:pt>
                <c:pt idx="50">
                  <c:v>0.32491190903448613</c:v>
                </c:pt>
                <c:pt idx="51">
                  <c:v>0.31508029903176626</c:v>
                </c:pt>
                <c:pt idx="52">
                  <c:v>0.34009435908602115</c:v>
                </c:pt>
                <c:pt idx="53">
                  <c:v>0.32092955435224396</c:v>
                </c:pt>
                <c:pt idx="54">
                  <c:v>0.34453558126609152</c:v>
                </c:pt>
                <c:pt idx="55">
                  <c:v>0.33679478653774114</c:v>
                </c:pt>
                <c:pt idx="56">
                  <c:v>0.32073933147629374</c:v>
                </c:pt>
                <c:pt idx="57">
                  <c:v>0.31136449706124381</c:v>
                </c:pt>
                <c:pt idx="58">
                  <c:v>0.33235889895178106</c:v>
                </c:pt>
                <c:pt idx="59">
                  <c:v>0.30115594184187178</c:v>
                </c:pt>
                <c:pt idx="60">
                  <c:v>0.30068702955983284</c:v>
                </c:pt>
                <c:pt idx="61">
                  <c:v>0.29773791680362932</c:v>
                </c:pt>
                <c:pt idx="62">
                  <c:v>0.29456524388080324</c:v>
                </c:pt>
                <c:pt idx="63">
                  <c:v>0.29478588976601566</c:v>
                </c:pt>
                <c:pt idx="64">
                  <c:v>0.29452144830153948</c:v>
                </c:pt>
                <c:pt idx="65">
                  <c:v>0.29373115563095387</c:v>
                </c:pt>
                <c:pt idx="66">
                  <c:v>0.28558167285910874</c:v>
                </c:pt>
                <c:pt idx="67">
                  <c:v>0.29008878654825404</c:v>
                </c:pt>
                <c:pt idx="68">
                  <c:v>0.31861192513352032</c:v>
                </c:pt>
                <c:pt idx="69">
                  <c:v>0.31262007693477623</c:v>
                </c:pt>
                <c:pt idx="70">
                  <c:v>0.31129054149310276</c:v>
                </c:pt>
                <c:pt idx="71">
                  <c:v>0.31457776824494188</c:v>
                </c:pt>
                <c:pt idx="72">
                  <c:v>0.30017116090853574</c:v>
                </c:pt>
                <c:pt idx="73">
                  <c:v>0.29920251554867944</c:v>
                </c:pt>
                <c:pt idx="74">
                  <c:v>0.33206397617676381</c:v>
                </c:pt>
                <c:pt idx="75">
                  <c:v>0.33735094218559752</c:v>
                </c:pt>
                <c:pt idx="76">
                  <c:v>0.32889743164869112</c:v>
                </c:pt>
                <c:pt idx="77">
                  <c:v>0.32344979647759581</c:v>
                </c:pt>
                <c:pt idx="78">
                  <c:v>0.30400060946442709</c:v>
                </c:pt>
                <c:pt idx="79">
                  <c:v>0.29902851672617109</c:v>
                </c:pt>
                <c:pt idx="80">
                  <c:v>0.3006494464493556</c:v>
                </c:pt>
                <c:pt idx="81">
                  <c:v>0.2872979636439898</c:v>
                </c:pt>
                <c:pt idx="82">
                  <c:v>0.28220884899133764</c:v>
                </c:pt>
                <c:pt idx="83">
                  <c:v>0.35110226043499587</c:v>
                </c:pt>
                <c:pt idx="84">
                  <c:v>0.35623421810963324</c:v>
                </c:pt>
                <c:pt idx="85">
                  <c:v>0.34394836124367217</c:v>
                </c:pt>
                <c:pt idx="86">
                  <c:v>0.34000918381763301</c:v>
                </c:pt>
                <c:pt idx="87">
                  <c:v>0.33997979435191489</c:v>
                </c:pt>
                <c:pt idx="88">
                  <c:v>0.32603887876421811</c:v>
                </c:pt>
                <c:pt idx="89">
                  <c:v>0.31549612425406676</c:v>
                </c:pt>
                <c:pt idx="90">
                  <c:v>0.31245230024138215</c:v>
                </c:pt>
                <c:pt idx="91">
                  <c:v>0.30763511810286737</c:v>
                </c:pt>
                <c:pt idx="92">
                  <c:v>0.35501910864328368</c:v>
                </c:pt>
                <c:pt idx="93">
                  <c:v>0.35309943680559103</c:v>
                </c:pt>
                <c:pt idx="94">
                  <c:v>0.33402081128563277</c:v>
                </c:pt>
                <c:pt idx="95">
                  <c:v>0.33473961294656662</c:v>
                </c:pt>
                <c:pt idx="96">
                  <c:v>0.32288247227913563</c:v>
                </c:pt>
                <c:pt idx="97">
                  <c:v>0.31040455829331082</c:v>
                </c:pt>
                <c:pt idx="98">
                  <c:v>0.34224505382713916</c:v>
                </c:pt>
                <c:pt idx="99">
                  <c:v>0.35141374864264913</c:v>
                </c:pt>
                <c:pt idx="100">
                  <c:v>0.347847859536773</c:v>
                </c:pt>
                <c:pt idx="101">
                  <c:v>0.33118654474653864</c:v>
                </c:pt>
                <c:pt idx="102">
                  <c:v>0.36130412509725573</c:v>
                </c:pt>
                <c:pt idx="103">
                  <c:v>0.34523452040836888</c:v>
                </c:pt>
                <c:pt idx="104">
                  <c:v>0.32237928318895454</c:v>
                </c:pt>
                <c:pt idx="105">
                  <c:v>0.29727670238364146</c:v>
                </c:pt>
                <c:pt idx="106">
                  <c:v>0.28784455525742564</c:v>
                </c:pt>
                <c:pt idx="107">
                  <c:v>0.30154218320564991</c:v>
                </c:pt>
                <c:pt idx="108">
                  <c:v>0.34612739412347027</c:v>
                </c:pt>
                <c:pt idx="109">
                  <c:v>0.3467279766480727</c:v>
                </c:pt>
                <c:pt idx="110">
                  <c:v>0.3302496456177873</c:v>
                </c:pt>
                <c:pt idx="111">
                  <c:v>0.3524289273948456</c:v>
                </c:pt>
                <c:pt idx="112">
                  <c:v>0.33896694427281415</c:v>
                </c:pt>
                <c:pt idx="113">
                  <c:v>0.36261817159039872</c:v>
                </c:pt>
                <c:pt idx="114">
                  <c:v>0.35497623406632728</c:v>
                </c:pt>
                <c:pt idx="115">
                  <c:v>0.35026151205593092</c:v>
                </c:pt>
                <c:pt idx="116">
                  <c:v>0.34194567985923741</c:v>
                </c:pt>
                <c:pt idx="117">
                  <c:v>0.36013433073603079</c:v>
                </c:pt>
                <c:pt idx="118">
                  <c:v>0.30180384896485163</c:v>
                </c:pt>
                <c:pt idx="119">
                  <c:v>0.30166381292319366</c:v>
                </c:pt>
                <c:pt idx="120">
                  <c:v>0.301632160412241</c:v>
                </c:pt>
                <c:pt idx="121">
                  <c:v>0.30164681464020437</c:v>
                </c:pt>
                <c:pt idx="122">
                  <c:v>0.30134599603056683</c:v>
                </c:pt>
                <c:pt idx="123">
                  <c:v>0.30206159926395609</c:v>
                </c:pt>
                <c:pt idx="124">
                  <c:v>0.30049606445871807</c:v>
                </c:pt>
                <c:pt idx="125">
                  <c:v>0.29584797611358304</c:v>
                </c:pt>
                <c:pt idx="126">
                  <c:v>0.29814587556848143</c:v>
                </c:pt>
                <c:pt idx="127">
                  <c:v>0.30660377831989355</c:v>
                </c:pt>
                <c:pt idx="128">
                  <c:v>0.30593159585171664</c:v>
                </c:pt>
                <c:pt idx="129">
                  <c:v>0.30155956031548559</c:v>
                </c:pt>
                <c:pt idx="130">
                  <c:v>0.290902702401938</c:v>
                </c:pt>
                <c:pt idx="131">
                  <c:v>0.30147003795716848</c:v>
                </c:pt>
                <c:pt idx="132">
                  <c:v>0.30154736178867403</c:v>
                </c:pt>
                <c:pt idx="133">
                  <c:v>0.31184787978712286</c:v>
                </c:pt>
                <c:pt idx="134">
                  <c:v>0.33865618816570503</c:v>
                </c:pt>
                <c:pt idx="135">
                  <c:v>0.33032492851882223</c:v>
                </c:pt>
                <c:pt idx="136">
                  <c:v>0.32527316509975945</c:v>
                </c:pt>
                <c:pt idx="137">
                  <c:v>0.30731818485620005</c:v>
                </c:pt>
                <c:pt idx="138">
                  <c:v>0.30387091899776381</c:v>
                </c:pt>
                <c:pt idx="139">
                  <c:v>0.3052310075575202</c:v>
                </c:pt>
                <c:pt idx="140">
                  <c:v>0.29890171224008272</c:v>
                </c:pt>
                <c:pt idx="141">
                  <c:v>0.28710054859986267</c:v>
                </c:pt>
                <c:pt idx="142">
                  <c:v>0.32850993925725591</c:v>
                </c:pt>
                <c:pt idx="143">
                  <c:v>0.35658884940890773</c:v>
                </c:pt>
                <c:pt idx="144">
                  <c:v>0.34577535727727371</c:v>
                </c:pt>
                <c:pt idx="145">
                  <c:v>0.33871655201708917</c:v>
                </c:pt>
                <c:pt idx="146">
                  <c:v>0.33921707313096389</c:v>
                </c:pt>
                <c:pt idx="147">
                  <c:v>0.32795918395391715</c:v>
                </c:pt>
                <c:pt idx="148">
                  <c:v>0.31611644047692367</c:v>
                </c:pt>
                <c:pt idx="149">
                  <c:v>0.31486385807249173</c:v>
                </c:pt>
                <c:pt idx="150">
                  <c:v>0.31028422739112271</c:v>
                </c:pt>
                <c:pt idx="151">
                  <c:v>0.35836594450055176</c:v>
                </c:pt>
                <c:pt idx="152">
                  <c:v>0.34977040499279866</c:v>
                </c:pt>
                <c:pt idx="153">
                  <c:v>0.33950715808972504</c:v>
                </c:pt>
                <c:pt idx="154">
                  <c:v>0.33939785666635253</c:v>
                </c:pt>
                <c:pt idx="155">
                  <c:v>0.32963099359463954</c:v>
                </c:pt>
                <c:pt idx="156">
                  <c:v>0.31965331909794648</c:v>
                </c:pt>
                <c:pt idx="157">
                  <c:v>0.3404669576232553</c:v>
                </c:pt>
                <c:pt idx="158">
                  <c:v>0.35852366190810192</c:v>
                </c:pt>
                <c:pt idx="159">
                  <c:v>0.35205590097800155</c:v>
                </c:pt>
                <c:pt idx="160">
                  <c:v>0.34286917288288549</c:v>
                </c:pt>
                <c:pt idx="161">
                  <c:v>0.36694795973740768</c:v>
                </c:pt>
                <c:pt idx="162">
                  <c:v>0.3524017384712978</c:v>
                </c:pt>
                <c:pt idx="163">
                  <c:v>0.33571399579496641</c:v>
                </c:pt>
                <c:pt idx="164">
                  <c:v>0.31199585283002712</c:v>
                </c:pt>
                <c:pt idx="165">
                  <c:v>0.30198663789838276</c:v>
                </c:pt>
                <c:pt idx="166">
                  <c:v>0.30508030775123357</c:v>
                </c:pt>
                <c:pt idx="167">
                  <c:v>0.35183637522869998</c:v>
                </c:pt>
                <c:pt idx="168">
                  <c:v>0.34827315097145939</c:v>
                </c:pt>
                <c:pt idx="169">
                  <c:v>0.33567063112931733</c:v>
                </c:pt>
                <c:pt idx="170">
                  <c:v>0.35755281671277395</c:v>
                </c:pt>
                <c:pt idx="171">
                  <c:v>0.3459037177590612</c:v>
                </c:pt>
                <c:pt idx="172">
                  <c:v>0.36803260006057137</c:v>
                </c:pt>
                <c:pt idx="173">
                  <c:v>0.36127364374530019</c:v>
                </c:pt>
                <c:pt idx="174">
                  <c:v>0.35687414589313654</c:v>
                </c:pt>
                <c:pt idx="175">
                  <c:v>0.34966237287569013</c:v>
                </c:pt>
                <c:pt idx="176">
                  <c:v>0.36708377932646818</c:v>
                </c:pt>
              </c:numCache>
            </c:numRef>
          </c:xVal>
          <c:yVal>
            <c:numRef>
              <c:f>X_Y_ORIG!$T$89:$T$265</c:f>
              <c:numCache>
                <c:formatCode>General</c:formatCode>
                <c:ptCount val="177"/>
                <c:pt idx="0">
                  <c:v>0.28000000000000003</c:v>
                </c:pt>
                <c:pt idx="1">
                  <c:v>0.28000000000000003</c:v>
                </c:pt>
                <c:pt idx="2">
                  <c:v>0.28000000000000003</c:v>
                </c:pt>
                <c:pt idx="3">
                  <c:v>0.35199999999999998</c:v>
                </c:pt>
                <c:pt idx="4">
                  <c:v>0.28000000000000003</c:v>
                </c:pt>
                <c:pt idx="5">
                  <c:v>0.34199999999999997</c:v>
                </c:pt>
                <c:pt idx="6">
                  <c:v>0.28000000000000003</c:v>
                </c:pt>
                <c:pt idx="7">
                  <c:v>0.24299999999999999</c:v>
                </c:pt>
                <c:pt idx="8">
                  <c:v>0.24</c:v>
                </c:pt>
                <c:pt idx="9">
                  <c:v>0.33900000000000002</c:v>
                </c:pt>
                <c:pt idx="10">
                  <c:v>0.24299999999999999</c:v>
                </c:pt>
                <c:pt idx="11">
                  <c:v>0.23499999999999999</c:v>
                </c:pt>
                <c:pt idx="12">
                  <c:v>0.23799999999999999</c:v>
                </c:pt>
                <c:pt idx="13">
                  <c:v>0.23599999999999999</c:v>
                </c:pt>
                <c:pt idx="14">
                  <c:v>0.35099999999999998</c:v>
                </c:pt>
                <c:pt idx="15">
                  <c:v>0.32300000000000001</c:v>
                </c:pt>
                <c:pt idx="16">
                  <c:v>0.252</c:v>
                </c:pt>
                <c:pt idx="17">
                  <c:v>0.24399999999999999</c:v>
                </c:pt>
                <c:pt idx="18">
                  <c:v>0.24299999999999999</c:v>
                </c:pt>
                <c:pt idx="19">
                  <c:v>0.23699999999999999</c:v>
                </c:pt>
                <c:pt idx="20">
                  <c:v>0.23899999999999999</c:v>
                </c:pt>
                <c:pt idx="21">
                  <c:v>0.32300000000000001</c:v>
                </c:pt>
                <c:pt idx="22">
                  <c:v>0.249</c:v>
                </c:pt>
                <c:pt idx="23">
                  <c:v>0.251</c:v>
                </c:pt>
                <c:pt idx="24">
                  <c:v>0.33100000000000002</c:v>
                </c:pt>
                <c:pt idx="25">
                  <c:v>0.33700000000000002</c:v>
                </c:pt>
                <c:pt idx="26">
                  <c:v>0.34399999999999997</c:v>
                </c:pt>
                <c:pt idx="27">
                  <c:v>0.26100000000000001</c:v>
                </c:pt>
                <c:pt idx="28">
                  <c:v>0.26700000000000002</c:v>
                </c:pt>
                <c:pt idx="29">
                  <c:v>0.28100000000000003</c:v>
                </c:pt>
                <c:pt idx="30">
                  <c:v>0.25900000000000001</c:v>
                </c:pt>
                <c:pt idx="31">
                  <c:v>0.25900000000000001</c:v>
                </c:pt>
                <c:pt idx="32">
                  <c:v>0.35199999999999998</c:v>
                </c:pt>
                <c:pt idx="33">
                  <c:v>0.34699999999999998</c:v>
                </c:pt>
                <c:pt idx="34">
                  <c:v>0.34699999999999998</c:v>
                </c:pt>
                <c:pt idx="35">
                  <c:v>0.29000000000000004</c:v>
                </c:pt>
                <c:pt idx="36">
                  <c:v>0.34499999999999997</c:v>
                </c:pt>
                <c:pt idx="37">
                  <c:v>0.29899999999999999</c:v>
                </c:pt>
                <c:pt idx="38">
                  <c:v>0.34199999999999997</c:v>
                </c:pt>
                <c:pt idx="39">
                  <c:v>0.34499999999999997</c:v>
                </c:pt>
                <c:pt idx="40">
                  <c:v>0.34899999999999998</c:v>
                </c:pt>
                <c:pt idx="41">
                  <c:v>0.34699999999999998</c:v>
                </c:pt>
                <c:pt idx="42">
                  <c:v>0.31</c:v>
                </c:pt>
                <c:pt idx="43">
                  <c:v>0.35399999999999998</c:v>
                </c:pt>
                <c:pt idx="44">
                  <c:v>0.34</c:v>
                </c:pt>
                <c:pt idx="45">
                  <c:v>0.308</c:v>
                </c:pt>
                <c:pt idx="46">
                  <c:v>0.27300000000000002</c:v>
                </c:pt>
                <c:pt idx="47">
                  <c:v>0.27200000000000002</c:v>
                </c:pt>
                <c:pt idx="48">
                  <c:v>0.27200000000000002</c:v>
                </c:pt>
                <c:pt idx="49">
                  <c:v>0.34899999999999998</c:v>
                </c:pt>
                <c:pt idx="50">
                  <c:v>0.32900000000000001</c:v>
                </c:pt>
                <c:pt idx="51">
                  <c:v>0.314</c:v>
                </c:pt>
                <c:pt idx="52">
                  <c:v>0.35599999999999998</c:v>
                </c:pt>
                <c:pt idx="53">
                  <c:v>0.32600000000000001</c:v>
                </c:pt>
                <c:pt idx="54">
                  <c:v>0.29699999999999999</c:v>
                </c:pt>
                <c:pt idx="55">
                  <c:v>0.35399999999999998</c:v>
                </c:pt>
                <c:pt idx="56">
                  <c:v>0.35099999999999998</c:v>
                </c:pt>
                <c:pt idx="57">
                  <c:v>0.35299999999999998</c:v>
                </c:pt>
                <c:pt idx="58">
                  <c:v>0.35599999999999998</c:v>
                </c:pt>
                <c:pt idx="59">
                  <c:v>0.29100000000000004</c:v>
                </c:pt>
                <c:pt idx="60">
                  <c:v>0.29000000000000004</c:v>
                </c:pt>
                <c:pt idx="61">
                  <c:v>0.29000000000000004</c:v>
                </c:pt>
                <c:pt idx="62">
                  <c:v>0.29000000000000004</c:v>
                </c:pt>
                <c:pt idx="63">
                  <c:v>0.32200000000000001</c:v>
                </c:pt>
                <c:pt idx="64">
                  <c:v>0.314</c:v>
                </c:pt>
                <c:pt idx="65">
                  <c:v>0.29799999999999999</c:v>
                </c:pt>
                <c:pt idx="66">
                  <c:v>0.29000000000000004</c:v>
                </c:pt>
                <c:pt idx="67">
                  <c:v>0.29100000000000004</c:v>
                </c:pt>
                <c:pt idx="68">
                  <c:v>0.29000000000000004</c:v>
                </c:pt>
                <c:pt idx="69">
                  <c:v>0.29000000000000004</c:v>
                </c:pt>
                <c:pt idx="70">
                  <c:v>0.29000000000000004</c:v>
                </c:pt>
                <c:pt idx="71">
                  <c:v>0.29000000000000004</c:v>
                </c:pt>
                <c:pt idx="72">
                  <c:v>0.29000000000000004</c:v>
                </c:pt>
                <c:pt idx="73">
                  <c:v>0.314</c:v>
                </c:pt>
                <c:pt idx="74">
                  <c:v>0.30099999999999999</c:v>
                </c:pt>
                <c:pt idx="75">
                  <c:v>0.32800000000000001</c:v>
                </c:pt>
                <c:pt idx="76">
                  <c:v>0.29499999999999998</c:v>
                </c:pt>
                <c:pt idx="77">
                  <c:v>0.29000000000000004</c:v>
                </c:pt>
                <c:pt idx="78">
                  <c:v>0.29000000000000004</c:v>
                </c:pt>
                <c:pt idx="79">
                  <c:v>0.29000000000000004</c:v>
                </c:pt>
                <c:pt idx="80">
                  <c:v>0.29000000000000004</c:v>
                </c:pt>
                <c:pt idx="81">
                  <c:v>0.32600000000000001</c:v>
                </c:pt>
                <c:pt idx="82">
                  <c:v>0.311</c:v>
                </c:pt>
                <c:pt idx="83">
                  <c:v>0.29000000000000004</c:v>
                </c:pt>
                <c:pt idx="84">
                  <c:v>0.35199999999999998</c:v>
                </c:pt>
                <c:pt idx="85">
                  <c:v>0.35099999999999998</c:v>
                </c:pt>
                <c:pt idx="86">
                  <c:v>0.32800000000000001</c:v>
                </c:pt>
                <c:pt idx="87">
                  <c:v>0.32</c:v>
                </c:pt>
                <c:pt idx="88">
                  <c:v>0.33700000000000002</c:v>
                </c:pt>
                <c:pt idx="89">
                  <c:v>0.318</c:v>
                </c:pt>
                <c:pt idx="90">
                  <c:v>0.29300000000000004</c:v>
                </c:pt>
                <c:pt idx="91">
                  <c:v>0.29000000000000004</c:v>
                </c:pt>
                <c:pt idx="92">
                  <c:v>0.35099999999999998</c:v>
                </c:pt>
                <c:pt idx="93">
                  <c:v>0.35099999999999998</c:v>
                </c:pt>
                <c:pt idx="94">
                  <c:v>0.33</c:v>
                </c:pt>
                <c:pt idx="95">
                  <c:v>0.316</c:v>
                </c:pt>
                <c:pt idx="96">
                  <c:v>0.33800000000000002</c:v>
                </c:pt>
                <c:pt idx="97">
                  <c:v>0.314</c:v>
                </c:pt>
                <c:pt idx="98">
                  <c:v>0.32800000000000001</c:v>
                </c:pt>
                <c:pt idx="99">
                  <c:v>0.34100000000000003</c:v>
                </c:pt>
                <c:pt idx="100">
                  <c:v>0.35099999999999998</c:v>
                </c:pt>
                <c:pt idx="101">
                  <c:v>0.33900000000000002</c:v>
                </c:pt>
                <c:pt idx="102">
                  <c:v>0.34499999999999997</c:v>
                </c:pt>
                <c:pt idx="103">
                  <c:v>0.35099999999999998</c:v>
                </c:pt>
                <c:pt idx="104">
                  <c:v>0.33100000000000002</c:v>
                </c:pt>
                <c:pt idx="105">
                  <c:v>0.309</c:v>
                </c:pt>
                <c:pt idx="106">
                  <c:v>0.29000000000000004</c:v>
                </c:pt>
                <c:pt idx="107">
                  <c:v>0.29000000000000004</c:v>
                </c:pt>
                <c:pt idx="108">
                  <c:v>0.32200000000000001</c:v>
                </c:pt>
                <c:pt idx="109">
                  <c:v>0.35099999999999998</c:v>
                </c:pt>
                <c:pt idx="110">
                  <c:v>0.33900000000000002</c:v>
                </c:pt>
                <c:pt idx="111">
                  <c:v>0.34299999999999997</c:v>
                </c:pt>
                <c:pt idx="112">
                  <c:v>0.35099999999999998</c:v>
                </c:pt>
                <c:pt idx="113">
                  <c:v>0.33</c:v>
                </c:pt>
                <c:pt idx="114">
                  <c:v>0.32300000000000001</c:v>
                </c:pt>
                <c:pt idx="115">
                  <c:v>0.34299999999999997</c:v>
                </c:pt>
                <c:pt idx="116">
                  <c:v>0.35099999999999998</c:v>
                </c:pt>
                <c:pt idx="117">
                  <c:v>0.35199999999999998</c:v>
                </c:pt>
                <c:pt idx="118">
                  <c:v>0.29100000000000004</c:v>
                </c:pt>
                <c:pt idx="119">
                  <c:v>0.29000000000000004</c:v>
                </c:pt>
                <c:pt idx="120">
                  <c:v>0.29000000000000004</c:v>
                </c:pt>
                <c:pt idx="121">
                  <c:v>0.29000000000000004</c:v>
                </c:pt>
                <c:pt idx="122">
                  <c:v>0.32200000000000001</c:v>
                </c:pt>
                <c:pt idx="123">
                  <c:v>0.314</c:v>
                </c:pt>
                <c:pt idx="124">
                  <c:v>0.29799999999999999</c:v>
                </c:pt>
                <c:pt idx="125">
                  <c:v>0.29000000000000004</c:v>
                </c:pt>
                <c:pt idx="126">
                  <c:v>0.29100000000000004</c:v>
                </c:pt>
                <c:pt idx="127">
                  <c:v>0.29000000000000004</c:v>
                </c:pt>
                <c:pt idx="128">
                  <c:v>0.29000000000000004</c:v>
                </c:pt>
                <c:pt idx="129">
                  <c:v>0.29000000000000004</c:v>
                </c:pt>
                <c:pt idx="130">
                  <c:v>0.29000000000000004</c:v>
                </c:pt>
                <c:pt idx="131">
                  <c:v>0.29000000000000004</c:v>
                </c:pt>
                <c:pt idx="132">
                  <c:v>0.314</c:v>
                </c:pt>
                <c:pt idx="133">
                  <c:v>0.30099999999999999</c:v>
                </c:pt>
                <c:pt idx="134">
                  <c:v>0.32800000000000001</c:v>
                </c:pt>
                <c:pt idx="135">
                  <c:v>0.29499999999999998</c:v>
                </c:pt>
                <c:pt idx="136">
                  <c:v>0.29000000000000004</c:v>
                </c:pt>
                <c:pt idx="137">
                  <c:v>0.29000000000000004</c:v>
                </c:pt>
                <c:pt idx="138">
                  <c:v>0.29000000000000004</c:v>
                </c:pt>
                <c:pt idx="139">
                  <c:v>0.29000000000000004</c:v>
                </c:pt>
                <c:pt idx="140">
                  <c:v>0.32600000000000001</c:v>
                </c:pt>
                <c:pt idx="141">
                  <c:v>0.311</c:v>
                </c:pt>
                <c:pt idx="142">
                  <c:v>0.29000000000000004</c:v>
                </c:pt>
                <c:pt idx="143">
                  <c:v>0.35199999999999998</c:v>
                </c:pt>
                <c:pt idx="144">
                  <c:v>0.35099999999999998</c:v>
                </c:pt>
                <c:pt idx="145">
                  <c:v>0.32800000000000001</c:v>
                </c:pt>
                <c:pt idx="146">
                  <c:v>0.32</c:v>
                </c:pt>
                <c:pt idx="147">
                  <c:v>0.33700000000000002</c:v>
                </c:pt>
                <c:pt idx="148">
                  <c:v>0.318</c:v>
                </c:pt>
                <c:pt idx="149">
                  <c:v>0.29300000000000004</c:v>
                </c:pt>
                <c:pt idx="150">
                  <c:v>0.29000000000000004</c:v>
                </c:pt>
                <c:pt idx="151">
                  <c:v>0.35099999999999998</c:v>
                </c:pt>
                <c:pt idx="152">
                  <c:v>0.35099999999999998</c:v>
                </c:pt>
                <c:pt idx="153">
                  <c:v>0.33</c:v>
                </c:pt>
                <c:pt idx="154">
                  <c:v>0.316</c:v>
                </c:pt>
                <c:pt idx="155">
                  <c:v>0.33800000000000002</c:v>
                </c:pt>
                <c:pt idx="156">
                  <c:v>0.314</c:v>
                </c:pt>
                <c:pt idx="157">
                  <c:v>0.32800000000000001</c:v>
                </c:pt>
                <c:pt idx="158">
                  <c:v>0.34100000000000003</c:v>
                </c:pt>
                <c:pt idx="159">
                  <c:v>0.35099999999999998</c:v>
                </c:pt>
                <c:pt idx="160">
                  <c:v>0.33900000000000002</c:v>
                </c:pt>
                <c:pt idx="161">
                  <c:v>0.34499999999999997</c:v>
                </c:pt>
                <c:pt idx="162">
                  <c:v>0.35099999999999998</c:v>
                </c:pt>
                <c:pt idx="163">
                  <c:v>0.33100000000000002</c:v>
                </c:pt>
                <c:pt idx="164">
                  <c:v>0.309</c:v>
                </c:pt>
                <c:pt idx="165">
                  <c:v>0.29000000000000004</c:v>
                </c:pt>
                <c:pt idx="166">
                  <c:v>0.29000000000000004</c:v>
                </c:pt>
                <c:pt idx="167">
                  <c:v>0.32200000000000001</c:v>
                </c:pt>
                <c:pt idx="168">
                  <c:v>0.35099999999999998</c:v>
                </c:pt>
                <c:pt idx="169">
                  <c:v>0.33900000000000002</c:v>
                </c:pt>
                <c:pt idx="170">
                  <c:v>0.34299999999999997</c:v>
                </c:pt>
                <c:pt idx="171">
                  <c:v>0.35099999999999998</c:v>
                </c:pt>
                <c:pt idx="172">
                  <c:v>0.33</c:v>
                </c:pt>
                <c:pt idx="173">
                  <c:v>0.32300000000000001</c:v>
                </c:pt>
                <c:pt idx="174">
                  <c:v>0.34299999999999997</c:v>
                </c:pt>
                <c:pt idx="175">
                  <c:v>0.35099999999999998</c:v>
                </c:pt>
                <c:pt idx="176">
                  <c:v>0.35199999999999998</c:v>
                </c:pt>
              </c:numCache>
            </c:numRef>
          </c:yVal>
          <c:smooth val="0"/>
          <c:extLst>
            <c:ext xmlns:c16="http://schemas.microsoft.com/office/drawing/2014/chart" uri="{C3380CC4-5D6E-409C-BE32-E72D297353CC}">
              <c16:uniqueId val="{00000001-3523-40F9-B2A0-0C896FE26291}"/>
            </c:ext>
          </c:extLst>
        </c:ser>
        <c:ser>
          <c:idx val="1"/>
          <c:order val="1"/>
          <c:spPr>
            <a:ln w="3175" cap="rnd">
              <a:solidFill>
                <a:srgbClr val="FF0000"/>
              </a:solidFill>
              <a:prstDash val="dash"/>
              <a:round/>
            </a:ln>
            <a:effectLst/>
          </c:spPr>
          <c:marker>
            <c:symbol val="none"/>
          </c:marker>
          <c:xVal>
            <c:numRef>
              <c:f>X_Y_ORIG!$V$86:$V$87</c:f>
              <c:numCache>
                <c:formatCode>General</c:formatCode>
                <c:ptCount val="2"/>
                <c:pt idx="0">
                  <c:v>0</c:v>
                </c:pt>
                <c:pt idx="1">
                  <c:v>1</c:v>
                </c:pt>
              </c:numCache>
            </c:numRef>
          </c:xVal>
          <c:yVal>
            <c:numRef>
              <c:f>X_Y_ORIG!$W$86:$W$87</c:f>
              <c:numCache>
                <c:formatCode>General</c:formatCode>
                <c:ptCount val="2"/>
                <c:pt idx="0">
                  <c:v>0</c:v>
                </c:pt>
                <c:pt idx="1">
                  <c:v>1</c:v>
                </c:pt>
              </c:numCache>
            </c:numRef>
          </c:yVal>
          <c:smooth val="0"/>
          <c:extLst>
            <c:ext xmlns:c16="http://schemas.microsoft.com/office/drawing/2014/chart" uri="{C3380CC4-5D6E-409C-BE32-E72D297353CC}">
              <c16:uniqueId val="{00000002-3523-40F9-B2A0-0C896FE26291}"/>
            </c:ext>
          </c:extLst>
        </c:ser>
        <c:dLbls>
          <c:showLegendKey val="0"/>
          <c:showVal val="0"/>
          <c:showCatName val="0"/>
          <c:showSerName val="0"/>
          <c:showPercent val="0"/>
          <c:showBubbleSize val="0"/>
        </c:dLbls>
        <c:axId val="368033056"/>
        <c:axId val="368025856"/>
      </c:scatterChart>
      <c:valAx>
        <c:axId val="368033056"/>
        <c:scaling>
          <c:orientation val="minMax"/>
          <c:max val="0.4"/>
          <c:min val="0.2"/>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900" b="0" i="0" baseline="0">
                    <a:effectLst/>
                  </a:rPr>
                  <a:t>Measured (cm</a:t>
                </a:r>
                <a:r>
                  <a:rPr lang="en-US" sz="900" b="0" i="0" baseline="30000">
                    <a:effectLst/>
                  </a:rPr>
                  <a:t>3 </a:t>
                </a:r>
                <a:r>
                  <a:rPr lang="en-US" sz="900" b="0" i="0" baseline="0">
                    <a:effectLst/>
                  </a:rPr>
                  <a:t>cm</a:t>
                </a:r>
                <a:r>
                  <a:rPr lang="en-US" sz="900" b="0" i="0" baseline="30000">
                    <a:effectLst/>
                  </a:rPr>
                  <a:t>-3</a:t>
                </a:r>
                <a:r>
                  <a:rPr lang="en-US" sz="900" b="0" i="0" baseline="0">
                    <a:effectLst/>
                  </a:rPr>
                  <a:t>)</a:t>
                </a:r>
                <a:endParaRPr lang="en-US" sz="900">
                  <a:effectLst/>
                </a:endParaRP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68025856"/>
        <c:crosses val="autoZero"/>
        <c:crossBetween val="midCat"/>
        <c:majorUnit val="5.000000000000001E-2"/>
      </c:valAx>
      <c:valAx>
        <c:axId val="368025856"/>
        <c:scaling>
          <c:orientation val="minMax"/>
          <c:max val="0.4"/>
          <c:min val="0.2"/>
        </c:scaling>
        <c:delete val="1"/>
        <c:axPos val="l"/>
        <c:numFmt formatCode="General" sourceLinked="1"/>
        <c:majorTickMark val="none"/>
        <c:minorTickMark val="none"/>
        <c:tickLblPos val="nextTo"/>
        <c:crossAx val="368033056"/>
        <c:crosses val="autoZero"/>
        <c:crossBetween val="midCat"/>
        <c:majorUnit val="5.000000000000001E-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22750690334771"/>
          <c:y val="5.0925925925925923E-2"/>
          <c:w val="0.7766401987403514"/>
          <c:h val="0.79509342939099192"/>
        </c:manualLayout>
      </c:layout>
      <c:scatterChart>
        <c:scatterStyle val="lineMarker"/>
        <c:varyColors val="0"/>
        <c:ser>
          <c:idx val="0"/>
          <c:order val="0"/>
          <c:spPr>
            <a:ln w="25400" cap="rnd">
              <a:noFill/>
              <a:round/>
            </a:ln>
            <a:effectLst/>
          </c:spPr>
          <c:marker>
            <c:symbol val="circle"/>
            <c:size val="5"/>
            <c:spPr>
              <a:noFill/>
              <a:ln w="0">
                <a:solidFill>
                  <a:schemeClr val="tx1"/>
                </a:solidFill>
              </a:ln>
              <a:effectLst/>
            </c:spPr>
          </c:marker>
          <c:trendline>
            <c:spPr>
              <a:ln w="0" cap="rnd">
                <a:solidFill>
                  <a:schemeClr val="tx1"/>
                </a:solidFill>
                <a:prstDash val="solid"/>
              </a:ln>
              <a:effectLst/>
            </c:spPr>
            <c:trendlineType val="linear"/>
            <c:dispRSqr val="0"/>
            <c:dispEq val="1"/>
            <c:trendlineLbl>
              <c:layout>
                <c:manualLayout>
                  <c:x val="-0.33027002033956776"/>
                  <c:y val="-1.7278770776861463E-2"/>
                </c:manualLayout>
              </c:layout>
              <c:numFmt formatCode="General" sourceLinked="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X_Y_SWAP!$R$15:$R$191</c:f>
              <c:numCache>
                <c:formatCode>General</c:formatCode>
                <c:ptCount val="177"/>
                <c:pt idx="0">
                  <c:v>0.24476630513698164</c:v>
                </c:pt>
                <c:pt idx="1">
                  <c:v>0.24248680277072887</c:v>
                </c:pt>
                <c:pt idx="2">
                  <c:v>0.23844286798950867</c:v>
                </c:pt>
                <c:pt idx="3">
                  <c:v>0.23599327645371929</c:v>
                </c:pt>
                <c:pt idx="4">
                  <c:v>0.24004260614267689</c:v>
                </c:pt>
                <c:pt idx="5">
                  <c:v>0.23183925209591699</c:v>
                </c:pt>
                <c:pt idx="6">
                  <c:v>0.23267879773637115</c:v>
                </c:pt>
                <c:pt idx="7">
                  <c:v>0.21560514275066253</c:v>
                </c:pt>
                <c:pt idx="8">
                  <c:v>0.27986393314865454</c:v>
                </c:pt>
                <c:pt idx="9">
                  <c:v>0.32376335594857919</c:v>
                </c:pt>
                <c:pt idx="10">
                  <c:v>0.26432315466151901</c:v>
                </c:pt>
                <c:pt idx="11">
                  <c:v>0.2434426558038536</c:v>
                </c:pt>
                <c:pt idx="12">
                  <c:v>0.22838812783862877</c:v>
                </c:pt>
                <c:pt idx="13">
                  <c:v>0.22487960472745222</c:v>
                </c:pt>
                <c:pt idx="14">
                  <c:v>0.25436226009890667</c:v>
                </c:pt>
                <c:pt idx="15">
                  <c:v>0.32221925183954908</c:v>
                </c:pt>
                <c:pt idx="16">
                  <c:v>0.29195582575053936</c:v>
                </c:pt>
                <c:pt idx="17">
                  <c:v>0.27079842475500376</c:v>
                </c:pt>
                <c:pt idx="18">
                  <c:v>0.24903414949425418</c:v>
                </c:pt>
                <c:pt idx="19">
                  <c:v>0.23934657256481409</c:v>
                </c:pt>
                <c:pt idx="20">
                  <c:v>0.23325944944735852</c:v>
                </c:pt>
                <c:pt idx="21">
                  <c:v>0.24131681851372158</c:v>
                </c:pt>
                <c:pt idx="22">
                  <c:v>0.21678001619147147</c:v>
                </c:pt>
                <c:pt idx="23">
                  <c:v>0.22853796106711299</c:v>
                </c:pt>
                <c:pt idx="24">
                  <c:v>0.32988638130644665</c:v>
                </c:pt>
                <c:pt idx="25">
                  <c:v>0.33087417823936749</c:v>
                </c:pt>
                <c:pt idx="26">
                  <c:v>0.31099390917045855</c:v>
                </c:pt>
                <c:pt idx="27">
                  <c:v>0.33022897621510983</c:v>
                </c:pt>
                <c:pt idx="28">
                  <c:v>0.32225434982692641</c:v>
                </c:pt>
                <c:pt idx="29">
                  <c:v>0.28331431732428841</c:v>
                </c:pt>
                <c:pt idx="30">
                  <c:v>0.26620299729089808</c:v>
                </c:pt>
                <c:pt idx="31">
                  <c:v>0.26023846003927381</c:v>
                </c:pt>
                <c:pt idx="32">
                  <c:v>0.2481326204647121</c:v>
                </c:pt>
                <c:pt idx="33">
                  <c:v>0.32646023096589133</c:v>
                </c:pt>
                <c:pt idx="34">
                  <c:v>0.32195971879259949</c:v>
                </c:pt>
                <c:pt idx="35">
                  <c:v>0.29029707813297767</c:v>
                </c:pt>
                <c:pt idx="36">
                  <c:v>0.30745029098012217</c:v>
                </c:pt>
                <c:pt idx="37">
                  <c:v>0.27456468116705091</c:v>
                </c:pt>
                <c:pt idx="38">
                  <c:v>0.26288021474852008</c:v>
                </c:pt>
                <c:pt idx="39">
                  <c:v>0.33032094809207008</c:v>
                </c:pt>
                <c:pt idx="40">
                  <c:v>0.32111033933013106</c:v>
                </c:pt>
                <c:pt idx="41">
                  <c:v>0.32163155560713058</c:v>
                </c:pt>
                <c:pt idx="42">
                  <c:v>0.28914949602624579</c:v>
                </c:pt>
                <c:pt idx="43">
                  <c:v>0.33710287767758074</c:v>
                </c:pt>
                <c:pt idx="44">
                  <c:v>0.31296896802435614</c:v>
                </c:pt>
                <c:pt idx="45">
                  <c:v>0.26962679345074236</c:v>
                </c:pt>
                <c:pt idx="46">
                  <c:v>0.2441613529248115</c:v>
                </c:pt>
                <c:pt idx="47">
                  <c:v>0.23315342116615162</c:v>
                </c:pt>
                <c:pt idx="48">
                  <c:v>0.28508561076937355</c:v>
                </c:pt>
                <c:pt idx="49">
                  <c:v>0.32384450922034808</c:v>
                </c:pt>
                <c:pt idx="50">
                  <c:v>0.32491190903448613</c:v>
                </c:pt>
                <c:pt idx="51">
                  <c:v>0.31508029903176626</c:v>
                </c:pt>
                <c:pt idx="52">
                  <c:v>0.34009435908602115</c:v>
                </c:pt>
                <c:pt idx="53">
                  <c:v>0.32092955435224396</c:v>
                </c:pt>
                <c:pt idx="54">
                  <c:v>0.34453558126609152</c:v>
                </c:pt>
                <c:pt idx="55">
                  <c:v>0.33679478653774114</c:v>
                </c:pt>
                <c:pt idx="56">
                  <c:v>0.32073933147629374</c:v>
                </c:pt>
                <c:pt idx="57">
                  <c:v>0.31136449706124381</c:v>
                </c:pt>
                <c:pt idx="58">
                  <c:v>0.33235889895178106</c:v>
                </c:pt>
                <c:pt idx="59">
                  <c:v>0.30115594184187178</c:v>
                </c:pt>
                <c:pt idx="60">
                  <c:v>0.30068702955983284</c:v>
                </c:pt>
                <c:pt idx="61">
                  <c:v>0.29773791680362932</c:v>
                </c:pt>
                <c:pt idx="62">
                  <c:v>0.29456524388080324</c:v>
                </c:pt>
                <c:pt idx="63">
                  <c:v>0.29478588976601566</c:v>
                </c:pt>
                <c:pt idx="64">
                  <c:v>0.29452144830153948</c:v>
                </c:pt>
                <c:pt idx="65">
                  <c:v>0.29373115563095387</c:v>
                </c:pt>
                <c:pt idx="66">
                  <c:v>0.28558167285910874</c:v>
                </c:pt>
                <c:pt idx="67">
                  <c:v>0.29008878654825404</c:v>
                </c:pt>
                <c:pt idx="68">
                  <c:v>0.31861192513352032</c:v>
                </c:pt>
                <c:pt idx="69">
                  <c:v>0.31262007693477623</c:v>
                </c:pt>
                <c:pt idx="70">
                  <c:v>0.31129054149310276</c:v>
                </c:pt>
                <c:pt idx="71">
                  <c:v>0.31457776824494188</c:v>
                </c:pt>
                <c:pt idx="72">
                  <c:v>0.30017116090853574</c:v>
                </c:pt>
                <c:pt idx="73">
                  <c:v>0.29920251554867944</c:v>
                </c:pt>
                <c:pt idx="74">
                  <c:v>0.33206397617676381</c:v>
                </c:pt>
                <c:pt idx="75">
                  <c:v>0.33735094218559752</c:v>
                </c:pt>
                <c:pt idx="76">
                  <c:v>0.32889743164869112</c:v>
                </c:pt>
                <c:pt idx="77">
                  <c:v>0.32344979647759581</c:v>
                </c:pt>
                <c:pt idx="78">
                  <c:v>0.30400060946442709</c:v>
                </c:pt>
                <c:pt idx="79">
                  <c:v>0.29902851672617109</c:v>
                </c:pt>
                <c:pt idx="80">
                  <c:v>0.3006494464493556</c:v>
                </c:pt>
                <c:pt idx="81">
                  <c:v>0.2872979636439898</c:v>
                </c:pt>
                <c:pt idx="82">
                  <c:v>0.28220884899133764</c:v>
                </c:pt>
                <c:pt idx="83">
                  <c:v>0.35110226043499587</c:v>
                </c:pt>
                <c:pt idx="84">
                  <c:v>0.35623421810963324</c:v>
                </c:pt>
                <c:pt idx="85">
                  <c:v>0.34394836124367217</c:v>
                </c:pt>
                <c:pt idx="86">
                  <c:v>0.34000918381763301</c:v>
                </c:pt>
                <c:pt idx="87">
                  <c:v>0.33997979435191489</c:v>
                </c:pt>
                <c:pt idx="88">
                  <c:v>0.32603887876421811</c:v>
                </c:pt>
                <c:pt idx="89">
                  <c:v>0.31549612425406676</c:v>
                </c:pt>
                <c:pt idx="90">
                  <c:v>0.31245230024138215</c:v>
                </c:pt>
                <c:pt idx="91">
                  <c:v>0.30763511810286737</c:v>
                </c:pt>
                <c:pt idx="92">
                  <c:v>0.35501910864328368</c:v>
                </c:pt>
                <c:pt idx="93">
                  <c:v>0.35309943680559103</c:v>
                </c:pt>
                <c:pt idx="94">
                  <c:v>0.33402081128563277</c:v>
                </c:pt>
                <c:pt idx="95">
                  <c:v>0.33473961294656662</c:v>
                </c:pt>
                <c:pt idx="96">
                  <c:v>0.32288247227913563</c:v>
                </c:pt>
                <c:pt idx="97">
                  <c:v>0.31040455829331082</c:v>
                </c:pt>
                <c:pt idx="98">
                  <c:v>0.34224505382713916</c:v>
                </c:pt>
                <c:pt idx="99">
                  <c:v>0.35141374864264913</c:v>
                </c:pt>
                <c:pt idx="100">
                  <c:v>0.347847859536773</c:v>
                </c:pt>
                <c:pt idx="101">
                  <c:v>0.33118654474653864</c:v>
                </c:pt>
                <c:pt idx="102">
                  <c:v>0.36130412509725573</c:v>
                </c:pt>
                <c:pt idx="103">
                  <c:v>0.34523452040836888</c:v>
                </c:pt>
                <c:pt idx="104">
                  <c:v>0.32237928318895454</c:v>
                </c:pt>
                <c:pt idx="105">
                  <c:v>0.29727670238364146</c:v>
                </c:pt>
                <c:pt idx="106">
                  <c:v>0.28784455525742564</c:v>
                </c:pt>
                <c:pt idx="107">
                  <c:v>0.30154218320564991</c:v>
                </c:pt>
                <c:pt idx="108">
                  <c:v>0.34612739412347027</c:v>
                </c:pt>
                <c:pt idx="109">
                  <c:v>0.3467279766480727</c:v>
                </c:pt>
                <c:pt idx="110">
                  <c:v>0.3302496456177873</c:v>
                </c:pt>
                <c:pt idx="111">
                  <c:v>0.3524289273948456</c:v>
                </c:pt>
                <c:pt idx="112">
                  <c:v>0.33896694427281415</c:v>
                </c:pt>
                <c:pt idx="113">
                  <c:v>0.36261817159039872</c:v>
                </c:pt>
                <c:pt idx="114">
                  <c:v>0.35497623406632728</c:v>
                </c:pt>
                <c:pt idx="115">
                  <c:v>0.35026151205593092</c:v>
                </c:pt>
                <c:pt idx="116">
                  <c:v>0.34194567985923741</c:v>
                </c:pt>
                <c:pt idx="117">
                  <c:v>0.36013433073603079</c:v>
                </c:pt>
                <c:pt idx="118">
                  <c:v>0.30180384896485163</c:v>
                </c:pt>
                <c:pt idx="119">
                  <c:v>0.30166381292319366</c:v>
                </c:pt>
                <c:pt idx="120">
                  <c:v>0.301632160412241</c:v>
                </c:pt>
                <c:pt idx="121">
                  <c:v>0.30164681464020437</c:v>
                </c:pt>
                <c:pt idx="122">
                  <c:v>0.30134599603056683</c:v>
                </c:pt>
                <c:pt idx="123">
                  <c:v>0.30206159926395609</c:v>
                </c:pt>
                <c:pt idx="124">
                  <c:v>0.30049606445871807</c:v>
                </c:pt>
                <c:pt idx="125">
                  <c:v>0.29584797611358304</c:v>
                </c:pt>
                <c:pt idx="126">
                  <c:v>0.29814587556848143</c:v>
                </c:pt>
                <c:pt idx="127">
                  <c:v>0.30660377831989355</c:v>
                </c:pt>
                <c:pt idx="128">
                  <c:v>0.30593159585171664</c:v>
                </c:pt>
                <c:pt idx="129">
                  <c:v>0.30155956031548559</c:v>
                </c:pt>
                <c:pt idx="130">
                  <c:v>0.290902702401938</c:v>
                </c:pt>
                <c:pt idx="131">
                  <c:v>0.30147003795716848</c:v>
                </c:pt>
                <c:pt idx="132">
                  <c:v>0.30154736178867403</c:v>
                </c:pt>
                <c:pt idx="133">
                  <c:v>0.31184787978712286</c:v>
                </c:pt>
                <c:pt idx="134">
                  <c:v>0.33865618816570503</c:v>
                </c:pt>
                <c:pt idx="135">
                  <c:v>0.33032492851882223</c:v>
                </c:pt>
                <c:pt idx="136">
                  <c:v>0.32527316509975945</c:v>
                </c:pt>
                <c:pt idx="137">
                  <c:v>0.30731818485620005</c:v>
                </c:pt>
                <c:pt idx="138">
                  <c:v>0.30387091899776381</c:v>
                </c:pt>
                <c:pt idx="139">
                  <c:v>0.3052310075575202</c:v>
                </c:pt>
                <c:pt idx="140">
                  <c:v>0.29890171224008272</c:v>
                </c:pt>
                <c:pt idx="141">
                  <c:v>0.28710054859986267</c:v>
                </c:pt>
                <c:pt idx="142">
                  <c:v>0.32850993925725591</c:v>
                </c:pt>
                <c:pt idx="143">
                  <c:v>0.35658884940890773</c:v>
                </c:pt>
                <c:pt idx="144">
                  <c:v>0.34577535727727371</c:v>
                </c:pt>
                <c:pt idx="145">
                  <c:v>0.33871655201708917</c:v>
                </c:pt>
                <c:pt idx="146">
                  <c:v>0.33921707313096389</c:v>
                </c:pt>
                <c:pt idx="147">
                  <c:v>0.32795918395391715</c:v>
                </c:pt>
                <c:pt idx="148">
                  <c:v>0.31611644047692367</c:v>
                </c:pt>
                <c:pt idx="149">
                  <c:v>0.31486385807249173</c:v>
                </c:pt>
                <c:pt idx="150">
                  <c:v>0.31028422739112271</c:v>
                </c:pt>
                <c:pt idx="151">
                  <c:v>0.35836594450055176</c:v>
                </c:pt>
                <c:pt idx="152">
                  <c:v>0.34977040499279866</c:v>
                </c:pt>
                <c:pt idx="153">
                  <c:v>0.33950715808972504</c:v>
                </c:pt>
                <c:pt idx="154">
                  <c:v>0.33939785666635253</c:v>
                </c:pt>
                <c:pt idx="155">
                  <c:v>0.32963099359463954</c:v>
                </c:pt>
                <c:pt idx="156">
                  <c:v>0.31965331909794648</c:v>
                </c:pt>
                <c:pt idx="157">
                  <c:v>0.3404669576232553</c:v>
                </c:pt>
                <c:pt idx="158">
                  <c:v>0.35852366190810192</c:v>
                </c:pt>
                <c:pt idx="159">
                  <c:v>0.35205590097800155</c:v>
                </c:pt>
                <c:pt idx="160">
                  <c:v>0.34286917288288549</c:v>
                </c:pt>
                <c:pt idx="161">
                  <c:v>0.36694795973740768</c:v>
                </c:pt>
                <c:pt idx="162">
                  <c:v>0.3524017384712978</c:v>
                </c:pt>
                <c:pt idx="163">
                  <c:v>0.33571399579496641</c:v>
                </c:pt>
                <c:pt idx="164">
                  <c:v>0.31199585283002712</c:v>
                </c:pt>
                <c:pt idx="165">
                  <c:v>0.30198663789838276</c:v>
                </c:pt>
                <c:pt idx="166">
                  <c:v>0.30508030775123357</c:v>
                </c:pt>
                <c:pt idx="167">
                  <c:v>0.35183637522869998</c:v>
                </c:pt>
                <c:pt idx="168">
                  <c:v>0.34827315097145939</c:v>
                </c:pt>
                <c:pt idx="169">
                  <c:v>0.33567063112931733</c:v>
                </c:pt>
                <c:pt idx="170">
                  <c:v>0.35755281671277395</c:v>
                </c:pt>
                <c:pt idx="171">
                  <c:v>0.3459037177590612</c:v>
                </c:pt>
                <c:pt idx="172">
                  <c:v>0.36803260006057137</c:v>
                </c:pt>
                <c:pt idx="173">
                  <c:v>0.36127364374530019</c:v>
                </c:pt>
                <c:pt idx="174">
                  <c:v>0.35687414589313654</c:v>
                </c:pt>
                <c:pt idx="175">
                  <c:v>0.34966237287569013</c:v>
                </c:pt>
                <c:pt idx="176">
                  <c:v>0.36708377932646818</c:v>
                </c:pt>
              </c:numCache>
            </c:numRef>
          </c:xVal>
          <c:yVal>
            <c:numRef>
              <c:f>X_Y_SWAP!$U$15:$U$191</c:f>
              <c:numCache>
                <c:formatCode>General</c:formatCode>
                <c:ptCount val="177"/>
                <c:pt idx="0">
                  <c:v>0.2405377380952381</c:v>
                </c:pt>
                <c:pt idx="1">
                  <c:v>0.23995755952380957</c:v>
                </c:pt>
                <c:pt idx="2">
                  <c:v>0.23978565476190475</c:v>
                </c:pt>
                <c:pt idx="3">
                  <c:v>0.23959226190476191</c:v>
                </c:pt>
                <c:pt idx="4">
                  <c:v>0.24507172619047615</c:v>
                </c:pt>
                <c:pt idx="5">
                  <c:v>0.24313779761904761</c:v>
                </c:pt>
                <c:pt idx="6">
                  <c:v>0.24590976190476188</c:v>
                </c:pt>
                <c:pt idx="7">
                  <c:v>0.24326672619047612</c:v>
                </c:pt>
                <c:pt idx="8">
                  <c:v>0.29771755952380946</c:v>
                </c:pt>
                <c:pt idx="9">
                  <c:v>0.27966755952380945</c:v>
                </c:pt>
                <c:pt idx="10">
                  <c:v>0.27448892857142859</c:v>
                </c:pt>
                <c:pt idx="11">
                  <c:v>0.27276988095238092</c:v>
                </c:pt>
                <c:pt idx="12">
                  <c:v>0.27145910714285715</c:v>
                </c:pt>
                <c:pt idx="13">
                  <c:v>0.27496166666666666</c:v>
                </c:pt>
                <c:pt idx="14">
                  <c:v>0.30364827380952381</c:v>
                </c:pt>
                <c:pt idx="15">
                  <c:v>0.34746250000000001</c:v>
                </c:pt>
                <c:pt idx="16">
                  <c:v>0.31172779761904762</c:v>
                </c:pt>
                <c:pt idx="17">
                  <c:v>0.27938821428571431</c:v>
                </c:pt>
                <c:pt idx="18">
                  <c:v>0.25613809523809522</c:v>
                </c:pt>
                <c:pt idx="19">
                  <c:v>0.22515226190476187</c:v>
                </c:pt>
                <c:pt idx="20">
                  <c:v>0.21864136904761899</c:v>
                </c:pt>
                <c:pt idx="21">
                  <c:v>0.22665642857142851</c:v>
                </c:pt>
                <c:pt idx="22">
                  <c:v>0.24945529761904758</c:v>
                </c:pt>
                <c:pt idx="23">
                  <c:v>0.22452910714285712</c:v>
                </c:pt>
                <c:pt idx="24">
                  <c:v>0.34610875000000002</c:v>
                </c:pt>
                <c:pt idx="25">
                  <c:v>0.34058630952380953</c:v>
                </c:pt>
                <c:pt idx="26">
                  <c:v>0.34776333333333331</c:v>
                </c:pt>
                <c:pt idx="27">
                  <c:v>0.34129541666666668</c:v>
                </c:pt>
                <c:pt idx="28">
                  <c:v>0.32578101190476183</c:v>
                </c:pt>
                <c:pt idx="29">
                  <c:v>0.29086285714285709</c:v>
                </c:pt>
                <c:pt idx="30">
                  <c:v>0.27384428571428571</c:v>
                </c:pt>
                <c:pt idx="31">
                  <c:v>0.27154505952380947</c:v>
                </c:pt>
                <c:pt idx="32">
                  <c:v>0.30624833333333329</c:v>
                </c:pt>
                <c:pt idx="33">
                  <c:v>0.33306547619047622</c:v>
                </c:pt>
                <c:pt idx="34">
                  <c:v>0.32047345238095226</c:v>
                </c:pt>
                <c:pt idx="35">
                  <c:v>0.34172517857142853</c:v>
                </c:pt>
                <c:pt idx="36">
                  <c:v>0.31144845238095237</c:v>
                </c:pt>
                <c:pt idx="37">
                  <c:v>0.29984488095238093</c:v>
                </c:pt>
                <c:pt idx="38">
                  <c:v>0.28185934523809519</c:v>
                </c:pt>
                <c:pt idx="39">
                  <c:v>0.33209851190476186</c:v>
                </c:pt>
                <c:pt idx="40">
                  <c:v>0.33031499999999991</c:v>
                </c:pt>
                <c:pt idx="41">
                  <c:v>0.34776333333333331</c:v>
                </c:pt>
                <c:pt idx="42">
                  <c:v>0.3065276785714286</c:v>
                </c:pt>
                <c:pt idx="43">
                  <c:v>0.33231339285714284</c:v>
                </c:pt>
                <c:pt idx="44">
                  <c:v>0.32421238095238092</c:v>
                </c:pt>
                <c:pt idx="45">
                  <c:v>0.28596357142857143</c:v>
                </c:pt>
                <c:pt idx="46">
                  <c:v>0.25933982142857143</c:v>
                </c:pt>
                <c:pt idx="47">
                  <c:v>0.24025839285714282</c:v>
                </c:pt>
                <c:pt idx="48">
                  <c:v>0.33076624999999998</c:v>
                </c:pt>
                <c:pt idx="49">
                  <c:v>0.3226222619047619</c:v>
                </c:pt>
                <c:pt idx="50">
                  <c:v>0.34460458333333333</c:v>
                </c:pt>
                <c:pt idx="51">
                  <c:v>0.31761553571428569</c:v>
                </c:pt>
                <c:pt idx="52">
                  <c:v>0.33697630952380947</c:v>
                </c:pt>
                <c:pt idx="53">
                  <c:v>0.3033474404761905</c:v>
                </c:pt>
                <c:pt idx="54">
                  <c:v>0.32674797619047624</c:v>
                </c:pt>
                <c:pt idx="55">
                  <c:v>0.34776333333333331</c:v>
                </c:pt>
                <c:pt idx="56">
                  <c:v>0.32848851190476186</c:v>
                </c:pt>
                <c:pt idx="57">
                  <c:v>0.31344684523809524</c:v>
                </c:pt>
                <c:pt idx="58">
                  <c:v>0.3384375</c:v>
                </c:pt>
                <c:pt idx="59">
                  <c:v>0.29354999999999998</c:v>
                </c:pt>
                <c:pt idx="60">
                  <c:v>0.29354999999999998</c:v>
                </c:pt>
                <c:pt idx="61">
                  <c:v>0.29307499999999997</c:v>
                </c:pt>
                <c:pt idx="62">
                  <c:v>0.29331249999999998</c:v>
                </c:pt>
                <c:pt idx="63">
                  <c:v>0.29331249999999998</c:v>
                </c:pt>
                <c:pt idx="64">
                  <c:v>0.29331249999999998</c:v>
                </c:pt>
                <c:pt idx="65">
                  <c:v>0.29331249999999998</c:v>
                </c:pt>
                <c:pt idx="66">
                  <c:v>0.29331249999999998</c:v>
                </c:pt>
                <c:pt idx="67">
                  <c:v>0.29354999999999998</c:v>
                </c:pt>
                <c:pt idx="68">
                  <c:v>0.29307499999999997</c:v>
                </c:pt>
                <c:pt idx="69">
                  <c:v>0.29307499999999997</c:v>
                </c:pt>
                <c:pt idx="70">
                  <c:v>0.29307499999999997</c:v>
                </c:pt>
                <c:pt idx="71">
                  <c:v>0.29307499999999997</c:v>
                </c:pt>
                <c:pt idx="72">
                  <c:v>0.29236249999999997</c:v>
                </c:pt>
                <c:pt idx="73">
                  <c:v>0.29782500000000001</c:v>
                </c:pt>
                <c:pt idx="74">
                  <c:v>0.37833749999999999</c:v>
                </c:pt>
                <c:pt idx="75">
                  <c:v>0.363375</c:v>
                </c:pt>
                <c:pt idx="76">
                  <c:v>0.34698749999999995</c:v>
                </c:pt>
                <c:pt idx="77">
                  <c:v>0.33131250000000001</c:v>
                </c:pt>
                <c:pt idx="78">
                  <c:v>0.30257499999999998</c:v>
                </c:pt>
                <c:pt idx="79">
                  <c:v>0.29188750000000002</c:v>
                </c:pt>
                <c:pt idx="80">
                  <c:v>0.27692499999999998</c:v>
                </c:pt>
                <c:pt idx="81">
                  <c:v>0.26291249999999999</c:v>
                </c:pt>
                <c:pt idx="82">
                  <c:v>0.24153749999999996</c:v>
                </c:pt>
                <c:pt idx="83">
                  <c:v>0.305425</c:v>
                </c:pt>
                <c:pt idx="84">
                  <c:v>0.37240000000000001</c:v>
                </c:pt>
                <c:pt idx="85">
                  <c:v>0.38190000000000002</c:v>
                </c:pt>
                <c:pt idx="86">
                  <c:v>0.34959999999999997</c:v>
                </c:pt>
                <c:pt idx="87">
                  <c:v>0.35696250000000002</c:v>
                </c:pt>
                <c:pt idx="88">
                  <c:v>0.33962499999999995</c:v>
                </c:pt>
                <c:pt idx="89">
                  <c:v>0.32584999999999997</c:v>
                </c:pt>
                <c:pt idx="90">
                  <c:v>0.32442500000000002</c:v>
                </c:pt>
                <c:pt idx="91">
                  <c:v>0.31254999999999999</c:v>
                </c:pt>
                <c:pt idx="92">
                  <c:v>0.37548749999999997</c:v>
                </c:pt>
                <c:pt idx="93">
                  <c:v>0.3712125</c:v>
                </c:pt>
                <c:pt idx="94">
                  <c:v>0.37240000000000001</c:v>
                </c:pt>
                <c:pt idx="95">
                  <c:v>0.36385000000000001</c:v>
                </c:pt>
                <c:pt idx="96">
                  <c:v>0.35624999999999996</c:v>
                </c:pt>
                <c:pt idx="97">
                  <c:v>0.33986250000000001</c:v>
                </c:pt>
                <c:pt idx="98">
                  <c:v>0.36622499999999997</c:v>
                </c:pt>
                <c:pt idx="99">
                  <c:v>0.37145</c:v>
                </c:pt>
                <c:pt idx="100">
                  <c:v>0.38190000000000002</c:v>
                </c:pt>
                <c:pt idx="101">
                  <c:v>0.346275</c:v>
                </c:pt>
                <c:pt idx="102">
                  <c:v>0.36741250000000003</c:v>
                </c:pt>
                <c:pt idx="103">
                  <c:v>0.36741250000000003</c:v>
                </c:pt>
                <c:pt idx="104">
                  <c:v>0.34271249999999998</c:v>
                </c:pt>
                <c:pt idx="105">
                  <c:v>0.31801249999999998</c:v>
                </c:pt>
                <c:pt idx="106">
                  <c:v>0.29830000000000001</c:v>
                </c:pt>
                <c:pt idx="107">
                  <c:v>0.29022499999999996</c:v>
                </c:pt>
                <c:pt idx="108">
                  <c:v>0.3629</c:v>
                </c:pt>
                <c:pt idx="109">
                  <c:v>0.35886250000000003</c:v>
                </c:pt>
                <c:pt idx="110">
                  <c:v>0.35102499999999998</c:v>
                </c:pt>
                <c:pt idx="111">
                  <c:v>0.37501250000000003</c:v>
                </c:pt>
                <c:pt idx="112">
                  <c:v>0.36028749999999998</c:v>
                </c:pt>
                <c:pt idx="113">
                  <c:v>0.37311250000000001</c:v>
                </c:pt>
                <c:pt idx="114">
                  <c:v>0.38190000000000002</c:v>
                </c:pt>
                <c:pt idx="115">
                  <c:v>0.36693749999999997</c:v>
                </c:pt>
                <c:pt idx="116">
                  <c:v>0.3626625</c:v>
                </c:pt>
                <c:pt idx="117">
                  <c:v>0.36123749999999993</c:v>
                </c:pt>
                <c:pt idx="118">
                  <c:v>0.30399999999999999</c:v>
                </c:pt>
                <c:pt idx="119">
                  <c:v>0.30399999999999999</c:v>
                </c:pt>
                <c:pt idx="120">
                  <c:v>0.30399999999999999</c:v>
                </c:pt>
                <c:pt idx="121">
                  <c:v>0.30399999999999999</c:v>
                </c:pt>
                <c:pt idx="122">
                  <c:v>0.30399999999999999</c:v>
                </c:pt>
                <c:pt idx="123">
                  <c:v>0.30399999999999999</c:v>
                </c:pt>
                <c:pt idx="124">
                  <c:v>0.30399999999999999</c:v>
                </c:pt>
                <c:pt idx="125">
                  <c:v>0.30399999999999999</c:v>
                </c:pt>
                <c:pt idx="126">
                  <c:v>0.30399999999999999</c:v>
                </c:pt>
                <c:pt idx="127">
                  <c:v>0.30399999999999999</c:v>
                </c:pt>
                <c:pt idx="128">
                  <c:v>0.30399999999999999</c:v>
                </c:pt>
                <c:pt idx="129">
                  <c:v>0.30399999999999999</c:v>
                </c:pt>
                <c:pt idx="130">
                  <c:v>0.30399999999999999</c:v>
                </c:pt>
                <c:pt idx="131">
                  <c:v>0.30352499999999999</c:v>
                </c:pt>
                <c:pt idx="132">
                  <c:v>0.30352499999999999</c:v>
                </c:pt>
                <c:pt idx="133">
                  <c:v>0.33154999999999996</c:v>
                </c:pt>
                <c:pt idx="134">
                  <c:v>0.36099999999999999</c:v>
                </c:pt>
                <c:pt idx="135">
                  <c:v>0.35244999999999999</c:v>
                </c:pt>
                <c:pt idx="136">
                  <c:v>0.34437499999999999</c:v>
                </c:pt>
                <c:pt idx="137">
                  <c:v>0.32964999999999994</c:v>
                </c:pt>
                <c:pt idx="138">
                  <c:v>0.32347500000000001</c:v>
                </c:pt>
                <c:pt idx="139">
                  <c:v>0.31445000000000001</c:v>
                </c:pt>
                <c:pt idx="140">
                  <c:v>0.305425</c:v>
                </c:pt>
                <c:pt idx="141">
                  <c:v>0.28357499999999997</c:v>
                </c:pt>
                <c:pt idx="142">
                  <c:v>0.27597499999999997</c:v>
                </c:pt>
                <c:pt idx="143">
                  <c:v>0.3458</c:v>
                </c:pt>
                <c:pt idx="144">
                  <c:v>0.34199999999999997</c:v>
                </c:pt>
                <c:pt idx="145">
                  <c:v>0.34675</c:v>
                </c:pt>
                <c:pt idx="146">
                  <c:v>0.34437499999999999</c:v>
                </c:pt>
                <c:pt idx="147">
                  <c:v>0.33154999999999996</c:v>
                </c:pt>
                <c:pt idx="148">
                  <c:v>0.32299999999999995</c:v>
                </c:pt>
                <c:pt idx="149">
                  <c:v>0.321575</c:v>
                </c:pt>
                <c:pt idx="150">
                  <c:v>0.3135</c:v>
                </c:pt>
                <c:pt idx="151">
                  <c:v>0.36859999999999998</c:v>
                </c:pt>
                <c:pt idx="152">
                  <c:v>0.36527500000000002</c:v>
                </c:pt>
                <c:pt idx="153">
                  <c:v>0.35672499999999996</c:v>
                </c:pt>
                <c:pt idx="154">
                  <c:v>0.35244999999999999</c:v>
                </c:pt>
                <c:pt idx="155">
                  <c:v>0.34769999999999995</c:v>
                </c:pt>
                <c:pt idx="156">
                  <c:v>0.33629999999999999</c:v>
                </c:pt>
                <c:pt idx="157">
                  <c:v>0.362425</c:v>
                </c:pt>
                <c:pt idx="158">
                  <c:v>0.36907499999999999</c:v>
                </c:pt>
                <c:pt idx="159">
                  <c:v>0.38190000000000002</c:v>
                </c:pt>
                <c:pt idx="160">
                  <c:v>0.35292499999999999</c:v>
                </c:pt>
                <c:pt idx="161">
                  <c:v>0.36907499999999999</c:v>
                </c:pt>
                <c:pt idx="162">
                  <c:v>0.36907499999999999</c:v>
                </c:pt>
                <c:pt idx="163">
                  <c:v>0.35007499999999997</c:v>
                </c:pt>
                <c:pt idx="164">
                  <c:v>0.33154999999999996</c:v>
                </c:pt>
                <c:pt idx="165">
                  <c:v>0.31540000000000001</c:v>
                </c:pt>
                <c:pt idx="166">
                  <c:v>0.30922499999999997</c:v>
                </c:pt>
                <c:pt idx="167">
                  <c:v>0.35292499999999999</c:v>
                </c:pt>
                <c:pt idx="168">
                  <c:v>0.34769999999999995</c:v>
                </c:pt>
                <c:pt idx="169">
                  <c:v>0.34484999999999999</c:v>
                </c:pt>
                <c:pt idx="170">
                  <c:v>0.37524999999999997</c:v>
                </c:pt>
                <c:pt idx="171">
                  <c:v>0.3629</c:v>
                </c:pt>
                <c:pt idx="172">
                  <c:v>0.37430000000000002</c:v>
                </c:pt>
                <c:pt idx="173">
                  <c:v>0.37192500000000001</c:v>
                </c:pt>
                <c:pt idx="174">
                  <c:v>0.36527500000000002</c:v>
                </c:pt>
                <c:pt idx="175">
                  <c:v>0.36147499999999999</c:v>
                </c:pt>
                <c:pt idx="176">
                  <c:v>0.363375</c:v>
                </c:pt>
              </c:numCache>
            </c:numRef>
          </c:yVal>
          <c:smooth val="0"/>
          <c:extLst>
            <c:ext xmlns:c16="http://schemas.microsoft.com/office/drawing/2014/chart" uri="{C3380CC4-5D6E-409C-BE32-E72D297353CC}">
              <c16:uniqueId val="{00000001-5FDF-4CE7-81DD-921FB9E076B6}"/>
            </c:ext>
          </c:extLst>
        </c:ser>
        <c:ser>
          <c:idx val="1"/>
          <c:order val="1"/>
          <c:spPr>
            <a:ln w="3175" cap="rnd">
              <a:solidFill>
                <a:srgbClr val="FF0000"/>
              </a:solidFill>
              <a:prstDash val="dash"/>
              <a:round/>
            </a:ln>
            <a:effectLst/>
          </c:spPr>
          <c:marker>
            <c:symbol val="none"/>
          </c:marker>
          <c:xVal>
            <c:numRef>
              <c:f>X_Y_SWAP!$N$4:$N$5</c:f>
              <c:numCache>
                <c:formatCode>General</c:formatCode>
                <c:ptCount val="2"/>
                <c:pt idx="0">
                  <c:v>0</c:v>
                </c:pt>
                <c:pt idx="1">
                  <c:v>1</c:v>
                </c:pt>
              </c:numCache>
            </c:numRef>
          </c:xVal>
          <c:yVal>
            <c:numRef>
              <c:f>X_Y_SWAP!$O$4:$O$5</c:f>
              <c:numCache>
                <c:formatCode>General</c:formatCode>
                <c:ptCount val="2"/>
                <c:pt idx="0">
                  <c:v>0</c:v>
                </c:pt>
                <c:pt idx="1">
                  <c:v>1</c:v>
                </c:pt>
              </c:numCache>
            </c:numRef>
          </c:yVal>
          <c:smooth val="0"/>
          <c:extLst>
            <c:ext xmlns:c16="http://schemas.microsoft.com/office/drawing/2014/chart" uri="{C3380CC4-5D6E-409C-BE32-E72D297353CC}">
              <c16:uniqueId val="{00000002-5FDF-4CE7-81DD-921FB9E076B6}"/>
            </c:ext>
          </c:extLst>
        </c:ser>
        <c:dLbls>
          <c:showLegendKey val="0"/>
          <c:showVal val="0"/>
          <c:showCatName val="0"/>
          <c:showSerName val="0"/>
          <c:showPercent val="0"/>
          <c:showBubbleSize val="0"/>
        </c:dLbls>
        <c:axId val="368033056"/>
        <c:axId val="368025856"/>
      </c:scatterChart>
      <c:valAx>
        <c:axId val="368033056"/>
        <c:scaling>
          <c:orientation val="minMax"/>
          <c:max val="0.4"/>
          <c:min val="0.2"/>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900"/>
                  <a:t>Measured</a:t>
                </a:r>
                <a:r>
                  <a:rPr lang="en-US" sz="900" baseline="0"/>
                  <a:t> (cm</a:t>
                </a:r>
                <a:r>
                  <a:rPr lang="en-US" sz="900" baseline="30000"/>
                  <a:t>3 </a:t>
                </a:r>
                <a:r>
                  <a:rPr lang="en-US" sz="900" baseline="0"/>
                  <a:t>cm</a:t>
                </a:r>
                <a:r>
                  <a:rPr lang="en-US" sz="900" baseline="30000"/>
                  <a:t>-3</a:t>
                </a:r>
                <a:r>
                  <a:rPr lang="en-US" sz="900" baseline="0"/>
                  <a:t>)</a:t>
                </a:r>
                <a:endParaRPr lang="en-US" sz="900" baseline="30000"/>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68025856"/>
        <c:crosses val="autoZero"/>
        <c:crossBetween val="midCat"/>
        <c:majorUnit val="5.000000000000001E-2"/>
      </c:valAx>
      <c:valAx>
        <c:axId val="368025856"/>
        <c:scaling>
          <c:orientation val="minMax"/>
          <c:max val="0.4"/>
          <c:min val="0.2"/>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900"/>
                  <a:t>Simulated (cm</a:t>
                </a:r>
                <a:r>
                  <a:rPr lang="en-US" sz="900" baseline="30000"/>
                  <a:t>3</a:t>
                </a:r>
                <a:r>
                  <a:rPr lang="en-US" sz="900" baseline="0"/>
                  <a:t> cm</a:t>
                </a:r>
                <a:r>
                  <a:rPr lang="en-US" sz="900" baseline="30000"/>
                  <a:t>-3</a:t>
                </a:r>
                <a:r>
                  <a:rPr lang="en-US" sz="900" baseline="0"/>
                  <a:t>)</a:t>
                </a:r>
                <a:endParaRPr lang="en-US" sz="900"/>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68033056"/>
        <c:crosses val="autoZero"/>
        <c:crossBetween val="midCat"/>
        <c:majorUnit val="5.000000000000001E-2"/>
      </c:valAx>
      <c:spPr>
        <a:noFill/>
        <a:ln w="0">
          <a:solidFill>
            <a:schemeClr val="tx1"/>
          </a:solidFill>
        </a:ln>
        <a:effectLst/>
      </c:spPr>
    </c:plotArea>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5673540397163036E-2"/>
          <c:y val="5.0925925925925923E-2"/>
          <c:w val="0.86963706848161682"/>
          <c:h val="0.72849841221835776"/>
        </c:manualLayout>
      </c:layout>
      <c:scatterChart>
        <c:scatterStyle val="lineMarker"/>
        <c:varyColors val="0"/>
        <c:ser>
          <c:idx val="0"/>
          <c:order val="0"/>
          <c:tx>
            <c:v>Simulated (cm d-1)</c:v>
          </c:tx>
          <c:spPr>
            <a:ln w="0" cap="rnd">
              <a:solidFill>
                <a:schemeClr val="tx1"/>
              </a:solidFill>
              <a:round/>
            </a:ln>
            <a:effectLst/>
          </c:spPr>
          <c:marker>
            <c:symbol val="none"/>
          </c:marker>
          <c:xVal>
            <c:numRef>
              <c:f>ET!$O$8:$O$335</c:f>
              <c:numCache>
                <c:formatCode>ge\r\a\l</c:formatCode>
                <c:ptCount val="3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numCache>
            </c:numRef>
          </c:xVal>
          <c:yVal>
            <c:numRef>
              <c:f>ET!$P$8:$P$335</c:f>
              <c:numCache>
                <c:formatCode>ge\r\a\l</c:formatCode>
                <c:ptCount val="3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2.0000000000000001E-4</c:v>
                </c:pt>
                <c:pt idx="62">
                  <c:v>1.1900000000000001E-2</c:v>
                </c:pt>
                <c:pt idx="63">
                  <c:v>2.3800000000000002E-2</c:v>
                </c:pt>
                <c:pt idx="64">
                  <c:v>3.15E-2</c:v>
                </c:pt>
                <c:pt idx="65">
                  <c:v>0</c:v>
                </c:pt>
                <c:pt idx="66">
                  <c:v>0</c:v>
                </c:pt>
                <c:pt idx="67">
                  <c:v>5.7799999999999997E-2</c:v>
                </c:pt>
                <c:pt idx="68">
                  <c:v>5.8700000000000002E-2</c:v>
                </c:pt>
                <c:pt idx="69">
                  <c:v>9.0800000000000006E-2</c:v>
                </c:pt>
                <c:pt idx="70">
                  <c:v>6.8599999999999994E-2</c:v>
                </c:pt>
                <c:pt idx="71">
                  <c:v>2.5000000000000001E-2</c:v>
                </c:pt>
                <c:pt idx="72">
                  <c:v>5.3E-3</c:v>
                </c:pt>
                <c:pt idx="73">
                  <c:v>1.7899999999999999E-2</c:v>
                </c:pt>
                <c:pt idx="74">
                  <c:v>7.7600000000000002E-2</c:v>
                </c:pt>
                <c:pt idx="75">
                  <c:v>0.1338</c:v>
                </c:pt>
                <c:pt idx="76">
                  <c:v>0.09</c:v>
                </c:pt>
                <c:pt idx="77">
                  <c:v>4.2500000000000003E-2</c:v>
                </c:pt>
                <c:pt idx="78">
                  <c:v>0.14319999999999999</c:v>
                </c:pt>
                <c:pt idx="79">
                  <c:v>0.20180000000000001</c:v>
                </c:pt>
                <c:pt idx="80">
                  <c:v>0.2097</c:v>
                </c:pt>
                <c:pt idx="81">
                  <c:v>0.23280000000000001</c:v>
                </c:pt>
                <c:pt idx="82">
                  <c:v>0.2402</c:v>
                </c:pt>
                <c:pt idx="83">
                  <c:v>0.11899999999999999</c:v>
                </c:pt>
                <c:pt idx="84">
                  <c:v>0.2848</c:v>
                </c:pt>
                <c:pt idx="85">
                  <c:v>0.34499999999999997</c:v>
                </c:pt>
                <c:pt idx="86">
                  <c:v>0.3886</c:v>
                </c:pt>
                <c:pt idx="87">
                  <c:v>0.37290000000000001</c:v>
                </c:pt>
                <c:pt idx="88">
                  <c:v>0.33789999999999998</c:v>
                </c:pt>
                <c:pt idx="89">
                  <c:v>0.34150000000000003</c:v>
                </c:pt>
                <c:pt idx="90">
                  <c:v>0.3528</c:v>
                </c:pt>
                <c:pt idx="91">
                  <c:v>0.31390000000000001</c:v>
                </c:pt>
                <c:pt idx="92">
                  <c:v>0.27960000000000002</c:v>
                </c:pt>
                <c:pt idx="93">
                  <c:v>0.27339999999999998</c:v>
                </c:pt>
                <c:pt idx="94">
                  <c:v>0.25690000000000002</c:v>
                </c:pt>
                <c:pt idx="95">
                  <c:v>0.26150000000000001</c:v>
                </c:pt>
                <c:pt idx="96">
                  <c:v>7.6200000000000004E-2</c:v>
                </c:pt>
                <c:pt idx="97">
                  <c:v>0.1792</c:v>
                </c:pt>
                <c:pt idx="98">
                  <c:v>0.26469999999999999</c:v>
                </c:pt>
                <c:pt idx="99">
                  <c:v>0.25140000000000001</c:v>
                </c:pt>
                <c:pt idx="100">
                  <c:v>0.2225</c:v>
                </c:pt>
                <c:pt idx="101">
                  <c:v>3.0599999999999999E-2</c:v>
                </c:pt>
                <c:pt idx="102">
                  <c:v>0.32</c:v>
                </c:pt>
                <c:pt idx="103">
                  <c:v>0.3538</c:v>
                </c:pt>
                <c:pt idx="104">
                  <c:v>0.33850000000000002</c:v>
                </c:pt>
                <c:pt idx="105">
                  <c:v>0.34089999999999998</c:v>
                </c:pt>
                <c:pt idx="106">
                  <c:v>0.33989999999999998</c:v>
                </c:pt>
                <c:pt idx="107">
                  <c:v>0.26300000000000001</c:v>
                </c:pt>
                <c:pt idx="108">
                  <c:v>0.1439</c:v>
                </c:pt>
                <c:pt idx="109">
                  <c:v>0.18160000000000001</c:v>
                </c:pt>
                <c:pt idx="110">
                  <c:v>0.25609999999999999</c:v>
                </c:pt>
                <c:pt idx="111">
                  <c:v>4.9599999999999998E-2</c:v>
                </c:pt>
                <c:pt idx="112">
                  <c:v>0.11890000000000001</c:v>
                </c:pt>
                <c:pt idx="113">
                  <c:v>0.48499999999999999</c:v>
                </c:pt>
                <c:pt idx="114">
                  <c:v>0.19650000000000001</c:v>
                </c:pt>
                <c:pt idx="115">
                  <c:v>0.12280000000000001</c:v>
                </c:pt>
                <c:pt idx="116">
                  <c:v>0.43740000000000001</c:v>
                </c:pt>
                <c:pt idx="117">
                  <c:v>0.52659999999999996</c:v>
                </c:pt>
                <c:pt idx="118">
                  <c:v>0.53290000000000004</c:v>
                </c:pt>
                <c:pt idx="119">
                  <c:v>0.17580000000000001</c:v>
                </c:pt>
                <c:pt idx="120">
                  <c:v>0.2145</c:v>
                </c:pt>
                <c:pt idx="121">
                  <c:v>0.22439999999999999</c:v>
                </c:pt>
                <c:pt idx="122">
                  <c:v>0.43990000000000001</c:v>
                </c:pt>
                <c:pt idx="123">
                  <c:v>0.45760000000000001</c:v>
                </c:pt>
                <c:pt idx="124">
                  <c:v>0.46239999999999998</c:v>
                </c:pt>
                <c:pt idx="125">
                  <c:v>0.49080000000000001</c:v>
                </c:pt>
                <c:pt idx="126">
                  <c:v>0.52180000000000004</c:v>
                </c:pt>
                <c:pt idx="127">
                  <c:v>0.1176</c:v>
                </c:pt>
                <c:pt idx="128">
                  <c:v>0.52070000000000005</c:v>
                </c:pt>
                <c:pt idx="129">
                  <c:v>1.7399999999999999E-2</c:v>
                </c:pt>
                <c:pt idx="130">
                  <c:v>0.17530000000000001</c:v>
                </c:pt>
                <c:pt idx="131">
                  <c:v>0.17269999999999999</c:v>
                </c:pt>
                <c:pt idx="132">
                  <c:v>0.13139999999999999</c:v>
                </c:pt>
                <c:pt idx="133">
                  <c:v>0.1036</c:v>
                </c:pt>
                <c:pt idx="134">
                  <c:v>0.1777</c:v>
                </c:pt>
                <c:pt idx="135">
                  <c:v>0.2336</c:v>
                </c:pt>
                <c:pt idx="136">
                  <c:v>0.2084</c:v>
                </c:pt>
                <c:pt idx="137">
                  <c:v>0.25509999999999999</c:v>
                </c:pt>
                <c:pt idx="138">
                  <c:v>0.18790000000000001</c:v>
                </c:pt>
                <c:pt idx="139">
                  <c:v>0.40089999999999998</c:v>
                </c:pt>
                <c:pt idx="140">
                  <c:v>0.31009999999999999</c:v>
                </c:pt>
                <c:pt idx="141">
                  <c:v>0.21890000000000001</c:v>
                </c:pt>
                <c:pt idx="142">
                  <c:v>0.29709999999999998</c:v>
                </c:pt>
                <c:pt idx="143">
                  <c:v>0.4335</c:v>
                </c:pt>
                <c:pt idx="144">
                  <c:v>0.50080000000000002</c:v>
                </c:pt>
                <c:pt idx="145">
                  <c:v>0.33439999999999998</c:v>
                </c:pt>
                <c:pt idx="146">
                  <c:v>0.27389999999999998</c:v>
                </c:pt>
                <c:pt idx="147">
                  <c:v>2.8799999999999999E-2</c:v>
                </c:pt>
                <c:pt idx="148">
                  <c:v>0.2394</c:v>
                </c:pt>
                <c:pt idx="149">
                  <c:v>0.1726</c:v>
                </c:pt>
                <c:pt idx="150">
                  <c:v>4.3E-3</c:v>
                </c:pt>
                <c:pt idx="151">
                  <c:v>0.1953</c:v>
                </c:pt>
                <c:pt idx="152">
                  <c:v>0.43890000000000001</c:v>
                </c:pt>
                <c:pt idx="153">
                  <c:v>0.45219999999999999</c:v>
                </c:pt>
                <c:pt idx="154">
                  <c:v>0.54059999999999997</c:v>
                </c:pt>
                <c:pt idx="155">
                  <c:v>0.56559999999999999</c:v>
                </c:pt>
                <c:pt idx="156">
                  <c:v>0.33169999999999999</c:v>
                </c:pt>
                <c:pt idx="157">
                  <c:v>0.28000000000000003</c:v>
                </c:pt>
                <c:pt idx="158">
                  <c:v>0.26319999999999999</c:v>
                </c:pt>
                <c:pt idx="159">
                  <c:v>0.15310000000000001</c:v>
                </c:pt>
                <c:pt idx="160">
                  <c:v>0</c:v>
                </c:pt>
                <c:pt idx="161">
                  <c:v>0.16950000000000001</c:v>
                </c:pt>
                <c:pt idx="162">
                  <c:v>0.48630000000000001</c:v>
                </c:pt>
                <c:pt idx="163">
                  <c:v>0.56010000000000004</c:v>
                </c:pt>
                <c:pt idx="164">
                  <c:v>0.58340000000000003</c:v>
                </c:pt>
                <c:pt idx="165">
                  <c:v>0.54359999999999997</c:v>
                </c:pt>
                <c:pt idx="166">
                  <c:v>0.39050000000000001</c:v>
                </c:pt>
                <c:pt idx="167">
                  <c:v>0.18429999999999999</c:v>
                </c:pt>
                <c:pt idx="168">
                  <c:v>0.3382</c:v>
                </c:pt>
                <c:pt idx="169">
                  <c:v>0.32190000000000002</c:v>
                </c:pt>
                <c:pt idx="170">
                  <c:v>0.28210000000000002</c:v>
                </c:pt>
                <c:pt idx="171">
                  <c:v>0.52439999999999998</c:v>
                </c:pt>
                <c:pt idx="172">
                  <c:v>0.1792</c:v>
                </c:pt>
                <c:pt idx="173">
                  <c:v>0.38569999999999999</c:v>
                </c:pt>
                <c:pt idx="174">
                  <c:v>0.2437</c:v>
                </c:pt>
                <c:pt idx="175">
                  <c:v>0.41099999999999998</c:v>
                </c:pt>
                <c:pt idx="176">
                  <c:v>0.40989999999999999</c:v>
                </c:pt>
                <c:pt idx="177">
                  <c:v>0.5071</c:v>
                </c:pt>
                <c:pt idx="178">
                  <c:v>0.57210000000000005</c:v>
                </c:pt>
                <c:pt idx="179">
                  <c:v>0.49859999999999999</c:v>
                </c:pt>
                <c:pt idx="180">
                  <c:v>0.62719999999999998</c:v>
                </c:pt>
                <c:pt idx="181">
                  <c:v>0.62570000000000003</c:v>
                </c:pt>
                <c:pt idx="182">
                  <c:v>0.53749999999999998</c:v>
                </c:pt>
                <c:pt idx="183">
                  <c:v>0.5494</c:v>
                </c:pt>
                <c:pt idx="184">
                  <c:v>0.57689999999999997</c:v>
                </c:pt>
                <c:pt idx="185">
                  <c:v>0.58689999999999998</c:v>
                </c:pt>
                <c:pt idx="186">
                  <c:v>0.60950000000000004</c:v>
                </c:pt>
                <c:pt idx="187">
                  <c:v>0.64080000000000004</c:v>
                </c:pt>
                <c:pt idx="188">
                  <c:v>0.55669999999999997</c:v>
                </c:pt>
                <c:pt idx="189">
                  <c:v>0.20580000000000001</c:v>
                </c:pt>
                <c:pt idx="190">
                  <c:v>0.30009999999999998</c:v>
                </c:pt>
                <c:pt idx="191">
                  <c:v>0.26950000000000002</c:v>
                </c:pt>
                <c:pt idx="192">
                  <c:v>0.50209999999999999</c:v>
                </c:pt>
                <c:pt idx="193">
                  <c:v>0.36030000000000001</c:v>
                </c:pt>
                <c:pt idx="194">
                  <c:v>0.25869999999999999</c:v>
                </c:pt>
                <c:pt idx="195">
                  <c:v>0.41820000000000002</c:v>
                </c:pt>
                <c:pt idx="196">
                  <c:v>0.222</c:v>
                </c:pt>
                <c:pt idx="197">
                  <c:v>0.19539999999999999</c:v>
                </c:pt>
                <c:pt idx="198">
                  <c:v>0.22650000000000001</c:v>
                </c:pt>
                <c:pt idx="199">
                  <c:v>0.37209999999999999</c:v>
                </c:pt>
                <c:pt idx="200">
                  <c:v>0.44519999999999998</c:v>
                </c:pt>
                <c:pt idx="201">
                  <c:v>0.28639999999999999</c:v>
                </c:pt>
                <c:pt idx="202">
                  <c:v>0.49740000000000001</c:v>
                </c:pt>
                <c:pt idx="203">
                  <c:v>0.1079</c:v>
                </c:pt>
                <c:pt idx="204">
                  <c:v>0</c:v>
                </c:pt>
                <c:pt idx="205">
                  <c:v>0.18659999999999999</c:v>
                </c:pt>
                <c:pt idx="206">
                  <c:v>0.51500000000000001</c:v>
                </c:pt>
                <c:pt idx="207">
                  <c:v>0.43149999999999999</c:v>
                </c:pt>
                <c:pt idx="208">
                  <c:v>0.28649999999999998</c:v>
                </c:pt>
                <c:pt idx="209">
                  <c:v>9.9299999999999999E-2</c:v>
                </c:pt>
                <c:pt idx="210">
                  <c:v>0.33900000000000002</c:v>
                </c:pt>
                <c:pt idx="211">
                  <c:v>0.26169999999999999</c:v>
                </c:pt>
                <c:pt idx="212">
                  <c:v>3.8600000000000002E-2</c:v>
                </c:pt>
                <c:pt idx="213">
                  <c:v>8.6499999999999994E-2</c:v>
                </c:pt>
                <c:pt idx="214">
                  <c:v>0.10730000000000001</c:v>
                </c:pt>
                <c:pt idx="215">
                  <c:v>1.5900000000000001E-2</c:v>
                </c:pt>
                <c:pt idx="216">
                  <c:v>5.16E-2</c:v>
                </c:pt>
                <c:pt idx="217">
                  <c:v>6.5699999999999995E-2</c:v>
                </c:pt>
                <c:pt idx="218">
                  <c:v>6.5000000000000002E-2</c:v>
                </c:pt>
                <c:pt idx="219">
                  <c:v>0.2208</c:v>
                </c:pt>
                <c:pt idx="220">
                  <c:v>0.38929999999999998</c:v>
                </c:pt>
                <c:pt idx="221">
                  <c:v>0.36830000000000002</c:v>
                </c:pt>
                <c:pt idx="222">
                  <c:v>0.4592</c:v>
                </c:pt>
                <c:pt idx="223">
                  <c:v>0.45490000000000003</c:v>
                </c:pt>
                <c:pt idx="224">
                  <c:v>0.1583</c:v>
                </c:pt>
                <c:pt idx="225">
                  <c:v>0.17119999999999999</c:v>
                </c:pt>
                <c:pt idx="226">
                  <c:v>0.2823</c:v>
                </c:pt>
                <c:pt idx="227">
                  <c:v>0.1741</c:v>
                </c:pt>
                <c:pt idx="228">
                  <c:v>0.34649999999999997</c:v>
                </c:pt>
                <c:pt idx="229">
                  <c:v>0.46760000000000002</c:v>
                </c:pt>
                <c:pt idx="230">
                  <c:v>0.39029999999999998</c:v>
                </c:pt>
                <c:pt idx="231">
                  <c:v>0.28510000000000002</c:v>
                </c:pt>
                <c:pt idx="232">
                  <c:v>0.33500000000000002</c:v>
                </c:pt>
                <c:pt idx="233">
                  <c:v>0.13800000000000001</c:v>
                </c:pt>
                <c:pt idx="234">
                  <c:v>0.15049999999999999</c:v>
                </c:pt>
                <c:pt idx="235">
                  <c:v>6.3600000000000004E-2</c:v>
                </c:pt>
                <c:pt idx="236">
                  <c:v>3.5099999999999999E-2</c:v>
                </c:pt>
                <c:pt idx="237">
                  <c:v>0.1318</c:v>
                </c:pt>
                <c:pt idx="238">
                  <c:v>0.22090000000000001</c:v>
                </c:pt>
                <c:pt idx="239">
                  <c:v>0.1081</c:v>
                </c:pt>
                <c:pt idx="240">
                  <c:v>9.5699999999999993E-2</c:v>
                </c:pt>
                <c:pt idx="241">
                  <c:v>4.36E-2</c:v>
                </c:pt>
                <c:pt idx="242">
                  <c:v>0.14829999999999999</c:v>
                </c:pt>
                <c:pt idx="243">
                  <c:v>0.34599999999999997</c:v>
                </c:pt>
                <c:pt idx="244">
                  <c:v>0.1202</c:v>
                </c:pt>
                <c:pt idx="245">
                  <c:v>7.1599999999999997E-2</c:v>
                </c:pt>
                <c:pt idx="246">
                  <c:v>4.7399999999999998E-2</c:v>
                </c:pt>
                <c:pt idx="247">
                  <c:v>0.1206</c:v>
                </c:pt>
                <c:pt idx="248">
                  <c:v>0.11269999999999999</c:v>
                </c:pt>
                <c:pt idx="249">
                  <c:v>0.16189999999999999</c:v>
                </c:pt>
                <c:pt idx="250">
                  <c:v>0.33829999999999999</c:v>
                </c:pt>
                <c:pt idx="251">
                  <c:v>0.33279999999999998</c:v>
                </c:pt>
                <c:pt idx="252">
                  <c:v>0.378</c:v>
                </c:pt>
                <c:pt idx="253">
                  <c:v>0.33489999999999998</c:v>
                </c:pt>
                <c:pt idx="254">
                  <c:v>0.35070000000000001</c:v>
                </c:pt>
                <c:pt idx="255">
                  <c:v>0.2447</c:v>
                </c:pt>
                <c:pt idx="256">
                  <c:v>0.1867</c:v>
                </c:pt>
                <c:pt idx="257">
                  <c:v>5.7099999999999998E-2</c:v>
                </c:pt>
                <c:pt idx="258">
                  <c:v>0.29249999999999998</c:v>
                </c:pt>
                <c:pt idx="259">
                  <c:v>0.33460000000000001</c:v>
                </c:pt>
                <c:pt idx="260">
                  <c:v>0.34620000000000001</c:v>
                </c:pt>
                <c:pt idx="261">
                  <c:v>0.36220000000000002</c:v>
                </c:pt>
                <c:pt idx="262">
                  <c:v>0.20280000000000001</c:v>
                </c:pt>
                <c:pt idx="263">
                  <c:v>0.1139</c:v>
                </c:pt>
                <c:pt idx="264">
                  <c:v>0.23419999999999999</c:v>
                </c:pt>
                <c:pt idx="265">
                  <c:v>9.8900000000000002E-2</c:v>
                </c:pt>
                <c:pt idx="266">
                  <c:v>0.30530000000000002</c:v>
                </c:pt>
                <c:pt idx="267">
                  <c:v>0.32240000000000002</c:v>
                </c:pt>
                <c:pt idx="268">
                  <c:v>0.29509999999999997</c:v>
                </c:pt>
                <c:pt idx="269">
                  <c:v>0.35160000000000002</c:v>
                </c:pt>
                <c:pt idx="270">
                  <c:v>0.33929999999999999</c:v>
                </c:pt>
                <c:pt idx="271">
                  <c:v>0.32529999999999998</c:v>
                </c:pt>
                <c:pt idx="272">
                  <c:v>0.29449999999999998</c:v>
                </c:pt>
                <c:pt idx="273">
                  <c:v>0.1507</c:v>
                </c:pt>
                <c:pt idx="274">
                  <c:v>0.21290000000000001</c:v>
                </c:pt>
                <c:pt idx="275">
                  <c:v>0.30359999999999998</c:v>
                </c:pt>
                <c:pt idx="276">
                  <c:v>0.1762</c:v>
                </c:pt>
                <c:pt idx="277">
                  <c:v>9.4399999999999998E-2</c:v>
                </c:pt>
                <c:pt idx="278">
                  <c:v>0.27210000000000001</c:v>
                </c:pt>
                <c:pt idx="279">
                  <c:v>0.15040000000000001</c:v>
                </c:pt>
                <c:pt idx="280">
                  <c:v>8.8499999999999995E-2</c:v>
                </c:pt>
                <c:pt idx="281">
                  <c:v>0.23219999999999999</c:v>
                </c:pt>
                <c:pt idx="282">
                  <c:v>0.15590000000000001</c:v>
                </c:pt>
                <c:pt idx="283">
                  <c:v>0.253</c:v>
                </c:pt>
                <c:pt idx="284">
                  <c:v>0.22470000000000001</c:v>
                </c:pt>
                <c:pt idx="285">
                  <c:v>0.24629999999999999</c:v>
                </c:pt>
                <c:pt idx="286">
                  <c:v>0.22589999999999999</c:v>
                </c:pt>
                <c:pt idx="287">
                  <c:v>0.19550000000000001</c:v>
                </c:pt>
                <c:pt idx="288">
                  <c:v>0.1888</c:v>
                </c:pt>
                <c:pt idx="289">
                  <c:v>0.2082</c:v>
                </c:pt>
                <c:pt idx="290">
                  <c:v>0.19400000000000001</c:v>
                </c:pt>
                <c:pt idx="291">
                  <c:v>0.16689999999999999</c:v>
                </c:pt>
                <c:pt idx="292">
                  <c:v>3.2000000000000002E-3</c:v>
                </c:pt>
                <c:pt idx="293">
                  <c:v>0.1958</c:v>
                </c:pt>
                <c:pt idx="294">
                  <c:v>0.1178</c:v>
                </c:pt>
                <c:pt idx="295">
                  <c:v>0.18160000000000001</c:v>
                </c:pt>
                <c:pt idx="296">
                  <c:v>0.22220000000000001</c:v>
                </c:pt>
                <c:pt idx="297">
                  <c:v>0.23730000000000001</c:v>
                </c:pt>
                <c:pt idx="298">
                  <c:v>5.9200000000000003E-2</c:v>
                </c:pt>
                <c:pt idx="299">
                  <c:v>2.9399999999999999E-2</c:v>
                </c:pt>
                <c:pt idx="300">
                  <c:v>0.11559999999999999</c:v>
                </c:pt>
                <c:pt idx="301">
                  <c:v>6.4899999999999999E-2</c:v>
                </c:pt>
                <c:pt idx="302">
                  <c:v>0.24360000000000001</c:v>
                </c:pt>
                <c:pt idx="303">
                  <c:v>8.0100000000000005E-2</c:v>
                </c:pt>
                <c:pt idx="304">
                  <c:v>0.2326</c:v>
                </c:pt>
                <c:pt idx="305">
                  <c:v>0.19439999999999999</c:v>
                </c:pt>
                <c:pt idx="306">
                  <c:v>1.18E-2</c:v>
                </c:pt>
                <c:pt idx="307">
                  <c:v>5.2699999999999997E-2</c:v>
                </c:pt>
                <c:pt idx="308">
                  <c:v>6.6799999999999998E-2</c:v>
                </c:pt>
                <c:pt idx="309">
                  <c:v>0.13109999999999999</c:v>
                </c:pt>
                <c:pt idx="310">
                  <c:v>0.20469999999999999</c:v>
                </c:pt>
                <c:pt idx="311">
                  <c:v>7.51E-2</c:v>
                </c:pt>
                <c:pt idx="312">
                  <c:v>0.1759</c:v>
                </c:pt>
                <c:pt idx="313">
                  <c:v>0.2195</c:v>
                </c:pt>
                <c:pt idx="314">
                  <c:v>0.19070000000000001</c:v>
                </c:pt>
                <c:pt idx="315">
                  <c:v>0.2114</c:v>
                </c:pt>
                <c:pt idx="316">
                  <c:v>0</c:v>
                </c:pt>
                <c:pt idx="317">
                  <c:v>7.5200000000000003E-2</c:v>
                </c:pt>
                <c:pt idx="318">
                  <c:v>0.1144</c:v>
                </c:pt>
                <c:pt idx="319">
                  <c:v>0</c:v>
                </c:pt>
                <c:pt idx="320">
                  <c:v>1.3599999999999999E-2</c:v>
                </c:pt>
                <c:pt idx="321">
                  <c:v>6.4999999999999997E-3</c:v>
                </c:pt>
                <c:pt idx="322">
                  <c:v>0.2059</c:v>
                </c:pt>
                <c:pt idx="323">
                  <c:v>0.24030000000000001</c:v>
                </c:pt>
                <c:pt idx="324">
                  <c:v>0.26300000000000001</c:v>
                </c:pt>
                <c:pt idx="325">
                  <c:v>0.21149999999999999</c:v>
                </c:pt>
                <c:pt idx="326">
                  <c:v>0.19989999999999999</c:v>
                </c:pt>
                <c:pt idx="327">
                  <c:v>0.21360000000000001</c:v>
                </c:pt>
              </c:numCache>
            </c:numRef>
          </c:yVal>
          <c:smooth val="0"/>
          <c:extLst>
            <c:ext xmlns:c16="http://schemas.microsoft.com/office/drawing/2014/chart" uri="{C3380CC4-5D6E-409C-BE32-E72D297353CC}">
              <c16:uniqueId val="{00000000-F7C1-476F-8831-7DEEA770EFCB}"/>
            </c:ext>
          </c:extLst>
        </c:ser>
        <c:ser>
          <c:idx val="6"/>
          <c:order val="1"/>
          <c:tx>
            <c:v>Measured (cm d-1)</c:v>
          </c:tx>
          <c:spPr>
            <a:ln w="25400" cap="rnd">
              <a:noFill/>
              <a:round/>
            </a:ln>
            <a:effectLst/>
          </c:spPr>
          <c:marker>
            <c:symbol val="circle"/>
            <c:size val="5"/>
            <c:spPr>
              <a:noFill/>
              <a:ln w="3175">
                <a:solidFill>
                  <a:schemeClr val="tx1"/>
                </a:solidFill>
              </a:ln>
              <a:effectLst/>
            </c:spPr>
          </c:marker>
          <c:xVal>
            <c:numRef>
              <c:f>ET!$V$6:$V$285</c:f>
              <c:numCache>
                <c:formatCode>ge\r\a\l</c:formatCode>
                <c:ptCount val="280"/>
                <c:pt idx="0">
                  <c:v>16</c:v>
                </c:pt>
                <c:pt idx="1">
                  <c:v>17</c:v>
                </c:pt>
                <c:pt idx="2">
                  <c:v>18</c:v>
                </c:pt>
                <c:pt idx="3">
                  <c:v>19</c:v>
                </c:pt>
                <c:pt idx="4">
                  <c:v>20</c:v>
                </c:pt>
                <c:pt idx="5">
                  <c:v>21</c:v>
                </c:pt>
                <c:pt idx="6">
                  <c:v>22</c:v>
                </c:pt>
                <c:pt idx="7">
                  <c:v>23</c:v>
                </c:pt>
                <c:pt idx="8">
                  <c:v>24</c:v>
                </c:pt>
                <c:pt idx="9">
                  <c:v>25</c:v>
                </c:pt>
                <c:pt idx="10">
                  <c:v>26</c:v>
                </c:pt>
                <c:pt idx="11">
                  <c:v>27</c:v>
                </c:pt>
                <c:pt idx="12">
                  <c:v>28</c:v>
                </c:pt>
                <c:pt idx="13">
                  <c:v>29</c:v>
                </c:pt>
                <c:pt idx="14">
                  <c:v>30</c:v>
                </c:pt>
                <c:pt idx="15">
                  <c:v>31</c:v>
                </c:pt>
                <c:pt idx="16">
                  <c:v>32</c:v>
                </c:pt>
                <c:pt idx="17">
                  <c:v>33</c:v>
                </c:pt>
                <c:pt idx="18">
                  <c:v>34</c:v>
                </c:pt>
                <c:pt idx="19">
                  <c:v>35</c:v>
                </c:pt>
                <c:pt idx="20">
                  <c:v>36</c:v>
                </c:pt>
                <c:pt idx="21">
                  <c:v>37</c:v>
                </c:pt>
                <c:pt idx="22">
                  <c:v>38</c:v>
                </c:pt>
                <c:pt idx="23">
                  <c:v>39</c:v>
                </c:pt>
                <c:pt idx="24">
                  <c:v>40</c:v>
                </c:pt>
                <c:pt idx="25">
                  <c:v>41</c:v>
                </c:pt>
                <c:pt idx="26">
                  <c:v>42</c:v>
                </c:pt>
                <c:pt idx="27">
                  <c:v>43</c:v>
                </c:pt>
                <c:pt idx="28">
                  <c:v>44</c:v>
                </c:pt>
                <c:pt idx="29">
                  <c:v>45</c:v>
                </c:pt>
                <c:pt idx="30">
                  <c:v>46</c:v>
                </c:pt>
                <c:pt idx="31">
                  <c:v>47</c:v>
                </c:pt>
                <c:pt idx="32">
                  <c:v>48</c:v>
                </c:pt>
                <c:pt idx="33">
                  <c:v>49</c:v>
                </c:pt>
                <c:pt idx="34">
                  <c:v>50</c:v>
                </c:pt>
                <c:pt idx="35">
                  <c:v>51</c:v>
                </c:pt>
                <c:pt idx="36">
                  <c:v>52</c:v>
                </c:pt>
                <c:pt idx="37">
                  <c:v>53</c:v>
                </c:pt>
                <c:pt idx="38">
                  <c:v>54</c:v>
                </c:pt>
                <c:pt idx="39">
                  <c:v>55</c:v>
                </c:pt>
                <c:pt idx="40">
                  <c:v>56</c:v>
                </c:pt>
                <c:pt idx="41">
                  <c:v>57</c:v>
                </c:pt>
                <c:pt idx="42">
                  <c:v>58</c:v>
                </c:pt>
                <c:pt idx="43">
                  <c:v>59</c:v>
                </c:pt>
                <c:pt idx="44">
                  <c:v>60</c:v>
                </c:pt>
                <c:pt idx="45">
                  <c:v>61</c:v>
                </c:pt>
                <c:pt idx="46">
                  <c:v>62</c:v>
                </c:pt>
                <c:pt idx="47">
                  <c:v>63</c:v>
                </c:pt>
                <c:pt idx="48">
                  <c:v>64</c:v>
                </c:pt>
                <c:pt idx="49">
                  <c:v>65</c:v>
                </c:pt>
                <c:pt idx="50">
                  <c:v>66</c:v>
                </c:pt>
                <c:pt idx="51">
                  <c:v>67</c:v>
                </c:pt>
                <c:pt idx="52">
                  <c:v>68</c:v>
                </c:pt>
                <c:pt idx="53">
                  <c:v>69</c:v>
                </c:pt>
                <c:pt idx="54">
                  <c:v>70</c:v>
                </c:pt>
                <c:pt idx="55">
                  <c:v>71</c:v>
                </c:pt>
                <c:pt idx="56">
                  <c:v>72</c:v>
                </c:pt>
                <c:pt idx="57">
                  <c:v>73</c:v>
                </c:pt>
                <c:pt idx="58">
                  <c:v>74</c:v>
                </c:pt>
                <c:pt idx="59">
                  <c:v>75</c:v>
                </c:pt>
                <c:pt idx="60">
                  <c:v>76</c:v>
                </c:pt>
                <c:pt idx="61">
                  <c:v>77</c:v>
                </c:pt>
                <c:pt idx="62">
                  <c:v>78</c:v>
                </c:pt>
                <c:pt idx="63">
                  <c:v>79</c:v>
                </c:pt>
                <c:pt idx="64">
                  <c:v>80</c:v>
                </c:pt>
                <c:pt idx="65">
                  <c:v>81</c:v>
                </c:pt>
                <c:pt idx="66">
                  <c:v>82</c:v>
                </c:pt>
                <c:pt idx="67">
                  <c:v>83</c:v>
                </c:pt>
                <c:pt idx="68">
                  <c:v>84</c:v>
                </c:pt>
                <c:pt idx="69">
                  <c:v>85</c:v>
                </c:pt>
                <c:pt idx="70">
                  <c:v>86</c:v>
                </c:pt>
                <c:pt idx="71">
                  <c:v>87</c:v>
                </c:pt>
                <c:pt idx="72">
                  <c:v>88</c:v>
                </c:pt>
                <c:pt idx="73">
                  <c:v>89</c:v>
                </c:pt>
                <c:pt idx="74">
                  <c:v>90</c:v>
                </c:pt>
                <c:pt idx="75">
                  <c:v>91</c:v>
                </c:pt>
                <c:pt idx="76">
                  <c:v>92</c:v>
                </c:pt>
                <c:pt idx="77">
                  <c:v>93</c:v>
                </c:pt>
                <c:pt idx="78">
                  <c:v>94</c:v>
                </c:pt>
                <c:pt idx="79">
                  <c:v>95</c:v>
                </c:pt>
                <c:pt idx="80">
                  <c:v>96</c:v>
                </c:pt>
                <c:pt idx="81">
                  <c:v>97</c:v>
                </c:pt>
                <c:pt idx="82">
                  <c:v>98</c:v>
                </c:pt>
                <c:pt idx="83">
                  <c:v>99</c:v>
                </c:pt>
                <c:pt idx="84">
                  <c:v>100</c:v>
                </c:pt>
                <c:pt idx="85">
                  <c:v>101</c:v>
                </c:pt>
                <c:pt idx="86">
                  <c:v>102</c:v>
                </c:pt>
                <c:pt idx="87">
                  <c:v>103</c:v>
                </c:pt>
                <c:pt idx="88">
                  <c:v>104</c:v>
                </c:pt>
                <c:pt idx="89">
                  <c:v>105</c:v>
                </c:pt>
                <c:pt idx="90">
                  <c:v>106</c:v>
                </c:pt>
                <c:pt idx="91">
                  <c:v>107</c:v>
                </c:pt>
                <c:pt idx="92">
                  <c:v>108</c:v>
                </c:pt>
                <c:pt idx="93">
                  <c:v>109</c:v>
                </c:pt>
                <c:pt idx="94">
                  <c:v>110</c:v>
                </c:pt>
                <c:pt idx="95">
                  <c:v>111</c:v>
                </c:pt>
                <c:pt idx="96">
                  <c:v>112</c:v>
                </c:pt>
                <c:pt idx="97">
                  <c:v>113</c:v>
                </c:pt>
                <c:pt idx="98">
                  <c:v>114</c:v>
                </c:pt>
                <c:pt idx="99">
                  <c:v>115</c:v>
                </c:pt>
                <c:pt idx="100">
                  <c:v>116</c:v>
                </c:pt>
                <c:pt idx="101">
                  <c:v>117</c:v>
                </c:pt>
                <c:pt idx="102">
                  <c:v>118</c:v>
                </c:pt>
                <c:pt idx="103">
                  <c:v>119</c:v>
                </c:pt>
                <c:pt idx="104">
                  <c:v>120</c:v>
                </c:pt>
                <c:pt idx="105">
                  <c:v>121</c:v>
                </c:pt>
                <c:pt idx="106">
                  <c:v>122</c:v>
                </c:pt>
                <c:pt idx="107">
                  <c:v>123</c:v>
                </c:pt>
                <c:pt idx="108">
                  <c:v>124</c:v>
                </c:pt>
                <c:pt idx="109">
                  <c:v>125</c:v>
                </c:pt>
                <c:pt idx="110">
                  <c:v>126</c:v>
                </c:pt>
                <c:pt idx="111">
                  <c:v>127</c:v>
                </c:pt>
                <c:pt idx="112">
                  <c:v>128</c:v>
                </c:pt>
                <c:pt idx="113">
                  <c:v>129</c:v>
                </c:pt>
                <c:pt idx="114">
                  <c:v>130</c:v>
                </c:pt>
                <c:pt idx="115">
                  <c:v>131</c:v>
                </c:pt>
                <c:pt idx="116">
                  <c:v>132</c:v>
                </c:pt>
                <c:pt idx="117">
                  <c:v>133</c:v>
                </c:pt>
                <c:pt idx="118">
                  <c:v>134</c:v>
                </c:pt>
                <c:pt idx="119">
                  <c:v>135</c:v>
                </c:pt>
                <c:pt idx="120">
                  <c:v>136</c:v>
                </c:pt>
                <c:pt idx="121">
                  <c:v>137</c:v>
                </c:pt>
                <c:pt idx="122">
                  <c:v>138</c:v>
                </c:pt>
                <c:pt idx="123">
                  <c:v>139</c:v>
                </c:pt>
                <c:pt idx="124">
                  <c:v>140</c:v>
                </c:pt>
                <c:pt idx="125">
                  <c:v>141</c:v>
                </c:pt>
                <c:pt idx="126">
                  <c:v>142</c:v>
                </c:pt>
                <c:pt idx="127">
                  <c:v>143</c:v>
                </c:pt>
                <c:pt idx="128">
                  <c:v>144</c:v>
                </c:pt>
                <c:pt idx="129">
                  <c:v>145</c:v>
                </c:pt>
                <c:pt idx="130">
                  <c:v>146</c:v>
                </c:pt>
                <c:pt idx="131">
                  <c:v>147</c:v>
                </c:pt>
                <c:pt idx="132">
                  <c:v>148</c:v>
                </c:pt>
                <c:pt idx="133">
                  <c:v>149</c:v>
                </c:pt>
                <c:pt idx="134">
                  <c:v>150</c:v>
                </c:pt>
                <c:pt idx="135">
                  <c:v>151</c:v>
                </c:pt>
                <c:pt idx="136">
                  <c:v>152</c:v>
                </c:pt>
                <c:pt idx="137">
                  <c:v>153</c:v>
                </c:pt>
                <c:pt idx="138">
                  <c:v>154</c:v>
                </c:pt>
                <c:pt idx="139">
                  <c:v>155</c:v>
                </c:pt>
                <c:pt idx="140">
                  <c:v>156</c:v>
                </c:pt>
                <c:pt idx="141">
                  <c:v>157</c:v>
                </c:pt>
                <c:pt idx="142">
                  <c:v>158</c:v>
                </c:pt>
                <c:pt idx="143">
                  <c:v>159</c:v>
                </c:pt>
                <c:pt idx="144">
                  <c:v>160</c:v>
                </c:pt>
                <c:pt idx="145">
                  <c:v>161</c:v>
                </c:pt>
                <c:pt idx="146">
                  <c:v>162</c:v>
                </c:pt>
                <c:pt idx="147">
                  <c:v>163</c:v>
                </c:pt>
                <c:pt idx="148">
                  <c:v>164</c:v>
                </c:pt>
                <c:pt idx="149">
                  <c:v>165</c:v>
                </c:pt>
                <c:pt idx="150">
                  <c:v>166</c:v>
                </c:pt>
                <c:pt idx="151">
                  <c:v>167</c:v>
                </c:pt>
                <c:pt idx="152">
                  <c:v>168</c:v>
                </c:pt>
                <c:pt idx="153">
                  <c:v>169</c:v>
                </c:pt>
                <c:pt idx="154">
                  <c:v>170</c:v>
                </c:pt>
                <c:pt idx="155">
                  <c:v>171</c:v>
                </c:pt>
                <c:pt idx="156">
                  <c:v>172</c:v>
                </c:pt>
                <c:pt idx="157">
                  <c:v>173</c:v>
                </c:pt>
                <c:pt idx="158">
                  <c:v>174</c:v>
                </c:pt>
                <c:pt idx="159">
                  <c:v>175</c:v>
                </c:pt>
                <c:pt idx="160">
                  <c:v>176</c:v>
                </c:pt>
                <c:pt idx="161">
                  <c:v>177</c:v>
                </c:pt>
                <c:pt idx="162">
                  <c:v>178</c:v>
                </c:pt>
                <c:pt idx="163">
                  <c:v>179</c:v>
                </c:pt>
                <c:pt idx="164">
                  <c:v>180</c:v>
                </c:pt>
                <c:pt idx="165">
                  <c:v>181</c:v>
                </c:pt>
                <c:pt idx="166">
                  <c:v>182</c:v>
                </c:pt>
                <c:pt idx="167">
                  <c:v>183</c:v>
                </c:pt>
                <c:pt idx="168">
                  <c:v>184</c:v>
                </c:pt>
                <c:pt idx="169">
                  <c:v>185</c:v>
                </c:pt>
                <c:pt idx="170">
                  <c:v>186</c:v>
                </c:pt>
                <c:pt idx="171">
                  <c:v>187</c:v>
                </c:pt>
                <c:pt idx="172">
                  <c:v>188</c:v>
                </c:pt>
                <c:pt idx="173">
                  <c:v>189</c:v>
                </c:pt>
                <c:pt idx="174">
                  <c:v>190</c:v>
                </c:pt>
                <c:pt idx="175">
                  <c:v>191</c:v>
                </c:pt>
                <c:pt idx="176">
                  <c:v>192</c:v>
                </c:pt>
                <c:pt idx="177">
                  <c:v>193</c:v>
                </c:pt>
                <c:pt idx="178">
                  <c:v>194</c:v>
                </c:pt>
                <c:pt idx="179">
                  <c:v>195</c:v>
                </c:pt>
                <c:pt idx="180">
                  <c:v>196</c:v>
                </c:pt>
                <c:pt idx="181">
                  <c:v>197</c:v>
                </c:pt>
                <c:pt idx="182">
                  <c:v>198</c:v>
                </c:pt>
                <c:pt idx="183">
                  <c:v>199</c:v>
                </c:pt>
                <c:pt idx="184">
                  <c:v>200</c:v>
                </c:pt>
                <c:pt idx="185">
                  <c:v>201</c:v>
                </c:pt>
                <c:pt idx="186">
                  <c:v>202</c:v>
                </c:pt>
                <c:pt idx="187">
                  <c:v>203</c:v>
                </c:pt>
                <c:pt idx="188">
                  <c:v>204</c:v>
                </c:pt>
                <c:pt idx="189">
                  <c:v>205</c:v>
                </c:pt>
                <c:pt idx="190">
                  <c:v>206</c:v>
                </c:pt>
                <c:pt idx="191">
                  <c:v>207</c:v>
                </c:pt>
                <c:pt idx="192">
                  <c:v>208</c:v>
                </c:pt>
                <c:pt idx="193">
                  <c:v>209</c:v>
                </c:pt>
                <c:pt idx="194">
                  <c:v>210</c:v>
                </c:pt>
                <c:pt idx="195">
                  <c:v>211</c:v>
                </c:pt>
                <c:pt idx="196">
                  <c:v>212</c:v>
                </c:pt>
                <c:pt idx="197">
                  <c:v>213</c:v>
                </c:pt>
                <c:pt idx="198">
                  <c:v>214</c:v>
                </c:pt>
                <c:pt idx="199">
                  <c:v>215</c:v>
                </c:pt>
                <c:pt idx="200">
                  <c:v>216</c:v>
                </c:pt>
                <c:pt idx="201">
                  <c:v>217</c:v>
                </c:pt>
                <c:pt idx="202">
                  <c:v>218</c:v>
                </c:pt>
                <c:pt idx="203">
                  <c:v>219</c:v>
                </c:pt>
                <c:pt idx="204">
                  <c:v>220</c:v>
                </c:pt>
                <c:pt idx="205">
                  <c:v>221</c:v>
                </c:pt>
                <c:pt idx="206">
                  <c:v>222</c:v>
                </c:pt>
                <c:pt idx="207">
                  <c:v>223</c:v>
                </c:pt>
                <c:pt idx="208">
                  <c:v>224</c:v>
                </c:pt>
                <c:pt idx="209">
                  <c:v>225</c:v>
                </c:pt>
                <c:pt idx="210">
                  <c:v>226</c:v>
                </c:pt>
                <c:pt idx="211">
                  <c:v>227</c:v>
                </c:pt>
                <c:pt idx="212">
                  <c:v>228</c:v>
                </c:pt>
                <c:pt idx="213">
                  <c:v>229</c:v>
                </c:pt>
                <c:pt idx="214">
                  <c:v>230</c:v>
                </c:pt>
                <c:pt idx="215">
                  <c:v>231</c:v>
                </c:pt>
                <c:pt idx="216">
                  <c:v>232</c:v>
                </c:pt>
                <c:pt idx="217">
                  <c:v>233</c:v>
                </c:pt>
                <c:pt idx="218">
                  <c:v>234</c:v>
                </c:pt>
                <c:pt idx="219">
                  <c:v>235</c:v>
                </c:pt>
                <c:pt idx="220">
                  <c:v>236</c:v>
                </c:pt>
                <c:pt idx="221">
                  <c:v>237</c:v>
                </c:pt>
                <c:pt idx="222">
                  <c:v>238</c:v>
                </c:pt>
                <c:pt idx="223">
                  <c:v>239</c:v>
                </c:pt>
                <c:pt idx="224">
                  <c:v>240</c:v>
                </c:pt>
                <c:pt idx="225">
                  <c:v>241</c:v>
                </c:pt>
                <c:pt idx="226">
                  <c:v>242</c:v>
                </c:pt>
                <c:pt idx="227">
                  <c:v>243</c:v>
                </c:pt>
                <c:pt idx="228">
                  <c:v>244</c:v>
                </c:pt>
                <c:pt idx="229">
                  <c:v>245</c:v>
                </c:pt>
                <c:pt idx="230">
                  <c:v>246</c:v>
                </c:pt>
                <c:pt idx="231">
                  <c:v>247</c:v>
                </c:pt>
                <c:pt idx="232">
                  <c:v>248</c:v>
                </c:pt>
                <c:pt idx="233">
                  <c:v>249</c:v>
                </c:pt>
                <c:pt idx="234">
                  <c:v>250</c:v>
                </c:pt>
                <c:pt idx="235">
                  <c:v>251</c:v>
                </c:pt>
                <c:pt idx="236">
                  <c:v>252</c:v>
                </c:pt>
                <c:pt idx="237">
                  <c:v>253</c:v>
                </c:pt>
                <c:pt idx="238">
                  <c:v>254</c:v>
                </c:pt>
                <c:pt idx="239">
                  <c:v>255</c:v>
                </c:pt>
                <c:pt idx="240">
                  <c:v>256</c:v>
                </c:pt>
                <c:pt idx="241">
                  <c:v>257</c:v>
                </c:pt>
                <c:pt idx="242">
                  <c:v>258</c:v>
                </c:pt>
                <c:pt idx="243">
                  <c:v>259</c:v>
                </c:pt>
                <c:pt idx="244">
                  <c:v>260</c:v>
                </c:pt>
                <c:pt idx="245">
                  <c:v>261</c:v>
                </c:pt>
                <c:pt idx="246">
                  <c:v>262</c:v>
                </c:pt>
                <c:pt idx="247">
                  <c:v>263</c:v>
                </c:pt>
                <c:pt idx="248">
                  <c:v>264</c:v>
                </c:pt>
                <c:pt idx="249">
                  <c:v>265</c:v>
                </c:pt>
                <c:pt idx="250">
                  <c:v>266</c:v>
                </c:pt>
                <c:pt idx="251">
                  <c:v>267</c:v>
                </c:pt>
                <c:pt idx="252">
                  <c:v>268</c:v>
                </c:pt>
                <c:pt idx="253">
                  <c:v>269</c:v>
                </c:pt>
                <c:pt idx="254">
                  <c:v>270</c:v>
                </c:pt>
                <c:pt idx="255">
                  <c:v>271</c:v>
                </c:pt>
                <c:pt idx="256">
                  <c:v>272</c:v>
                </c:pt>
                <c:pt idx="257">
                  <c:v>273</c:v>
                </c:pt>
                <c:pt idx="258">
                  <c:v>274</c:v>
                </c:pt>
                <c:pt idx="259">
                  <c:v>275</c:v>
                </c:pt>
                <c:pt idx="260">
                  <c:v>276</c:v>
                </c:pt>
                <c:pt idx="261">
                  <c:v>277</c:v>
                </c:pt>
                <c:pt idx="262">
                  <c:v>278</c:v>
                </c:pt>
                <c:pt idx="263">
                  <c:v>279</c:v>
                </c:pt>
                <c:pt idx="264">
                  <c:v>280</c:v>
                </c:pt>
                <c:pt idx="265">
                  <c:v>281</c:v>
                </c:pt>
                <c:pt idx="266">
                  <c:v>282</c:v>
                </c:pt>
                <c:pt idx="267">
                  <c:v>283</c:v>
                </c:pt>
                <c:pt idx="268">
                  <c:v>284</c:v>
                </c:pt>
                <c:pt idx="269">
                  <c:v>285</c:v>
                </c:pt>
                <c:pt idx="270">
                  <c:v>286</c:v>
                </c:pt>
                <c:pt idx="271">
                  <c:v>287</c:v>
                </c:pt>
                <c:pt idx="272">
                  <c:v>288</c:v>
                </c:pt>
                <c:pt idx="273">
                  <c:v>289</c:v>
                </c:pt>
                <c:pt idx="274">
                  <c:v>290</c:v>
                </c:pt>
                <c:pt idx="275">
                  <c:v>291</c:v>
                </c:pt>
                <c:pt idx="276">
                  <c:v>292</c:v>
                </c:pt>
                <c:pt idx="277">
                  <c:v>293</c:v>
                </c:pt>
                <c:pt idx="278">
                  <c:v>294</c:v>
                </c:pt>
                <c:pt idx="279">
                  <c:v>295</c:v>
                </c:pt>
              </c:numCache>
            </c:numRef>
          </c:xVal>
          <c:yVal>
            <c:numRef>
              <c:f>ET!$AA$6:$AA$285</c:f>
              <c:numCache>
                <c:formatCode>ge\r\a\l</c:formatCode>
                <c:ptCount val="280"/>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-99</c:v>
                </c:pt>
                <c:pt idx="21">
                  <c:v>-99</c:v>
                </c:pt>
                <c:pt idx="22">
                  <c:v>-99</c:v>
                </c:pt>
                <c:pt idx="23">
                  <c:v>-99</c:v>
                </c:pt>
                <c:pt idx="24">
                  <c:v>-99</c:v>
                </c:pt>
                <c:pt idx="25">
                  <c:v>-99</c:v>
                </c:pt>
                <c:pt idx="26">
                  <c:v>-99</c:v>
                </c:pt>
                <c:pt idx="27">
                  <c:v>-99</c:v>
                </c:pt>
                <c:pt idx="28">
                  <c:v>-99</c:v>
                </c:pt>
                <c:pt idx="29">
                  <c:v>-99</c:v>
                </c:pt>
                <c:pt idx="30">
                  <c:v>-99</c:v>
                </c:pt>
                <c:pt idx="31">
                  <c:v>-99</c:v>
                </c:pt>
                <c:pt idx="32">
                  <c:v>-99</c:v>
                </c:pt>
                <c:pt idx="33">
                  <c:v>-99</c:v>
                </c:pt>
                <c:pt idx="34">
                  <c:v>-99</c:v>
                </c:pt>
                <c:pt idx="35">
                  <c:v>-99</c:v>
                </c:pt>
                <c:pt idx="36">
                  <c:v>-99</c:v>
                </c:pt>
                <c:pt idx="37">
                  <c:v>-99</c:v>
                </c:pt>
                <c:pt idx="38">
                  <c:v>-99</c:v>
                </c:pt>
                <c:pt idx="39">
                  <c:v>-99</c:v>
                </c:pt>
                <c:pt idx="40">
                  <c:v>-99</c:v>
                </c:pt>
                <c:pt idx="41">
                  <c:v>-99</c:v>
                </c:pt>
                <c:pt idx="42">
                  <c:v>-99</c:v>
                </c:pt>
                <c:pt idx="43">
                  <c:v>-99</c:v>
                </c:pt>
                <c:pt idx="44">
                  <c:v>-99</c:v>
                </c:pt>
                <c:pt idx="45">
                  <c:v>-99</c:v>
                </c:pt>
                <c:pt idx="46">
                  <c:v>-99</c:v>
                </c:pt>
                <c:pt idx="47">
                  <c:v>-99</c:v>
                </c:pt>
                <c:pt idx="48">
                  <c:v>-99</c:v>
                </c:pt>
                <c:pt idx="49">
                  <c:v>-99</c:v>
                </c:pt>
                <c:pt idx="50">
                  <c:v>-99</c:v>
                </c:pt>
                <c:pt idx="51">
                  <c:v>-99</c:v>
                </c:pt>
                <c:pt idx="52">
                  <c:v>-99</c:v>
                </c:pt>
                <c:pt idx="53">
                  <c:v>-99</c:v>
                </c:pt>
                <c:pt idx="54">
                  <c:v>-99</c:v>
                </c:pt>
                <c:pt idx="55">
                  <c:v>-99</c:v>
                </c:pt>
                <c:pt idx="56">
                  <c:v>-99</c:v>
                </c:pt>
                <c:pt idx="57">
                  <c:v>-99</c:v>
                </c:pt>
                <c:pt idx="58">
                  <c:v>-99</c:v>
                </c:pt>
                <c:pt idx="59">
                  <c:v>-99</c:v>
                </c:pt>
                <c:pt idx="60">
                  <c:v>-99</c:v>
                </c:pt>
                <c:pt idx="61">
                  <c:v>-99</c:v>
                </c:pt>
                <c:pt idx="62">
                  <c:v>0.3764620359990053</c:v>
                </c:pt>
                <c:pt idx="63">
                  <c:v>0.41840755891228243</c:v>
                </c:pt>
                <c:pt idx="64">
                  <c:v>0.39872766621390893</c:v>
                </c:pt>
                <c:pt idx="65">
                  <c:v>0.37908535623777373</c:v>
                </c:pt>
                <c:pt idx="66">
                  <c:v>0.3400447133258056</c:v>
                </c:pt>
                <c:pt idx="67">
                  <c:v>0.22137401157683398</c:v>
                </c:pt>
                <c:pt idx="68">
                  <c:v>-99</c:v>
                </c:pt>
                <c:pt idx="69">
                  <c:v>-99</c:v>
                </c:pt>
                <c:pt idx="70">
                  <c:v>-99</c:v>
                </c:pt>
                <c:pt idx="71">
                  <c:v>0.40868076104294609</c:v>
                </c:pt>
                <c:pt idx="72">
                  <c:v>0.37900079690028421</c:v>
                </c:pt>
                <c:pt idx="73">
                  <c:v>-99</c:v>
                </c:pt>
                <c:pt idx="74">
                  <c:v>0.37799301902192478</c:v>
                </c:pt>
                <c:pt idx="75">
                  <c:v>0.39601261587106629</c:v>
                </c:pt>
                <c:pt idx="76">
                  <c:v>0.39706357866977171</c:v>
                </c:pt>
                <c:pt idx="77">
                  <c:v>0.35593803992784157</c:v>
                </c:pt>
                <c:pt idx="78">
                  <c:v>0.4159102200609201</c:v>
                </c:pt>
                <c:pt idx="79">
                  <c:v>-99</c:v>
                </c:pt>
                <c:pt idx="80">
                  <c:v>0.24319413360170117</c:v>
                </c:pt>
                <c:pt idx="81">
                  <c:v>0.30313978832337596</c:v>
                </c:pt>
                <c:pt idx="82">
                  <c:v>0.36537571409228492</c:v>
                </c:pt>
                <c:pt idx="83">
                  <c:v>0.38339956053172192</c:v>
                </c:pt>
                <c:pt idx="84">
                  <c:v>-99</c:v>
                </c:pt>
                <c:pt idx="85">
                  <c:v>-99</c:v>
                </c:pt>
                <c:pt idx="86">
                  <c:v>0.41215868727336497</c:v>
                </c:pt>
                <c:pt idx="87">
                  <c:v>0.41147836385619374</c:v>
                </c:pt>
                <c:pt idx="88">
                  <c:v>0.4309839770549318</c:v>
                </c:pt>
                <c:pt idx="89">
                  <c:v>0.42566115755553763</c:v>
                </c:pt>
                <c:pt idx="90">
                  <c:v>0.38450138530679107</c:v>
                </c:pt>
                <c:pt idx="91">
                  <c:v>0.33509039425089376</c:v>
                </c:pt>
                <c:pt idx="92">
                  <c:v>-99</c:v>
                </c:pt>
                <c:pt idx="93">
                  <c:v>-99</c:v>
                </c:pt>
                <c:pt idx="94">
                  <c:v>-99</c:v>
                </c:pt>
                <c:pt idx="95">
                  <c:v>-99</c:v>
                </c:pt>
                <c:pt idx="96">
                  <c:v>-99</c:v>
                </c:pt>
                <c:pt idx="97">
                  <c:v>0.59491315498646713</c:v>
                </c:pt>
                <c:pt idx="98">
                  <c:v>-99</c:v>
                </c:pt>
                <c:pt idx="99">
                  <c:v>-99</c:v>
                </c:pt>
                <c:pt idx="100">
                  <c:v>0.48086443004308849</c:v>
                </c:pt>
                <c:pt idx="101">
                  <c:v>0.60075435945446809</c:v>
                </c:pt>
                <c:pt idx="102">
                  <c:v>0.57774756788652526</c:v>
                </c:pt>
                <c:pt idx="103">
                  <c:v>0.23061226317097683</c:v>
                </c:pt>
                <c:pt idx="104">
                  <c:v>-99</c:v>
                </c:pt>
                <c:pt idx="105">
                  <c:v>0.37643056192134361</c:v>
                </c:pt>
                <c:pt idx="106">
                  <c:v>0.41681847773875552</c:v>
                </c:pt>
                <c:pt idx="107">
                  <c:v>0.42803715873689524</c:v>
                </c:pt>
                <c:pt idx="108">
                  <c:v>0.46081933893077504</c:v>
                </c:pt>
                <c:pt idx="109">
                  <c:v>0.42792713065328736</c:v>
                </c:pt>
                <c:pt idx="110">
                  <c:v>0.55156631472017525</c:v>
                </c:pt>
                <c:pt idx="111">
                  <c:v>0.22677378127523351</c:v>
                </c:pt>
                <c:pt idx="112">
                  <c:v>0.55044364868468987</c:v>
                </c:pt>
                <c:pt idx="113">
                  <c:v>-99</c:v>
                </c:pt>
                <c:pt idx="114">
                  <c:v>-99</c:v>
                </c:pt>
                <c:pt idx="115">
                  <c:v>-99</c:v>
                </c:pt>
                <c:pt idx="116">
                  <c:v>-99</c:v>
                </c:pt>
                <c:pt idx="117">
                  <c:v>-99</c:v>
                </c:pt>
                <c:pt idx="118">
                  <c:v>-99</c:v>
                </c:pt>
                <c:pt idx="119">
                  <c:v>0.41132612396362445</c:v>
                </c:pt>
                <c:pt idx="120">
                  <c:v>0.33154935672421137</c:v>
                </c:pt>
                <c:pt idx="121">
                  <c:v>0.49939561931744292</c:v>
                </c:pt>
                <c:pt idx="122">
                  <c:v>-99</c:v>
                </c:pt>
                <c:pt idx="123">
                  <c:v>0.62419735123037179</c:v>
                </c:pt>
                <c:pt idx="124">
                  <c:v>0.52420519062592597</c:v>
                </c:pt>
                <c:pt idx="125">
                  <c:v>0.39646061600187132</c:v>
                </c:pt>
                <c:pt idx="126">
                  <c:v>-99</c:v>
                </c:pt>
                <c:pt idx="127">
                  <c:v>-99</c:v>
                </c:pt>
                <c:pt idx="128">
                  <c:v>0.47614444180659882</c:v>
                </c:pt>
                <c:pt idx="129">
                  <c:v>0.406260824456879</c:v>
                </c:pt>
                <c:pt idx="130">
                  <c:v>-99</c:v>
                </c:pt>
                <c:pt idx="131">
                  <c:v>-99</c:v>
                </c:pt>
                <c:pt idx="132">
                  <c:v>-99</c:v>
                </c:pt>
                <c:pt idx="133">
                  <c:v>-99</c:v>
                </c:pt>
                <c:pt idx="134">
                  <c:v>-99</c:v>
                </c:pt>
                <c:pt idx="135">
                  <c:v>-99</c:v>
                </c:pt>
                <c:pt idx="136">
                  <c:v>-99</c:v>
                </c:pt>
                <c:pt idx="137">
                  <c:v>-99</c:v>
                </c:pt>
                <c:pt idx="138">
                  <c:v>-99</c:v>
                </c:pt>
                <c:pt idx="139">
                  <c:v>0.73442802508356186</c:v>
                </c:pt>
                <c:pt idx="140">
                  <c:v>-99</c:v>
                </c:pt>
                <c:pt idx="141">
                  <c:v>-99</c:v>
                </c:pt>
                <c:pt idx="142">
                  <c:v>-99</c:v>
                </c:pt>
                <c:pt idx="143">
                  <c:v>-99</c:v>
                </c:pt>
                <c:pt idx="144">
                  <c:v>-99</c:v>
                </c:pt>
                <c:pt idx="145">
                  <c:v>-99</c:v>
                </c:pt>
                <c:pt idx="146">
                  <c:v>0.72112385872285389</c:v>
                </c:pt>
                <c:pt idx="147">
                  <c:v>0.75819343230648317</c:v>
                </c:pt>
                <c:pt idx="148">
                  <c:v>0.76786063411015648</c:v>
                </c:pt>
                <c:pt idx="149">
                  <c:v>-99</c:v>
                </c:pt>
                <c:pt idx="150">
                  <c:v>-99</c:v>
                </c:pt>
                <c:pt idx="151">
                  <c:v>-99</c:v>
                </c:pt>
                <c:pt idx="152">
                  <c:v>-99</c:v>
                </c:pt>
                <c:pt idx="153">
                  <c:v>-99</c:v>
                </c:pt>
                <c:pt idx="154">
                  <c:v>-99</c:v>
                </c:pt>
                <c:pt idx="155">
                  <c:v>-99</c:v>
                </c:pt>
                <c:pt idx="156">
                  <c:v>-99</c:v>
                </c:pt>
                <c:pt idx="157">
                  <c:v>-99</c:v>
                </c:pt>
                <c:pt idx="158">
                  <c:v>-99</c:v>
                </c:pt>
                <c:pt idx="159">
                  <c:v>-99</c:v>
                </c:pt>
                <c:pt idx="160">
                  <c:v>0.70837327488172508</c:v>
                </c:pt>
                <c:pt idx="161">
                  <c:v>-99</c:v>
                </c:pt>
                <c:pt idx="162">
                  <c:v>0.70017347394588558</c:v>
                </c:pt>
                <c:pt idx="163">
                  <c:v>0.69066709017055783</c:v>
                </c:pt>
                <c:pt idx="164">
                  <c:v>0.66276971921438688</c:v>
                </c:pt>
                <c:pt idx="165">
                  <c:v>0.67544818280799512</c:v>
                </c:pt>
                <c:pt idx="166">
                  <c:v>0.4963208926162645</c:v>
                </c:pt>
                <c:pt idx="167">
                  <c:v>0.61596342846034424</c:v>
                </c:pt>
                <c:pt idx="168">
                  <c:v>0.66544989228272122</c:v>
                </c:pt>
                <c:pt idx="169">
                  <c:v>0.60644056545753</c:v>
                </c:pt>
                <c:pt idx="170">
                  <c:v>0.60074863499194686</c:v>
                </c:pt>
                <c:pt idx="171">
                  <c:v>0.60791936726197715</c:v>
                </c:pt>
                <c:pt idx="172">
                  <c:v>-99</c:v>
                </c:pt>
                <c:pt idx="173">
                  <c:v>-99</c:v>
                </c:pt>
                <c:pt idx="174">
                  <c:v>0.36637319555379882</c:v>
                </c:pt>
                <c:pt idx="175">
                  <c:v>0.42511122344941416</c:v>
                </c:pt>
                <c:pt idx="176">
                  <c:v>0.55508035948706191</c:v>
                </c:pt>
                <c:pt idx="177">
                  <c:v>-99</c:v>
                </c:pt>
                <c:pt idx="178">
                  <c:v>-99</c:v>
                </c:pt>
                <c:pt idx="179">
                  <c:v>0.56500609431936211</c:v>
                </c:pt>
                <c:pt idx="180">
                  <c:v>0.32914398483223406</c:v>
                </c:pt>
                <c:pt idx="181">
                  <c:v>-99</c:v>
                </c:pt>
                <c:pt idx="182">
                  <c:v>-99</c:v>
                </c:pt>
                <c:pt idx="183">
                  <c:v>0.5223865042245861</c:v>
                </c:pt>
                <c:pt idx="184">
                  <c:v>0.64846899287837567</c:v>
                </c:pt>
                <c:pt idx="185">
                  <c:v>-99</c:v>
                </c:pt>
                <c:pt idx="186">
                  <c:v>-99</c:v>
                </c:pt>
                <c:pt idx="187">
                  <c:v>-99</c:v>
                </c:pt>
                <c:pt idx="188">
                  <c:v>-99</c:v>
                </c:pt>
                <c:pt idx="189">
                  <c:v>-99</c:v>
                </c:pt>
                <c:pt idx="190">
                  <c:v>0.38725486348787674</c:v>
                </c:pt>
                <c:pt idx="191">
                  <c:v>0.43909226807476481</c:v>
                </c:pt>
                <c:pt idx="192">
                  <c:v>0.36455547718790376</c:v>
                </c:pt>
                <c:pt idx="193">
                  <c:v>-99</c:v>
                </c:pt>
                <c:pt idx="194">
                  <c:v>-99</c:v>
                </c:pt>
                <c:pt idx="195">
                  <c:v>-99</c:v>
                </c:pt>
                <c:pt idx="196">
                  <c:v>-99</c:v>
                </c:pt>
                <c:pt idx="197">
                  <c:v>-99</c:v>
                </c:pt>
                <c:pt idx="198">
                  <c:v>-99</c:v>
                </c:pt>
                <c:pt idx="199">
                  <c:v>-99</c:v>
                </c:pt>
                <c:pt idx="200">
                  <c:v>-99</c:v>
                </c:pt>
                <c:pt idx="201">
                  <c:v>-99</c:v>
                </c:pt>
                <c:pt idx="202">
                  <c:v>-99</c:v>
                </c:pt>
                <c:pt idx="203">
                  <c:v>0.34321672312952145</c:v>
                </c:pt>
                <c:pt idx="204">
                  <c:v>-99</c:v>
                </c:pt>
                <c:pt idx="205">
                  <c:v>0.41463633497595759</c:v>
                </c:pt>
                <c:pt idx="206">
                  <c:v>0.47090217524500078</c:v>
                </c:pt>
                <c:pt idx="207">
                  <c:v>0.46360734146453664</c:v>
                </c:pt>
                <c:pt idx="208">
                  <c:v>-99</c:v>
                </c:pt>
                <c:pt idx="209">
                  <c:v>-99</c:v>
                </c:pt>
                <c:pt idx="210">
                  <c:v>-99</c:v>
                </c:pt>
                <c:pt idx="211">
                  <c:v>-99</c:v>
                </c:pt>
                <c:pt idx="212">
                  <c:v>0.49257844311616789</c:v>
                </c:pt>
                <c:pt idx="213">
                  <c:v>0.56768839404663418</c:v>
                </c:pt>
                <c:pt idx="214">
                  <c:v>0.45660121102433593</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-99</c:v>
                </c:pt>
                <c:pt idx="229">
                  <c:v>-99</c:v>
                </c:pt>
                <c:pt idx="230">
                  <c:v>-99</c:v>
                </c:pt>
                <c:pt idx="231">
                  <c:v>-99</c:v>
                </c:pt>
                <c:pt idx="232">
                  <c:v>-99</c:v>
                </c:pt>
                <c:pt idx="233">
                  <c:v>-99</c:v>
                </c:pt>
                <c:pt idx="234">
                  <c:v>0.11</c:v>
                </c:pt>
                <c:pt idx="235">
                  <c:v>-99</c:v>
                </c:pt>
                <c:pt idx="236">
                  <c:v>-99</c:v>
                </c:pt>
                <c:pt idx="237">
                  <c:v>0.19</c:v>
                </c:pt>
                <c:pt idx="238">
                  <c:v>-99</c:v>
                </c:pt>
                <c:pt idx="239">
                  <c:v>-99</c:v>
                </c:pt>
                <c:pt idx="240">
                  <c:v>-99</c:v>
                </c:pt>
                <c:pt idx="241">
                  <c:v>-99</c:v>
                </c:pt>
                <c:pt idx="242">
                  <c:v>-99</c:v>
                </c:pt>
                <c:pt idx="243">
                  <c:v>-99</c:v>
                </c:pt>
                <c:pt idx="244">
                  <c:v>-99</c:v>
                </c:pt>
                <c:pt idx="245">
                  <c:v>-99</c:v>
                </c:pt>
                <c:pt idx="246">
                  <c:v>-99</c:v>
                </c:pt>
                <c:pt idx="247">
                  <c:v>-99</c:v>
                </c:pt>
                <c:pt idx="248">
                  <c:v>-99</c:v>
                </c:pt>
                <c:pt idx="249">
                  <c:v>-99</c:v>
                </c:pt>
                <c:pt idx="250">
                  <c:v>0.08</c:v>
                </c:pt>
                <c:pt idx="251">
                  <c:v>-99</c:v>
                </c:pt>
                <c:pt idx="252">
                  <c:v>0.23200000000000001</c:v>
                </c:pt>
                <c:pt idx="253">
                  <c:v>-99</c:v>
                </c:pt>
                <c:pt idx="254">
                  <c:v>-99</c:v>
                </c:pt>
                <c:pt idx="255">
                  <c:v>-99</c:v>
                </c:pt>
                <c:pt idx="256">
                  <c:v>-99</c:v>
                </c:pt>
                <c:pt idx="257">
                  <c:v>-99</c:v>
                </c:pt>
                <c:pt idx="258">
                  <c:v>-99</c:v>
                </c:pt>
                <c:pt idx="259">
                  <c:v>-99</c:v>
                </c:pt>
                <c:pt idx="260">
                  <c:v>-99</c:v>
                </c:pt>
                <c:pt idx="261">
                  <c:v>-99</c:v>
                </c:pt>
                <c:pt idx="262">
                  <c:v>-99</c:v>
                </c:pt>
                <c:pt idx="263">
                  <c:v>-99</c:v>
                </c:pt>
                <c:pt idx="264">
                  <c:v>-99</c:v>
                </c:pt>
                <c:pt idx="265">
                  <c:v>-99</c:v>
                </c:pt>
                <c:pt idx="266">
                  <c:v>-99</c:v>
                </c:pt>
                <c:pt idx="267">
                  <c:v>0.08</c:v>
                </c:pt>
                <c:pt idx="268">
                  <c:v>-99</c:v>
                </c:pt>
                <c:pt idx="269">
                  <c:v>0.12</c:v>
                </c:pt>
                <c:pt idx="270">
                  <c:v>-99</c:v>
                </c:pt>
                <c:pt idx="271">
                  <c:v>0.04</c:v>
                </c:pt>
                <c:pt idx="272">
                  <c:v>-99</c:v>
                </c:pt>
                <c:pt idx="273">
                  <c:v>-99</c:v>
                </c:pt>
                <c:pt idx="274">
                  <c:v>-99</c:v>
                </c:pt>
                <c:pt idx="275">
                  <c:v>-99</c:v>
                </c:pt>
                <c:pt idx="276">
                  <c:v>-99</c:v>
                </c:pt>
                <c:pt idx="277">
                  <c:v>-99</c:v>
                </c:pt>
                <c:pt idx="278">
                  <c:v>-99</c:v>
                </c:pt>
                <c:pt idx="279">
                  <c:v>-99</c:v>
                </c:pt>
              </c:numCache>
            </c:numRef>
          </c:yVal>
          <c:smooth val="0"/>
          <c:extLst>
            <c:ext xmlns:c16="http://schemas.microsoft.com/office/drawing/2014/chart" uri="{C3380CC4-5D6E-409C-BE32-E72D297353CC}">
              <c16:uniqueId val="{00000001-F7C1-476F-8831-7DEEA770EFCB}"/>
            </c:ext>
          </c:extLst>
        </c:ser>
        <c:dLbls>
          <c:showLegendKey val="0"/>
          <c:showVal val="0"/>
          <c:showCatName val="0"/>
          <c:showSerName val="0"/>
          <c:showPercent val="0"/>
          <c:showBubbleSize val="0"/>
        </c:dLbls>
        <c:axId val="345951040"/>
        <c:axId val="345951616"/>
      </c:scatterChart>
      <c:valAx>
        <c:axId val="345951040"/>
        <c:scaling>
          <c:orientation val="minMax"/>
          <c:max val="320"/>
          <c:min val="50"/>
        </c:scaling>
        <c:delete val="1"/>
        <c:axPos val="b"/>
        <c:numFmt formatCode="ge\r\a\l" sourceLinked="1"/>
        <c:majorTickMark val="none"/>
        <c:minorTickMark val="none"/>
        <c:tickLblPos val="nextTo"/>
        <c:crossAx val="345951616"/>
        <c:crosses val="autoZero"/>
        <c:crossBetween val="midCat"/>
      </c:valAx>
      <c:valAx>
        <c:axId val="345951616"/>
        <c:scaling>
          <c:orientation val="minMax"/>
          <c:max val="1"/>
          <c:min val="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700"/>
                  <a:t>Evapotranspiration (cm</a:t>
                </a:r>
                <a:r>
                  <a:rPr lang="en-US" sz="700" baseline="0"/>
                  <a:t> d</a:t>
                </a:r>
                <a:r>
                  <a:rPr lang="en-US" sz="700" baseline="30000"/>
                  <a:t>-1</a:t>
                </a:r>
                <a:r>
                  <a:rPr lang="en-US" sz="700" baseline="0"/>
                  <a:t>)</a:t>
                </a:r>
                <a:endParaRPr lang="en-US" sz="700"/>
              </a:p>
            </c:rich>
          </c:tx>
          <c:overlay val="0"/>
          <c:spPr>
            <a:noFill/>
            <a:ln>
              <a:noFill/>
            </a:ln>
            <a:effectLst/>
          </c:spPr>
        </c:title>
        <c:numFmt formatCode="#,##0.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45951040"/>
        <c:crosses val="autoZero"/>
        <c:crossBetween val="midCat"/>
        <c:majorUnit val="0.2"/>
      </c:valAx>
      <c:spPr>
        <a:noFill/>
        <a:ln w="0">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358585336308"/>
          <c:y val="4.5929018789144051E-2"/>
          <c:w val="0.74130977530247744"/>
          <c:h val="0.79641448969371509"/>
        </c:manualLayout>
      </c:layout>
      <c:scatterChart>
        <c:scatterStyle val="lineMarker"/>
        <c:varyColors val="0"/>
        <c:ser>
          <c:idx val="0"/>
          <c:order val="0"/>
          <c:tx>
            <c:strRef>
              <c:f>rwup!$BC$21</c:f>
              <c:strCache>
                <c:ptCount val="1"/>
                <c:pt idx="0">
                  <c:v>SWFACP</c:v>
                </c:pt>
              </c:strCache>
            </c:strRef>
          </c:tx>
          <c:spPr>
            <a:ln w="0" cap="rnd">
              <a:solidFill>
                <a:schemeClr val="tx1">
                  <a:lumMod val="95000"/>
                  <a:lumOff val="5000"/>
                </a:schemeClr>
              </a:solidFill>
              <a:prstDash val="dash"/>
              <a:round/>
            </a:ln>
            <a:effectLst/>
          </c:spPr>
          <c:marker>
            <c:symbol val="none"/>
          </c:marker>
          <c:xVal>
            <c:numRef>
              <c:f>rwup!$AZ$22:$AZ$121</c:f>
              <c:numCache>
                <c:formatCode>General</c:formatCode>
                <c:ptCount val="100"/>
                <c:pt idx="0">
                  <c:v>1E-3</c:v>
                </c:pt>
                <c:pt idx="1">
                  <c:v>0.30303030303030304</c:v>
                </c:pt>
                <c:pt idx="2">
                  <c:v>0.30612244897959179</c:v>
                </c:pt>
                <c:pt idx="3">
                  <c:v>0.30927835051546387</c:v>
                </c:pt>
                <c:pt idx="4">
                  <c:v>0.31249999999999994</c:v>
                </c:pt>
                <c:pt idx="5">
                  <c:v>0.31578947368421045</c:v>
                </c:pt>
                <c:pt idx="6">
                  <c:v>0.31914893617021267</c:v>
                </c:pt>
                <c:pt idx="7">
                  <c:v>0.32258064516129026</c:v>
                </c:pt>
                <c:pt idx="8">
                  <c:v>0.32608695652173902</c:v>
                </c:pt>
                <c:pt idx="9">
                  <c:v>0.32967032967032955</c:v>
                </c:pt>
                <c:pt idx="10">
                  <c:v>0.3333333333333332</c:v>
                </c:pt>
                <c:pt idx="11">
                  <c:v>0.33707865168539314</c:v>
                </c:pt>
                <c:pt idx="12">
                  <c:v>0.34090909090909072</c:v>
                </c:pt>
                <c:pt idx="13">
                  <c:v>0.34482758620689635</c:v>
                </c:pt>
                <c:pt idx="14">
                  <c:v>0.34883720930232537</c:v>
                </c:pt>
                <c:pt idx="15">
                  <c:v>0.35294117647058804</c:v>
                </c:pt>
                <c:pt idx="16">
                  <c:v>0.35714285714285693</c:v>
                </c:pt>
                <c:pt idx="17">
                  <c:v>0.36144578313252984</c:v>
                </c:pt>
                <c:pt idx="18">
                  <c:v>0.36585365853658508</c:v>
                </c:pt>
                <c:pt idx="19">
                  <c:v>0.37037037037037007</c:v>
                </c:pt>
                <c:pt idx="20">
                  <c:v>0.37499999999999967</c:v>
                </c:pt>
                <c:pt idx="21">
                  <c:v>0.37974683544303761</c:v>
                </c:pt>
                <c:pt idx="22">
                  <c:v>0.38461538461538425</c:v>
                </c:pt>
                <c:pt idx="23">
                  <c:v>0.38961038961038919</c:v>
                </c:pt>
                <c:pt idx="24">
                  <c:v>0.39473684210526272</c:v>
                </c:pt>
                <c:pt idx="25">
                  <c:v>0.39999999999999952</c:v>
                </c:pt>
                <c:pt idx="26">
                  <c:v>0.40540540540540487</c:v>
                </c:pt>
                <c:pt idx="27">
                  <c:v>0.41095890410958852</c:v>
                </c:pt>
                <c:pt idx="28">
                  <c:v>0.41666666666666607</c:v>
                </c:pt>
                <c:pt idx="29">
                  <c:v>0.42253521126760502</c:v>
                </c:pt>
                <c:pt idx="30">
                  <c:v>0.42857142857142794</c:v>
                </c:pt>
                <c:pt idx="31">
                  <c:v>0.4347826086956515</c:v>
                </c:pt>
                <c:pt idx="32">
                  <c:v>0.44117647058823456</c:v>
                </c:pt>
                <c:pt idx="33">
                  <c:v>0.44776119402984998</c:v>
                </c:pt>
                <c:pt idx="34">
                  <c:v>0.4545454545454537</c:v>
                </c:pt>
                <c:pt idx="35">
                  <c:v>0.46153846153846068</c:v>
                </c:pt>
                <c:pt idx="36">
                  <c:v>0.46874999999999906</c:v>
                </c:pt>
                <c:pt idx="37">
                  <c:v>0.47619047619047522</c:v>
                </c:pt>
                <c:pt idx="38">
                  <c:v>0.48387096774193444</c:v>
                </c:pt>
                <c:pt idx="39">
                  <c:v>0.49180327868852347</c:v>
                </c:pt>
                <c:pt idx="40">
                  <c:v>0.49999999999999883</c:v>
                </c:pt>
                <c:pt idx="41">
                  <c:v>0.5084745762711852</c:v>
                </c:pt>
                <c:pt idx="42">
                  <c:v>0.51724137931034353</c:v>
                </c:pt>
                <c:pt idx="43">
                  <c:v>0.52631578947368285</c:v>
                </c:pt>
                <c:pt idx="44">
                  <c:v>0.53571428571428426</c:v>
                </c:pt>
                <c:pt idx="45">
                  <c:v>0.54545454545454386</c:v>
                </c:pt>
                <c:pt idx="46">
                  <c:v>0.55555555555555391</c:v>
                </c:pt>
                <c:pt idx="47">
                  <c:v>0.56603773584905481</c:v>
                </c:pt>
                <c:pt idx="48">
                  <c:v>0.57692307692307498</c:v>
                </c:pt>
                <c:pt idx="49">
                  <c:v>0.58823529411764508</c:v>
                </c:pt>
                <c:pt idx="50">
                  <c:v>0.59999999999999787</c:v>
                </c:pt>
                <c:pt idx="51">
                  <c:v>0.61224489795918136</c:v>
                </c:pt>
                <c:pt idx="52">
                  <c:v>0.62499999999999756</c:v>
                </c:pt>
                <c:pt idx="53">
                  <c:v>0.63829787234042301</c:v>
                </c:pt>
                <c:pt idx="54">
                  <c:v>0.65217391304347549</c:v>
                </c:pt>
                <c:pt idx="55">
                  <c:v>0.66666666666666374</c:v>
                </c:pt>
                <c:pt idx="56">
                  <c:v>0.68181818181817877</c:v>
                </c:pt>
                <c:pt idx="57">
                  <c:v>0.69767441860464785</c:v>
                </c:pt>
                <c:pt idx="58">
                  <c:v>0.71428571428571075</c:v>
                </c:pt>
                <c:pt idx="59">
                  <c:v>0.73170731707316694</c:v>
                </c:pt>
                <c:pt idx="60">
                  <c:v>0.749999999999996</c:v>
                </c:pt>
                <c:pt idx="61">
                  <c:v>0.76923076923076505</c:v>
                </c:pt>
                <c:pt idx="62">
                  <c:v>0.78947368421052189</c:v>
                </c:pt>
                <c:pt idx="63">
                  <c:v>0.81081081081080619</c:v>
                </c:pt>
                <c:pt idx="64">
                  <c:v>0.83333333333332849</c:v>
                </c:pt>
                <c:pt idx="65">
                  <c:v>0.85714285714285199</c:v>
                </c:pt>
                <c:pt idx="66">
                  <c:v>0.88235294117646523</c:v>
                </c:pt>
                <c:pt idx="67">
                  <c:v>0.9090909090909034</c:v>
                </c:pt>
                <c:pt idx="68">
                  <c:v>0.937499999999994</c:v>
                </c:pt>
                <c:pt idx="69">
                  <c:v>0.96774193548386456</c:v>
                </c:pt>
                <c:pt idx="70">
                  <c:v>0.99999999999999323</c:v>
                </c:pt>
                <c:pt idx="71">
                  <c:v>1.0344827586206824</c:v>
                </c:pt>
                <c:pt idx="72">
                  <c:v>1.0714285714285636</c:v>
                </c:pt>
                <c:pt idx="73">
                  <c:v>1.1111111111111027</c:v>
                </c:pt>
                <c:pt idx="74">
                  <c:v>1.1538461538461449</c:v>
                </c:pt>
                <c:pt idx="75">
                  <c:v>1.1999999999999904</c:v>
                </c:pt>
                <c:pt idx="76">
                  <c:v>1.2499999999999896</c:v>
                </c:pt>
                <c:pt idx="77">
                  <c:v>1.3043478260869452</c:v>
                </c:pt>
                <c:pt idx="78">
                  <c:v>1.3636363636363513</c:v>
                </c:pt>
                <c:pt idx="79">
                  <c:v>1.4285714285714153</c:v>
                </c:pt>
                <c:pt idx="80">
                  <c:v>1.4999999999999853</c:v>
                </c:pt>
                <c:pt idx="81">
                  <c:v>1.5789473684210364</c:v>
                </c:pt>
                <c:pt idx="82">
                  <c:v>1.6666666666666488</c:v>
                </c:pt>
                <c:pt idx="83">
                  <c:v>1.7647058823529211</c:v>
                </c:pt>
                <c:pt idx="84">
                  <c:v>1.8749999999999776</c:v>
                </c:pt>
                <c:pt idx="85">
                  <c:v>1.9999999999999745</c:v>
                </c:pt>
                <c:pt idx="86">
                  <c:v>2.1428571428571139</c:v>
                </c:pt>
                <c:pt idx="87">
                  <c:v>2.3076923076922742</c:v>
                </c:pt>
                <c:pt idx="88">
                  <c:v>2.4999999999999609</c:v>
                </c:pt>
                <c:pt idx="89">
                  <c:v>2.7272727272726809</c:v>
                </c:pt>
                <c:pt idx="90">
                  <c:v>2.999999999999944</c:v>
                </c:pt>
                <c:pt idx="91">
                  <c:v>3.3333333333332642</c:v>
                </c:pt>
                <c:pt idx="92">
                  <c:v>3.7499999999999125</c:v>
                </c:pt>
                <c:pt idx="93">
                  <c:v>4.285714285714171</c:v>
                </c:pt>
                <c:pt idx="94">
                  <c:v>4.9999999999998437</c:v>
                </c:pt>
                <c:pt idx="95">
                  <c:v>5.9999999999997744</c:v>
                </c:pt>
                <c:pt idx="96">
                  <c:v>7.4999999999996474</c:v>
                </c:pt>
                <c:pt idx="97">
                  <c:v>9.9999999999993729</c:v>
                </c:pt>
                <c:pt idx="98">
                  <c:v>14.99999999999859</c:v>
                </c:pt>
                <c:pt idx="99">
                  <c:v>29.999999999994362</c:v>
                </c:pt>
              </c:numCache>
            </c:numRef>
          </c:xVal>
          <c:yVal>
            <c:numRef>
              <c:f>rwup!$BC$22:$BC$121</c:f>
              <c:numCache>
                <c:formatCode>General</c:formatCode>
                <c:ptCount val="100"/>
                <c:pt idx="0">
                  <c:v>1E-3</c:v>
                </c:pt>
                <c:pt idx="1">
                  <c:v>0.30303030303030304</c:v>
                </c:pt>
                <c:pt idx="2">
                  <c:v>0.30612244897959179</c:v>
                </c:pt>
                <c:pt idx="3">
                  <c:v>0.30927835051546387</c:v>
                </c:pt>
                <c:pt idx="4">
                  <c:v>0.31249999999999994</c:v>
                </c:pt>
                <c:pt idx="5">
                  <c:v>0.31578947368421045</c:v>
                </c:pt>
                <c:pt idx="6">
                  <c:v>0.31914893617021267</c:v>
                </c:pt>
                <c:pt idx="7">
                  <c:v>0.32258064516129026</c:v>
                </c:pt>
                <c:pt idx="8">
                  <c:v>0.32608695652173902</c:v>
                </c:pt>
                <c:pt idx="9">
                  <c:v>0.32967032967032955</c:v>
                </c:pt>
                <c:pt idx="10">
                  <c:v>0.3333333333333332</c:v>
                </c:pt>
                <c:pt idx="11">
                  <c:v>0.33707865168539314</c:v>
                </c:pt>
                <c:pt idx="12">
                  <c:v>0.34090909090909072</c:v>
                </c:pt>
                <c:pt idx="13">
                  <c:v>0.34482758620689635</c:v>
                </c:pt>
                <c:pt idx="14">
                  <c:v>0.34883720930232537</c:v>
                </c:pt>
                <c:pt idx="15">
                  <c:v>0.35294117647058804</c:v>
                </c:pt>
                <c:pt idx="16">
                  <c:v>0.35714285714285693</c:v>
                </c:pt>
                <c:pt idx="17">
                  <c:v>0.36144578313252984</c:v>
                </c:pt>
                <c:pt idx="18">
                  <c:v>0.36585365853658508</c:v>
                </c:pt>
                <c:pt idx="19">
                  <c:v>0.37037037037037007</c:v>
                </c:pt>
                <c:pt idx="20">
                  <c:v>0.37499999999999967</c:v>
                </c:pt>
                <c:pt idx="21">
                  <c:v>0.37974683544303761</c:v>
                </c:pt>
                <c:pt idx="22">
                  <c:v>0.38461538461538425</c:v>
                </c:pt>
                <c:pt idx="23">
                  <c:v>0.38961038961038919</c:v>
                </c:pt>
                <c:pt idx="24">
                  <c:v>0.39473684210526272</c:v>
                </c:pt>
                <c:pt idx="25">
                  <c:v>0.39999999999999952</c:v>
                </c:pt>
                <c:pt idx="26">
                  <c:v>0.40540540540540487</c:v>
                </c:pt>
                <c:pt idx="27">
                  <c:v>0.41095890410958852</c:v>
                </c:pt>
                <c:pt idx="28">
                  <c:v>0.41666666666666607</c:v>
                </c:pt>
                <c:pt idx="29">
                  <c:v>0.42253521126760502</c:v>
                </c:pt>
                <c:pt idx="30">
                  <c:v>0.42857142857142794</c:v>
                </c:pt>
                <c:pt idx="31">
                  <c:v>0.4347826086956515</c:v>
                </c:pt>
                <c:pt idx="32">
                  <c:v>0.44117647058823456</c:v>
                </c:pt>
                <c:pt idx="33">
                  <c:v>0.44776119402984998</c:v>
                </c:pt>
                <c:pt idx="34">
                  <c:v>0.4545454545454537</c:v>
                </c:pt>
                <c:pt idx="35">
                  <c:v>0.46153846153846068</c:v>
                </c:pt>
                <c:pt idx="36">
                  <c:v>0.46874999999999906</c:v>
                </c:pt>
                <c:pt idx="37">
                  <c:v>0.47619047619047522</c:v>
                </c:pt>
                <c:pt idx="38">
                  <c:v>0.48387096774193444</c:v>
                </c:pt>
                <c:pt idx="39">
                  <c:v>0.49180327868852347</c:v>
                </c:pt>
                <c:pt idx="40">
                  <c:v>0.49999999999999883</c:v>
                </c:pt>
                <c:pt idx="41">
                  <c:v>0.5084745762711852</c:v>
                </c:pt>
                <c:pt idx="42">
                  <c:v>0.51724137931034353</c:v>
                </c:pt>
                <c:pt idx="43">
                  <c:v>0.52631578947368285</c:v>
                </c:pt>
                <c:pt idx="44">
                  <c:v>0.53571428571428426</c:v>
                </c:pt>
                <c:pt idx="45">
                  <c:v>0.54545454545454386</c:v>
                </c:pt>
                <c:pt idx="46">
                  <c:v>0.55555555555555391</c:v>
                </c:pt>
                <c:pt idx="47">
                  <c:v>0.56603773584905481</c:v>
                </c:pt>
                <c:pt idx="48">
                  <c:v>0.57692307692307498</c:v>
                </c:pt>
                <c:pt idx="49">
                  <c:v>0.58823529411764508</c:v>
                </c:pt>
                <c:pt idx="50">
                  <c:v>0.59999999999999787</c:v>
                </c:pt>
                <c:pt idx="51">
                  <c:v>0.61224489795918136</c:v>
                </c:pt>
                <c:pt idx="52">
                  <c:v>0.62499999999999756</c:v>
                </c:pt>
                <c:pt idx="53">
                  <c:v>0.63829787234042301</c:v>
                </c:pt>
                <c:pt idx="54">
                  <c:v>0.65217391304347549</c:v>
                </c:pt>
                <c:pt idx="55">
                  <c:v>0.66666666666666374</c:v>
                </c:pt>
                <c:pt idx="56">
                  <c:v>0.68181818181817877</c:v>
                </c:pt>
                <c:pt idx="57">
                  <c:v>0.69767441860464785</c:v>
                </c:pt>
                <c:pt idx="58">
                  <c:v>0.71428571428571075</c:v>
                </c:pt>
                <c:pt idx="59">
                  <c:v>0.73170731707316694</c:v>
                </c:pt>
                <c:pt idx="60">
                  <c:v>0.749999999999996</c:v>
                </c:pt>
                <c:pt idx="61">
                  <c:v>0.76923076923076505</c:v>
                </c:pt>
                <c:pt idx="62">
                  <c:v>0.78947368421052189</c:v>
                </c:pt>
                <c:pt idx="63">
                  <c:v>0.81081081081080619</c:v>
                </c:pt>
                <c:pt idx="64">
                  <c:v>0.83333333333332849</c:v>
                </c:pt>
                <c:pt idx="65">
                  <c:v>0.85714285714285199</c:v>
                </c:pt>
                <c:pt idx="66">
                  <c:v>0.88235294117646523</c:v>
                </c:pt>
                <c:pt idx="67">
                  <c:v>0.9090909090909034</c:v>
                </c:pt>
                <c:pt idx="68">
                  <c:v>0.937499999999994</c:v>
                </c:pt>
                <c:pt idx="69">
                  <c:v>0.96774193548386456</c:v>
                </c:pt>
                <c:pt idx="70">
                  <c:v>0.99999999999999323</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yVal>
          <c:smooth val="0"/>
          <c:extLst>
            <c:ext xmlns:c16="http://schemas.microsoft.com/office/drawing/2014/chart" uri="{C3380CC4-5D6E-409C-BE32-E72D297353CC}">
              <c16:uniqueId val="{00000000-331F-44B1-A31D-CED58F4143F6}"/>
            </c:ext>
          </c:extLst>
        </c:ser>
        <c:ser>
          <c:idx val="1"/>
          <c:order val="1"/>
          <c:tx>
            <c:strRef>
              <c:f>rwup!$BD$21</c:f>
              <c:strCache>
                <c:ptCount val="1"/>
                <c:pt idx="0">
                  <c:v>SWFACE</c:v>
                </c:pt>
              </c:strCache>
            </c:strRef>
          </c:tx>
          <c:spPr>
            <a:ln w="3175" cap="rnd">
              <a:solidFill>
                <a:schemeClr val="tx1"/>
              </a:solidFill>
              <a:prstDash val="solid"/>
              <a:round/>
            </a:ln>
            <a:effectLst/>
          </c:spPr>
          <c:marker>
            <c:symbol val="none"/>
          </c:marker>
          <c:xVal>
            <c:numRef>
              <c:f>rwup!$AZ$22:$AZ$121</c:f>
              <c:numCache>
                <c:formatCode>General</c:formatCode>
                <c:ptCount val="100"/>
                <c:pt idx="0">
                  <c:v>1E-3</c:v>
                </c:pt>
                <c:pt idx="1">
                  <c:v>0.30303030303030304</c:v>
                </c:pt>
                <c:pt idx="2">
                  <c:v>0.30612244897959179</c:v>
                </c:pt>
                <c:pt idx="3">
                  <c:v>0.30927835051546387</c:v>
                </c:pt>
                <c:pt idx="4">
                  <c:v>0.31249999999999994</c:v>
                </c:pt>
                <c:pt idx="5">
                  <c:v>0.31578947368421045</c:v>
                </c:pt>
                <c:pt idx="6">
                  <c:v>0.31914893617021267</c:v>
                </c:pt>
                <c:pt idx="7">
                  <c:v>0.32258064516129026</c:v>
                </c:pt>
                <c:pt idx="8">
                  <c:v>0.32608695652173902</c:v>
                </c:pt>
                <c:pt idx="9">
                  <c:v>0.32967032967032955</c:v>
                </c:pt>
                <c:pt idx="10">
                  <c:v>0.3333333333333332</c:v>
                </c:pt>
                <c:pt idx="11">
                  <c:v>0.33707865168539314</c:v>
                </c:pt>
                <c:pt idx="12">
                  <c:v>0.34090909090909072</c:v>
                </c:pt>
                <c:pt idx="13">
                  <c:v>0.34482758620689635</c:v>
                </c:pt>
                <c:pt idx="14">
                  <c:v>0.34883720930232537</c:v>
                </c:pt>
                <c:pt idx="15">
                  <c:v>0.35294117647058804</c:v>
                </c:pt>
                <c:pt idx="16">
                  <c:v>0.35714285714285693</c:v>
                </c:pt>
                <c:pt idx="17">
                  <c:v>0.36144578313252984</c:v>
                </c:pt>
                <c:pt idx="18">
                  <c:v>0.36585365853658508</c:v>
                </c:pt>
                <c:pt idx="19">
                  <c:v>0.37037037037037007</c:v>
                </c:pt>
                <c:pt idx="20">
                  <c:v>0.37499999999999967</c:v>
                </c:pt>
                <c:pt idx="21">
                  <c:v>0.37974683544303761</c:v>
                </c:pt>
                <c:pt idx="22">
                  <c:v>0.38461538461538425</c:v>
                </c:pt>
                <c:pt idx="23">
                  <c:v>0.38961038961038919</c:v>
                </c:pt>
                <c:pt idx="24">
                  <c:v>0.39473684210526272</c:v>
                </c:pt>
                <c:pt idx="25">
                  <c:v>0.39999999999999952</c:v>
                </c:pt>
                <c:pt idx="26">
                  <c:v>0.40540540540540487</c:v>
                </c:pt>
                <c:pt idx="27">
                  <c:v>0.41095890410958852</c:v>
                </c:pt>
                <c:pt idx="28">
                  <c:v>0.41666666666666607</c:v>
                </c:pt>
                <c:pt idx="29">
                  <c:v>0.42253521126760502</c:v>
                </c:pt>
                <c:pt idx="30">
                  <c:v>0.42857142857142794</c:v>
                </c:pt>
                <c:pt idx="31">
                  <c:v>0.4347826086956515</c:v>
                </c:pt>
                <c:pt idx="32">
                  <c:v>0.44117647058823456</c:v>
                </c:pt>
                <c:pt idx="33">
                  <c:v>0.44776119402984998</c:v>
                </c:pt>
                <c:pt idx="34">
                  <c:v>0.4545454545454537</c:v>
                </c:pt>
                <c:pt idx="35">
                  <c:v>0.46153846153846068</c:v>
                </c:pt>
                <c:pt idx="36">
                  <c:v>0.46874999999999906</c:v>
                </c:pt>
                <c:pt idx="37">
                  <c:v>0.47619047619047522</c:v>
                </c:pt>
                <c:pt idx="38">
                  <c:v>0.48387096774193444</c:v>
                </c:pt>
                <c:pt idx="39">
                  <c:v>0.49180327868852347</c:v>
                </c:pt>
                <c:pt idx="40">
                  <c:v>0.49999999999999883</c:v>
                </c:pt>
                <c:pt idx="41">
                  <c:v>0.5084745762711852</c:v>
                </c:pt>
                <c:pt idx="42">
                  <c:v>0.51724137931034353</c:v>
                </c:pt>
                <c:pt idx="43">
                  <c:v>0.52631578947368285</c:v>
                </c:pt>
                <c:pt idx="44">
                  <c:v>0.53571428571428426</c:v>
                </c:pt>
                <c:pt idx="45">
                  <c:v>0.54545454545454386</c:v>
                </c:pt>
                <c:pt idx="46">
                  <c:v>0.55555555555555391</c:v>
                </c:pt>
                <c:pt idx="47">
                  <c:v>0.56603773584905481</c:v>
                </c:pt>
                <c:pt idx="48">
                  <c:v>0.57692307692307498</c:v>
                </c:pt>
                <c:pt idx="49">
                  <c:v>0.58823529411764508</c:v>
                </c:pt>
                <c:pt idx="50">
                  <c:v>0.59999999999999787</c:v>
                </c:pt>
                <c:pt idx="51">
                  <c:v>0.61224489795918136</c:v>
                </c:pt>
                <c:pt idx="52">
                  <c:v>0.62499999999999756</c:v>
                </c:pt>
                <c:pt idx="53">
                  <c:v>0.63829787234042301</c:v>
                </c:pt>
                <c:pt idx="54">
                  <c:v>0.65217391304347549</c:v>
                </c:pt>
                <c:pt idx="55">
                  <c:v>0.66666666666666374</c:v>
                </c:pt>
                <c:pt idx="56">
                  <c:v>0.68181818181817877</c:v>
                </c:pt>
                <c:pt idx="57">
                  <c:v>0.69767441860464785</c:v>
                </c:pt>
                <c:pt idx="58">
                  <c:v>0.71428571428571075</c:v>
                </c:pt>
                <c:pt idx="59">
                  <c:v>0.73170731707316694</c:v>
                </c:pt>
                <c:pt idx="60">
                  <c:v>0.749999999999996</c:v>
                </c:pt>
                <c:pt idx="61">
                  <c:v>0.76923076923076505</c:v>
                </c:pt>
                <c:pt idx="62">
                  <c:v>0.78947368421052189</c:v>
                </c:pt>
                <c:pt idx="63">
                  <c:v>0.81081081081080619</c:v>
                </c:pt>
                <c:pt idx="64">
                  <c:v>0.83333333333332849</c:v>
                </c:pt>
                <c:pt idx="65">
                  <c:v>0.85714285714285199</c:v>
                </c:pt>
                <c:pt idx="66">
                  <c:v>0.88235294117646523</c:v>
                </c:pt>
                <c:pt idx="67">
                  <c:v>0.9090909090909034</c:v>
                </c:pt>
                <c:pt idx="68">
                  <c:v>0.937499999999994</c:v>
                </c:pt>
                <c:pt idx="69">
                  <c:v>0.96774193548386456</c:v>
                </c:pt>
                <c:pt idx="70">
                  <c:v>0.99999999999999323</c:v>
                </c:pt>
                <c:pt idx="71">
                  <c:v>1.0344827586206824</c:v>
                </c:pt>
                <c:pt idx="72">
                  <c:v>1.0714285714285636</c:v>
                </c:pt>
                <c:pt idx="73">
                  <c:v>1.1111111111111027</c:v>
                </c:pt>
                <c:pt idx="74">
                  <c:v>1.1538461538461449</c:v>
                </c:pt>
                <c:pt idx="75">
                  <c:v>1.1999999999999904</c:v>
                </c:pt>
                <c:pt idx="76">
                  <c:v>1.2499999999999896</c:v>
                </c:pt>
                <c:pt idx="77">
                  <c:v>1.3043478260869452</c:v>
                </c:pt>
                <c:pt idx="78">
                  <c:v>1.3636363636363513</c:v>
                </c:pt>
                <c:pt idx="79">
                  <c:v>1.4285714285714153</c:v>
                </c:pt>
                <c:pt idx="80">
                  <c:v>1.4999999999999853</c:v>
                </c:pt>
                <c:pt idx="81">
                  <c:v>1.5789473684210364</c:v>
                </c:pt>
                <c:pt idx="82">
                  <c:v>1.6666666666666488</c:v>
                </c:pt>
                <c:pt idx="83">
                  <c:v>1.7647058823529211</c:v>
                </c:pt>
                <c:pt idx="84">
                  <c:v>1.8749999999999776</c:v>
                </c:pt>
                <c:pt idx="85">
                  <c:v>1.9999999999999745</c:v>
                </c:pt>
                <c:pt idx="86">
                  <c:v>2.1428571428571139</c:v>
                </c:pt>
                <c:pt idx="87">
                  <c:v>2.3076923076922742</c:v>
                </c:pt>
                <c:pt idx="88">
                  <c:v>2.4999999999999609</c:v>
                </c:pt>
                <c:pt idx="89">
                  <c:v>2.7272727272726809</c:v>
                </c:pt>
                <c:pt idx="90">
                  <c:v>2.999999999999944</c:v>
                </c:pt>
                <c:pt idx="91">
                  <c:v>3.3333333333332642</c:v>
                </c:pt>
                <c:pt idx="92">
                  <c:v>3.7499999999999125</c:v>
                </c:pt>
                <c:pt idx="93">
                  <c:v>4.285714285714171</c:v>
                </c:pt>
                <c:pt idx="94">
                  <c:v>4.9999999999998437</c:v>
                </c:pt>
                <c:pt idx="95">
                  <c:v>5.9999999999997744</c:v>
                </c:pt>
                <c:pt idx="96">
                  <c:v>7.4999999999996474</c:v>
                </c:pt>
                <c:pt idx="97">
                  <c:v>9.9999999999993729</c:v>
                </c:pt>
                <c:pt idx="98">
                  <c:v>14.99999999999859</c:v>
                </c:pt>
                <c:pt idx="99">
                  <c:v>29.999999999994362</c:v>
                </c:pt>
              </c:numCache>
            </c:numRef>
          </c:xVal>
          <c:yVal>
            <c:numRef>
              <c:f>rwup!$BD$22:$BD$121</c:f>
              <c:numCache>
                <c:formatCode>General</c:formatCode>
                <c:ptCount val="100"/>
                <c:pt idx="0">
                  <c:v>5.0000000000000001E-4</c:v>
                </c:pt>
                <c:pt idx="1">
                  <c:v>0.15151515151515152</c:v>
                </c:pt>
                <c:pt idx="2">
                  <c:v>0.15306122448979589</c:v>
                </c:pt>
                <c:pt idx="3">
                  <c:v>0.15463917525773194</c:v>
                </c:pt>
                <c:pt idx="4">
                  <c:v>0.15624999999999997</c:v>
                </c:pt>
                <c:pt idx="5">
                  <c:v>0.15789473684210523</c:v>
                </c:pt>
                <c:pt idx="6">
                  <c:v>0.15957446808510634</c:v>
                </c:pt>
                <c:pt idx="7">
                  <c:v>0.16129032258064513</c:v>
                </c:pt>
                <c:pt idx="8">
                  <c:v>0.16304347826086951</c:v>
                </c:pt>
                <c:pt idx="9">
                  <c:v>0.16483516483516478</c:v>
                </c:pt>
                <c:pt idx="10">
                  <c:v>0.1666666666666666</c:v>
                </c:pt>
                <c:pt idx="11">
                  <c:v>0.16853932584269657</c:v>
                </c:pt>
                <c:pt idx="12">
                  <c:v>0.17045454545454536</c:v>
                </c:pt>
                <c:pt idx="13">
                  <c:v>0.17241379310344818</c:v>
                </c:pt>
                <c:pt idx="14">
                  <c:v>0.17441860465116268</c:v>
                </c:pt>
                <c:pt idx="15">
                  <c:v>0.17647058823529402</c:v>
                </c:pt>
                <c:pt idx="16">
                  <c:v>0.17857142857142846</c:v>
                </c:pt>
                <c:pt idx="17">
                  <c:v>0.18072289156626492</c:v>
                </c:pt>
                <c:pt idx="18">
                  <c:v>0.18292682926829254</c:v>
                </c:pt>
                <c:pt idx="19">
                  <c:v>0.18518518518518504</c:v>
                </c:pt>
                <c:pt idx="20">
                  <c:v>0.18749999999999983</c:v>
                </c:pt>
                <c:pt idx="21">
                  <c:v>0.18987341772151881</c:v>
                </c:pt>
                <c:pt idx="22">
                  <c:v>0.19230769230769212</c:v>
                </c:pt>
                <c:pt idx="23">
                  <c:v>0.19480519480519459</c:v>
                </c:pt>
                <c:pt idx="24">
                  <c:v>0.19736842105263136</c:v>
                </c:pt>
                <c:pt idx="25">
                  <c:v>0.19999999999999976</c:v>
                </c:pt>
                <c:pt idx="26">
                  <c:v>0.20270270270270244</c:v>
                </c:pt>
                <c:pt idx="27">
                  <c:v>0.20547945205479426</c:v>
                </c:pt>
                <c:pt idx="28">
                  <c:v>0.20833333333333304</c:v>
                </c:pt>
                <c:pt idx="29">
                  <c:v>0.21126760563380251</c:v>
                </c:pt>
                <c:pt idx="30">
                  <c:v>0.21428571428571397</c:v>
                </c:pt>
                <c:pt idx="31">
                  <c:v>0.21739130434782575</c:v>
                </c:pt>
                <c:pt idx="32">
                  <c:v>0.22058823529411728</c:v>
                </c:pt>
                <c:pt idx="33">
                  <c:v>0.22388059701492499</c:v>
                </c:pt>
                <c:pt idx="34">
                  <c:v>0.22727272727272685</c:v>
                </c:pt>
                <c:pt idx="35">
                  <c:v>0.23076923076923034</c:v>
                </c:pt>
                <c:pt idx="36">
                  <c:v>0.23437499999999953</c:v>
                </c:pt>
                <c:pt idx="37">
                  <c:v>0.23809523809523761</c:v>
                </c:pt>
                <c:pt idx="38">
                  <c:v>0.24193548387096722</c:v>
                </c:pt>
                <c:pt idx="39">
                  <c:v>0.24590163934426174</c:v>
                </c:pt>
                <c:pt idx="40">
                  <c:v>0.24999999999999942</c:v>
                </c:pt>
                <c:pt idx="41">
                  <c:v>0.2542372881355926</c:v>
                </c:pt>
                <c:pt idx="42">
                  <c:v>0.25862068965517176</c:v>
                </c:pt>
                <c:pt idx="43">
                  <c:v>0.26315789473684142</c:v>
                </c:pt>
                <c:pt idx="44">
                  <c:v>0.26785714285714213</c:v>
                </c:pt>
                <c:pt idx="45">
                  <c:v>0.27272727272727193</c:v>
                </c:pt>
                <c:pt idx="46">
                  <c:v>0.27777777777777696</c:v>
                </c:pt>
                <c:pt idx="47">
                  <c:v>0.28301886792452741</c:v>
                </c:pt>
                <c:pt idx="48">
                  <c:v>0.28846153846153749</c:v>
                </c:pt>
                <c:pt idx="49">
                  <c:v>0.29411764705882254</c:v>
                </c:pt>
                <c:pt idx="50">
                  <c:v>0.29999999999999893</c:v>
                </c:pt>
                <c:pt idx="51">
                  <c:v>0.30612244897959068</c:v>
                </c:pt>
                <c:pt idx="52">
                  <c:v>0.31249999999999878</c:v>
                </c:pt>
                <c:pt idx="53">
                  <c:v>0.31914893617021151</c:v>
                </c:pt>
                <c:pt idx="54">
                  <c:v>0.32608695652173775</c:v>
                </c:pt>
                <c:pt idx="55">
                  <c:v>0.33333333333333187</c:v>
                </c:pt>
                <c:pt idx="56">
                  <c:v>0.34090909090908939</c:v>
                </c:pt>
                <c:pt idx="57">
                  <c:v>0.34883720930232393</c:v>
                </c:pt>
                <c:pt idx="58">
                  <c:v>0.35714285714285537</c:v>
                </c:pt>
                <c:pt idx="59">
                  <c:v>0.36585365853658347</c:v>
                </c:pt>
                <c:pt idx="60">
                  <c:v>0.374999999999998</c:v>
                </c:pt>
                <c:pt idx="61">
                  <c:v>0.38461538461538253</c:v>
                </c:pt>
                <c:pt idx="62">
                  <c:v>0.39473684210526094</c:v>
                </c:pt>
                <c:pt idx="63">
                  <c:v>0.4054054054054031</c:v>
                </c:pt>
                <c:pt idx="64">
                  <c:v>0.41666666666666424</c:v>
                </c:pt>
                <c:pt idx="65">
                  <c:v>0.42857142857142599</c:v>
                </c:pt>
                <c:pt idx="66">
                  <c:v>0.44117647058823262</c:v>
                </c:pt>
                <c:pt idx="67">
                  <c:v>0.4545454545454517</c:v>
                </c:pt>
                <c:pt idx="68">
                  <c:v>0.468749999999997</c:v>
                </c:pt>
                <c:pt idx="69">
                  <c:v>0.48387096774193228</c:v>
                </c:pt>
                <c:pt idx="70">
                  <c:v>0.49999999999999661</c:v>
                </c:pt>
                <c:pt idx="71">
                  <c:v>0.5172413793103412</c:v>
                </c:pt>
                <c:pt idx="72">
                  <c:v>0.53571428571428181</c:v>
                </c:pt>
                <c:pt idx="73">
                  <c:v>0.55555555555555136</c:v>
                </c:pt>
                <c:pt idx="74">
                  <c:v>0.57692307692307243</c:v>
                </c:pt>
                <c:pt idx="75">
                  <c:v>0.5999999999999952</c:v>
                </c:pt>
                <c:pt idx="76">
                  <c:v>0.62499999999999478</c:v>
                </c:pt>
                <c:pt idx="77">
                  <c:v>0.65217391304347261</c:v>
                </c:pt>
                <c:pt idx="78">
                  <c:v>0.68181818181817566</c:v>
                </c:pt>
                <c:pt idx="79">
                  <c:v>0.71428571428570764</c:v>
                </c:pt>
                <c:pt idx="80">
                  <c:v>0.74999999999999267</c:v>
                </c:pt>
                <c:pt idx="81">
                  <c:v>0.78947368421051822</c:v>
                </c:pt>
                <c:pt idx="82">
                  <c:v>0.83333333333332438</c:v>
                </c:pt>
                <c:pt idx="83">
                  <c:v>0.88235294117646057</c:v>
                </c:pt>
                <c:pt idx="84">
                  <c:v>0.93749999999998879</c:v>
                </c:pt>
                <c:pt idx="85">
                  <c:v>0.99999999999998723</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yVal>
          <c:smooth val="0"/>
          <c:extLst>
            <c:ext xmlns:c16="http://schemas.microsoft.com/office/drawing/2014/chart" uri="{C3380CC4-5D6E-409C-BE32-E72D297353CC}">
              <c16:uniqueId val="{00000001-331F-44B1-A31D-CED58F4143F6}"/>
            </c:ext>
          </c:extLst>
        </c:ser>
        <c:dLbls>
          <c:showLegendKey val="0"/>
          <c:showVal val="0"/>
          <c:showCatName val="0"/>
          <c:showSerName val="0"/>
          <c:showPercent val="0"/>
          <c:showBubbleSize val="0"/>
        </c:dLbls>
        <c:axId val="1174989456"/>
        <c:axId val="1175003376"/>
      </c:scatterChart>
      <c:valAx>
        <c:axId val="1174989456"/>
        <c:scaling>
          <c:orientation val="minMax"/>
          <c:max val="2.5"/>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PRWU/PTRANS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75003376"/>
        <c:crosses val="autoZero"/>
        <c:crossBetween val="midCat"/>
        <c:majorUnit val="0.5"/>
      </c:valAx>
      <c:valAx>
        <c:axId val="117500337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process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74989456"/>
        <c:crosses val="autoZero"/>
        <c:crossBetween val="midCat"/>
        <c:majorUnit val="0.2"/>
      </c:valAx>
      <c:spPr>
        <a:noFill/>
        <a:ln w="0">
          <a:solidFill>
            <a:schemeClr val="tx1"/>
          </a:solidFill>
        </a:ln>
        <a:effectLst/>
      </c:spPr>
    </c:plotArea>
    <c:legend>
      <c:legendPos val="b"/>
      <c:layout>
        <c:manualLayout>
          <c:xMode val="edge"/>
          <c:yMode val="edge"/>
          <c:x val="0.59878418105804321"/>
          <c:y val="0.69329098120722366"/>
          <c:w val="0.29147264776705911"/>
          <c:h val="0.12591324710866802"/>
        </c:manualLayout>
      </c:layout>
      <c:overlay val="0"/>
      <c:spPr>
        <a:noFill/>
        <a:ln w="0">
          <a:solidFill>
            <a:schemeClr val="tx1"/>
          </a:solid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3791025004372138E-2"/>
          <c:y val="5.0925925925925923E-2"/>
          <c:w val="0.87151978669660402"/>
          <c:h val="0.70440549439228939"/>
        </c:manualLayout>
      </c:layout>
      <c:scatterChart>
        <c:scatterStyle val="lineMarker"/>
        <c:varyColors val="0"/>
        <c:ser>
          <c:idx val="0"/>
          <c:order val="0"/>
          <c:tx>
            <c:v>Simulated</c:v>
          </c:tx>
          <c:spPr>
            <a:ln w="0" cap="rnd">
              <a:solidFill>
                <a:schemeClr val="tx1"/>
              </a:solidFill>
              <a:round/>
            </a:ln>
            <a:effectLst/>
          </c:spPr>
          <c:marker>
            <c:symbol val="none"/>
          </c:marker>
          <c:xVal>
            <c:numRef>
              <c:f>ET!$AK$33:$AK$496</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1</c:v>
                </c:pt>
                <c:pt idx="136">
                  <c:v>2</c:v>
                </c:pt>
                <c:pt idx="137">
                  <c:v>3</c:v>
                </c:pt>
                <c:pt idx="138">
                  <c:v>4</c:v>
                </c:pt>
                <c:pt idx="139">
                  <c:v>5</c:v>
                </c:pt>
                <c:pt idx="140">
                  <c:v>6</c:v>
                </c:pt>
                <c:pt idx="141">
                  <c:v>7</c:v>
                </c:pt>
                <c:pt idx="142">
                  <c:v>8</c:v>
                </c:pt>
                <c:pt idx="143">
                  <c:v>9</c:v>
                </c:pt>
                <c:pt idx="144">
                  <c:v>10</c:v>
                </c:pt>
                <c:pt idx="145">
                  <c:v>11</c:v>
                </c:pt>
                <c:pt idx="146">
                  <c:v>12</c:v>
                </c:pt>
                <c:pt idx="147">
                  <c:v>13</c:v>
                </c:pt>
                <c:pt idx="148">
                  <c:v>14</c:v>
                </c:pt>
                <c:pt idx="149">
                  <c:v>15</c:v>
                </c:pt>
                <c:pt idx="150">
                  <c:v>16</c:v>
                </c:pt>
                <c:pt idx="151">
                  <c:v>17</c:v>
                </c:pt>
                <c:pt idx="152">
                  <c:v>18</c:v>
                </c:pt>
                <c:pt idx="153">
                  <c:v>19</c:v>
                </c:pt>
                <c:pt idx="154">
                  <c:v>20</c:v>
                </c:pt>
                <c:pt idx="155">
                  <c:v>21</c:v>
                </c:pt>
                <c:pt idx="156">
                  <c:v>22</c:v>
                </c:pt>
                <c:pt idx="157">
                  <c:v>23</c:v>
                </c:pt>
                <c:pt idx="158">
                  <c:v>24</c:v>
                </c:pt>
                <c:pt idx="159">
                  <c:v>25</c:v>
                </c:pt>
                <c:pt idx="160">
                  <c:v>26</c:v>
                </c:pt>
                <c:pt idx="161">
                  <c:v>27</c:v>
                </c:pt>
                <c:pt idx="162">
                  <c:v>28</c:v>
                </c:pt>
                <c:pt idx="163">
                  <c:v>29</c:v>
                </c:pt>
                <c:pt idx="164">
                  <c:v>30</c:v>
                </c:pt>
                <c:pt idx="165">
                  <c:v>31</c:v>
                </c:pt>
                <c:pt idx="166">
                  <c:v>32</c:v>
                </c:pt>
                <c:pt idx="167">
                  <c:v>33</c:v>
                </c:pt>
                <c:pt idx="168">
                  <c:v>34</c:v>
                </c:pt>
                <c:pt idx="169">
                  <c:v>35</c:v>
                </c:pt>
                <c:pt idx="170">
                  <c:v>36</c:v>
                </c:pt>
                <c:pt idx="171">
                  <c:v>37</c:v>
                </c:pt>
                <c:pt idx="172">
                  <c:v>38</c:v>
                </c:pt>
                <c:pt idx="173">
                  <c:v>39</c:v>
                </c:pt>
                <c:pt idx="174">
                  <c:v>40</c:v>
                </c:pt>
                <c:pt idx="175">
                  <c:v>41</c:v>
                </c:pt>
                <c:pt idx="176">
                  <c:v>42</c:v>
                </c:pt>
                <c:pt idx="177">
                  <c:v>43</c:v>
                </c:pt>
                <c:pt idx="178">
                  <c:v>44</c:v>
                </c:pt>
                <c:pt idx="179">
                  <c:v>45</c:v>
                </c:pt>
                <c:pt idx="180">
                  <c:v>46</c:v>
                </c:pt>
                <c:pt idx="181">
                  <c:v>47</c:v>
                </c:pt>
                <c:pt idx="182">
                  <c:v>48</c:v>
                </c:pt>
                <c:pt idx="183">
                  <c:v>49</c:v>
                </c:pt>
                <c:pt idx="184">
                  <c:v>50</c:v>
                </c:pt>
                <c:pt idx="185">
                  <c:v>51</c:v>
                </c:pt>
                <c:pt idx="186">
                  <c:v>52</c:v>
                </c:pt>
                <c:pt idx="187">
                  <c:v>53</c:v>
                </c:pt>
                <c:pt idx="188">
                  <c:v>54</c:v>
                </c:pt>
                <c:pt idx="189">
                  <c:v>55</c:v>
                </c:pt>
                <c:pt idx="190">
                  <c:v>56</c:v>
                </c:pt>
                <c:pt idx="191">
                  <c:v>57</c:v>
                </c:pt>
                <c:pt idx="192">
                  <c:v>58</c:v>
                </c:pt>
                <c:pt idx="193">
                  <c:v>59</c:v>
                </c:pt>
                <c:pt idx="194">
                  <c:v>60</c:v>
                </c:pt>
                <c:pt idx="195">
                  <c:v>61</c:v>
                </c:pt>
                <c:pt idx="196">
                  <c:v>62</c:v>
                </c:pt>
                <c:pt idx="197">
                  <c:v>63</c:v>
                </c:pt>
                <c:pt idx="198">
                  <c:v>64</c:v>
                </c:pt>
                <c:pt idx="199">
                  <c:v>65</c:v>
                </c:pt>
                <c:pt idx="200">
                  <c:v>66</c:v>
                </c:pt>
                <c:pt idx="201">
                  <c:v>67</c:v>
                </c:pt>
                <c:pt idx="202">
                  <c:v>68</c:v>
                </c:pt>
                <c:pt idx="203">
                  <c:v>69</c:v>
                </c:pt>
                <c:pt idx="204">
                  <c:v>70</c:v>
                </c:pt>
                <c:pt idx="205">
                  <c:v>71</c:v>
                </c:pt>
                <c:pt idx="206">
                  <c:v>72</c:v>
                </c:pt>
                <c:pt idx="207">
                  <c:v>73</c:v>
                </c:pt>
                <c:pt idx="208">
                  <c:v>74</c:v>
                </c:pt>
                <c:pt idx="209">
                  <c:v>75</c:v>
                </c:pt>
                <c:pt idx="210">
                  <c:v>76</c:v>
                </c:pt>
                <c:pt idx="211">
                  <c:v>77</c:v>
                </c:pt>
                <c:pt idx="212">
                  <c:v>78</c:v>
                </c:pt>
                <c:pt idx="213">
                  <c:v>79</c:v>
                </c:pt>
                <c:pt idx="214">
                  <c:v>80</c:v>
                </c:pt>
                <c:pt idx="215">
                  <c:v>81</c:v>
                </c:pt>
                <c:pt idx="216">
                  <c:v>82</c:v>
                </c:pt>
                <c:pt idx="217">
                  <c:v>83</c:v>
                </c:pt>
                <c:pt idx="218">
                  <c:v>84</c:v>
                </c:pt>
                <c:pt idx="219">
                  <c:v>85</c:v>
                </c:pt>
                <c:pt idx="220">
                  <c:v>86</c:v>
                </c:pt>
                <c:pt idx="221">
                  <c:v>87</c:v>
                </c:pt>
                <c:pt idx="222">
                  <c:v>88</c:v>
                </c:pt>
                <c:pt idx="223">
                  <c:v>89</c:v>
                </c:pt>
                <c:pt idx="224">
                  <c:v>90</c:v>
                </c:pt>
                <c:pt idx="225">
                  <c:v>91</c:v>
                </c:pt>
                <c:pt idx="226">
                  <c:v>92</c:v>
                </c:pt>
                <c:pt idx="227">
                  <c:v>93</c:v>
                </c:pt>
                <c:pt idx="228">
                  <c:v>94</c:v>
                </c:pt>
                <c:pt idx="229">
                  <c:v>95</c:v>
                </c:pt>
                <c:pt idx="230">
                  <c:v>96</c:v>
                </c:pt>
                <c:pt idx="231">
                  <c:v>97</c:v>
                </c:pt>
                <c:pt idx="232">
                  <c:v>98</c:v>
                </c:pt>
                <c:pt idx="233">
                  <c:v>99</c:v>
                </c:pt>
                <c:pt idx="234">
                  <c:v>100</c:v>
                </c:pt>
                <c:pt idx="235">
                  <c:v>101</c:v>
                </c:pt>
                <c:pt idx="236">
                  <c:v>102</c:v>
                </c:pt>
                <c:pt idx="237">
                  <c:v>103</c:v>
                </c:pt>
                <c:pt idx="238">
                  <c:v>104</c:v>
                </c:pt>
                <c:pt idx="239">
                  <c:v>105</c:v>
                </c:pt>
                <c:pt idx="240">
                  <c:v>106</c:v>
                </c:pt>
                <c:pt idx="241">
                  <c:v>107</c:v>
                </c:pt>
                <c:pt idx="242">
                  <c:v>108</c:v>
                </c:pt>
                <c:pt idx="243">
                  <c:v>109</c:v>
                </c:pt>
                <c:pt idx="244">
                  <c:v>110</c:v>
                </c:pt>
                <c:pt idx="245">
                  <c:v>111</c:v>
                </c:pt>
                <c:pt idx="246">
                  <c:v>112</c:v>
                </c:pt>
                <c:pt idx="247">
                  <c:v>113</c:v>
                </c:pt>
                <c:pt idx="248">
                  <c:v>114</c:v>
                </c:pt>
                <c:pt idx="249">
                  <c:v>115</c:v>
                </c:pt>
                <c:pt idx="250">
                  <c:v>116</c:v>
                </c:pt>
                <c:pt idx="251">
                  <c:v>117</c:v>
                </c:pt>
                <c:pt idx="252">
                  <c:v>118</c:v>
                </c:pt>
                <c:pt idx="253">
                  <c:v>119</c:v>
                </c:pt>
                <c:pt idx="254">
                  <c:v>120</c:v>
                </c:pt>
                <c:pt idx="255">
                  <c:v>121</c:v>
                </c:pt>
                <c:pt idx="256">
                  <c:v>122</c:v>
                </c:pt>
                <c:pt idx="257">
                  <c:v>123</c:v>
                </c:pt>
                <c:pt idx="258">
                  <c:v>124</c:v>
                </c:pt>
                <c:pt idx="259">
                  <c:v>125</c:v>
                </c:pt>
                <c:pt idx="260">
                  <c:v>126</c:v>
                </c:pt>
                <c:pt idx="261">
                  <c:v>127</c:v>
                </c:pt>
                <c:pt idx="262">
                  <c:v>128</c:v>
                </c:pt>
                <c:pt idx="263">
                  <c:v>129</c:v>
                </c:pt>
                <c:pt idx="264">
                  <c:v>130</c:v>
                </c:pt>
                <c:pt idx="265">
                  <c:v>131</c:v>
                </c:pt>
                <c:pt idx="266">
                  <c:v>132</c:v>
                </c:pt>
                <c:pt idx="267">
                  <c:v>133</c:v>
                </c:pt>
                <c:pt idx="268">
                  <c:v>134</c:v>
                </c:pt>
                <c:pt idx="269">
                  <c:v>135</c:v>
                </c:pt>
                <c:pt idx="270">
                  <c:v>136</c:v>
                </c:pt>
                <c:pt idx="271">
                  <c:v>137</c:v>
                </c:pt>
                <c:pt idx="272">
                  <c:v>138</c:v>
                </c:pt>
                <c:pt idx="273">
                  <c:v>139</c:v>
                </c:pt>
                <c:pt idx="274">
                  <c:v>140</c:v>
                </c:pt>
                <c:pt idx="275">
                  <c:v>141</c:v>
                </c:pt>
                <c:pt idx="276">
                  <c:v>142</c:v>
                </c:pt>
                <c:pt idx="277">
                  <c:v>143</c:v>
                </c:pt>
                <c:pt idx="278">
                  <c:v>144</c:v>
                </c:pt>
                <c:pt idx="279">
                  <c:v>145</c:v>
                </c:pt>
                <c:pt idx="280">
                  <c:v>146</c:v>
                </c:pt>
                <c:pt idx="281">
                  <c:v>147</c:v>
                </c:pt>
                <c:pt idx="282">
                  <c:v>148</c:v>
                </c:pt>
                <c:pt idx="283">
                  <c:v>149</c:v>
                </c:pt>
                <c:pt idx="284">
                  <c:v>150</c:v>
                </c:pt>
                <c:pt idx="285">
                  <c:v>151</c:v>
                </c:pt>
                <c:pt idx="286">
                  <c:v>152</c:v>
                </c:pt>
                <c:pt idx="287">
                  <c:v>153</c:v>
                </c:pt>
                <c:pt idx="288">
                  <c:v>154</c:v>
                </c:pt>
                <c:pt idx="289">
                  <c:v>155</c:v>
                </c:pt>
                <c:pt idx="290">
                  <c:v>156</c:v>
                </c:pt>
                <c:pt idx="291">
                  <c:v>157</c:v>
                </c:pt>
                <c:pt idx="292">
                  <c:v>158</c:v>
                </c:pt>
                <c:pt idx="293">
                  <c:v>159</c:v>
                </c:pt>
                <c:pt idx="294">
                  <c:v>160</c:v>
                </c:pt>
                <c:pt idx="295">
                  <c:v>161</c:v>
                </c:pt>
                <c:pt idx="296">
                  <c:v>162</c:v>
                </c:pt>
                <c:pt idx="297">
                  <c:v>163</c:v>
                </c:pt>
                <c:pt idx="298">
                  <c:v>164</c:v>
                </c:pt>
                <c:pt idx="299">
                  <c:v>165</c:v>
                </c:pt>
                <c:pt idx="300">
                  <c:v>166</c:v>
                </c:pt>
                <c:pt idx="301">
                  <c:v>167</c:v>
                </c:pt>
                <c:pt idx="302">
                  <c:v>168</c:v>
                </c:pt>
                <c:pt idx="303">
                  <c:v>169</c:v>
                </c:pt>
                <c:pt idx="304">
                  <c:v>170</c:v>
                </c:pt>
                <c:pt idx="305">
                  <c:v>171</c:v>
                </c:pt>
                <c:pt idx="306">
                  <c:v>172</c:v>
                </c:pt>
                <c:pt idx="307">
                  <c:v>173</c:v>
                </c:pt>
                <c:pt idx="308">
                  <c:v>174</c:v>
                </c:pt>
                <c:pt idx="309">
                  <c:v>175</c:v>
                </c:pt>
                <c:pt idx="310">
                  <c:v>176</c:v>
                </c:pt>
                <c:pt idx="311">
                  <c:v>177</c:v>
                </c:pt>
                <c:pt idx="312">
                  <c:v>178</c:v>
                </c:pt>
                <c:pt idx="313">
                  <c:v>179</c:v>
                </c:pt>
                <c:pt idx="314">
                  <c:v>180</c:v>
                </c:pt>
                <c:pt idx="315">
                  <c:v>181</c:v>
                </c:pt>
                <c:pt idx="316">
                  <c:v>182</c:v>
                </c:pt>
                <c:pt idx="317">
                  <c:v>183</c:v>
                </c:pt>
                <c:pt idx="318">
                  <c:v>184</c:v>
                </c:pt>
                <c:pt idx="319">
                  <c:v>185</c:v>
                </c:pt>
                <c:pt idx="320">
                  <c:v>186</c:v>
                </c:pt>
                <c:pt idx="321">
                  <c:v>187</c:v>
                </c:pt>
                <c:pt idx="322">
                  <c:v>188</c:v>
                </c:pt>
                <c:pt idx="323">
                  <c:v>189</c:v>
                </c:pt>
                <c:pt idx="324">
                  <c:v>190</c:v>
                </c:pt>
                <c:pt idx="325">
                  <c:v>191</c:v>
                </c:pt>
                <c:pt idx="326">
                  <c:v>192</c:v>
                </c:pt>
                <c:pt idx="327">
                  <c:v>193</c:v>
                </c:pt>
                <c:pt idx="328">
                  <c:v>194</c:v>
                </c:pt>
                <c:pt idx="329">
                  <c:v>195</c:v>
                </c:pt>
                <c:pt idx="330">
                  <c:v>196</c:v>
                </c:pt>
                <c:pt idx="331">
                  <c:v>197</c:v>
                </c:pt>
                <c:pt idx="332">
                  <c:v>198</c:v>
                </c:pt>
                <c:pt idx="333">
                  <c:v>199</c:v>
                </c:pt>
                <c:pt idx="334">
                  <c:v>200</c:v>
                </c:pt>
                <c:pt idx="335">
                  <c:v>201</c:v>
                </c:pt>
                <c:pt idx="336">
                  <c:v>202</c:v>
                </c:pt>
                <c:pt idx="337">
                  <c:v>203</c:v>
                </c:pt>
                <c:pt idx="338">
                  <c:v>204</c:v>
                </c:pt>
                <c:pt idx="339">
                  <c:v>205</c:v>
                </c:pt>
                <c:pt idx="340">
                  <c:v>206</c:v>
                </c:pt>
                <c:pt idx="341">
                  <c:v>207</c:v>
                </c:pt>
                <c:pt idx="342">
                  <c:v>208</c:v>
                </c:pt>
                <c:pt idx="343">
                  <c:v>209</c:v>
                </c:pt>
                <c:pt idx="344">
                  <c:v>210</c:v>
                </c:pt>
                <c:pt idx="345">
                  <c:v>211</c:v>
                </c:pt>
                <c:pt idx="346">
                  <c:v>212</c:v>
                </c:pt>
                <c:pt idx="347">
                  <c:v>213</c:v>
                </c:pt>
                <c:pt idx="348">
                  <c:v>214</c:v>
                </c:pt>
                <c:pt idx="349">
                  <c:v>215</c:v>
                </c:pt>
                <c:pt idx="350">
                  <c:v>216</c:v>
                </c:pt>
                <c:pt idx="351">
                  <c:v>217</c:v>
                </c:pt>
                <c:pt idx="352">
                  <c:v>218</c:v>
                </c:pt>
                <c:pt idx="353">
                  <c:v>219</c:v>
                </c:pt>
                <c:pt idx="354">
                  <c:v>220</c:v>
                </c:pt>
                <c:pt idx="355">
                  <c:v>221</c:v>
                </c:pt>
                <c:pt idx="356">
                  <c:v>222</c:v>
                </c:pt>
                <c:pt idx="357">
                  <c:v>223</c:v>
                </c:pt>
                <c:pt idx="358">
                  <c:v>224</c:v>
                </c:pt>
                <c:pt idx="359">
                  <c:v>225</c:v>
                </c:pt>
                <c:pt idx="360">
                  <c:v>226</c:v>
                </c:pt>
                <c:pt idx="361">
                  <c:v>227</c:v>
                </c:pt>
                <c:pt idx="362">
                  <c:v>228</c:v>
                </c:pt>
                <c:pt idx="363">
                  <c:v>229</c:v>
                </c:pt>
                <c:pt idx="364">
                  <c:v>230</c:v>
                </c:pt>
                <c:pt idx="365">
                  <c:v>231</c:v>
                </c:pt>
                <c:pt idx="366">
                  <c:v>232</c:v>
                </c:pt>
                <c:pt idx="367">
                  <c:v>233</c:v>
                </c:pt>
                <c:pt idx="368">
                  <c:v>234</c:v>
                </c:pt>
                <c:pt idx="369">
                  <c:v>235</c:v>
                </c:pt>
                <c:pt idx="370">
                  <c:v>236</c:v>
                </c:pt>
                <c:pt idx="371">
                  <c:v>237</c:v>
                </c:pt>
                <c:pt idx="372">
                  <c:v>238</c:v>
                </c:pt>
                <c:pt idx="373">
                  <c:v>239</c:v>
                </c:pt>
                <c:pt idx="374">
                  <c:v>240</c:v>
                </c:pt>
                <c:pt idx="375">
                  <c:v>241</c:v>
                </c:pt>
                <c:pt idx="376">
                  <c:v>242</c:v>
                </c:pt>
                <c:pt idx="377">
                  <c:v>243</c:v>
                </c:pt>
                <c:pt idx="378">
                  <c:v>244</c:v>
                </c:pt>
                <c:pt idx="379">
                  <c:v>245</c:v>
                </c:pt>
                <c:pt idx="380">
                  <c:v>246</c:v>
                </c:pt>
                <c:pt idx="381">
                  <c:v>247</c:v>
                </c:pt>
                <c:pt idx="382">
                  <c:v>248</c:v>
                </c:pt>
                <c:pt idx="383">
                  <c:v>249</c:v>
                </c:pt>
                <c:pt idx="384">
                  <c:v>250</c:v>
                </c:pt>
                <c:pt idx="385">
                  <c:v>251</c:v>
                </c:pt>
                <c:pt idx="386">
                  <c:v>252</c:v>
                </c:pt>
                <c:pt idx="387">
                  <c:v>253</c:v>
                </c:pt>
                <c:pt idx="388">
                  <c:v>254</c:v>
                </c:pt>
                <c:pt idx="389">
                  <c:v>255</c:v>
                </c:pt>
                <c:pt idx="390">
                  <c:v>256</c:v>
                </c:pt>
                <c:pt idx="391">
                  <c:v>257</c:v>
                </c:pt>
                <c:pt idx="392">
                  <c:v>258</c:v>
                </c:pt>
                <c:pt idx="393">
                  <c:v>259</c:v>
                </c:pt>
                <c:pt idx="394">
                  <c:v>260</c:v>
                </c:pt>
                <c:pt idx="395">
                  <c:v>261</c:v>
                </c:pt>
                <c:pt idx="396">
                  <c:v>262</c:v>
                </c:pt>
                <c:pt idx="397">
                  <c:v>263</c:v>
                </c:pt>
                <c:pt idx="398">
                  <c:v>264</c:v>
                </c:pt>
                <c:pt idx="399">
                  <c:v>265</c:v>
                </c:pt>
                <c:pt idx="400">
                  <c:v>266</c:v>
                </c:pt>
                <c:pt idx="401">
                  <c:v>267</c:v>
                </c:pt>
                <c:pt idx="402">
                  <c:v>268</c:v>
                </c:pt>
                <c:pt idx="403">
                  <c:v>269</c:v>
                </c:pt>
                <c:pt idx="404">
                  <c:v>270</c:v>
                </c:pt>
                <c:pt idx="405">
                  <c:v>271</c:v>
                </c:pt>
                <c:pt idx="406">
                  <c:v>272</c:v>
                </c:pt>
                <c:pt idx="407">
                  <c:v>273</c:v>
                </c:pt>
                <c:pt idx="408">
                  <c:v>274</c:v>
                </c:pt>
                <c:pt idx="409">
                  <c:v>275</c:v>
                </c:pt>
                <c:pt idx="410">
                  <c:v>276</c:v>
                </c:pt>
                <c:pt idx="411">
                  <c:v>277</c:v>
                </c:pt>
                <c:pt idx="412">
                  <c:v>278</c:v>
                </c:pt>
                <c:pt idx="413">
                  <c:v>279</c:v>
                </c:pt>
                <c:pt idx="414">
                  <c:v>280</c:v>
                </c:pt>
                <c:pt idx="415">
                  <c:v>281</c:v>
                </c:pt>
                <c:pt idx="416">
                  <c:v>282</c:v>
                </c:pt>
                <c:pt idx="417">
                  <c:v>283</c:v>
                </c:pt>
                <c:pt idx="418">
                  <c:v>284</c:v>
                </c:pt>
                <c:pt idx="419">
                  <c:v>285</c:v>
                </c:pt>
                <c:pt idx="420">
                  <c:v>286</c:v>
                </c:pt>
                <c:pt idx="421">
                  <c:v>287</c:v>
                </c:pt>
                <c:pt idx="422">
                  <c:v>288</c:v>
                </c:pt>
                <c:pt idx="423">
                  <c:v>289</c:v>
                </c:pt>
                <c:pt idx="424">
                  <c:v>290</c:v>
                </c:pt>
                <c:pt idx="425">
                  <c:v>291</c:v>
                </c:pt>
                <c:pt idx="426">
                  <c:v>292</c:v>
                </c:pt>
                <c:pt idx="427">
                  <c:v>293</c:v>
                </c:pt>
                <c:pt idx="428">
                  <c:v>294</c:v>
                </c:pt>
                <c:pt idx="429">
                  <c:v>295</c:v>
                </c:pt>
                <c:pt idx="430">
                  <c:v>296</c:v>
                </c:pt>
                <c:pt idx="431">
                  <c:v>297</c:v>
                </c:pt>
                <c:pt idx="432">
                  <c:v>298</c:v>
                </c:pt>
                <c:pt idx="433">
                  <c:v>299</c:v>
                </c:pt>
                <c:pt idx="434">
                  <c:v>300</c:v>
                </c:pt>
                <c:pt idx="435">
                  <c:v>301</c:v>
                </c:pt>
                <c:pt idx="436">
                  <c:v>302</c:v>
                </c:pt>
                <c:pt idx="437">
                  <c:v>303</c:v>
                </c:pt>
                <c:pt idx="438">
                  <c:v>304</c:v>
                </c:pt>
                <c:pt idx="439">
                  <c:v>305</c:v>
                </c:pt>
                <c:pt idx="440">
                  <c:v>306</c:v>
                </c:pt>
                <c:pt idx="441">
                  <c:v>307</c:v>
                </c:pt>
                <c:pt idx="442">
                  <c:v>308</c:v>
                </c:pt>
                <c:pt idx="443">
                  <c:v>309</c:v>
                </c:pt>
                <c:pt idx="444">
                  <c:v>310</c:v>
                </c:pt>
                <c:pt idx="445">
                  <c:v>311</c:v>
                </c:pt>
                <c:pt idx="446">
                  <c:v>312</c:v>
                </c:pt>
                <c:pt idx="447">
                  <c:v>313</c:v>
                </c:pt>
                <c:pt idx="448">
                  <c:v>314</c:v>
                </c:pt>
                <c:pt idx="449">
                  <c:v>315</c:v>
                </c:pt>
                <c:pt idx="450">
                  <c:v>316</c:v>
                </c:pt>
                <c:pt idx="451">
                  <c:v>317</c:v>
                </c:pt>
                <c:pt idx="452">
                  <c:v>318</c:v>
                </c:pt>
                <c:pt idx="453">
                  <c:v>319</c:v>
                </c:pt>
                <c:pt idx="454">
                  <c:v>320</c:v>
                </c:pt>
                <c:pt idx="455">
                  <c:v>321</c:v>
                </c:pt>
                <c:pt idx="456">
                  <c:v>322</c:v>
                </c:pt>
                <c:pt idx="457">
                  <c:v>323</c:v>
                </c:pt>
                <c:pt idx="458">
                  <c:v>324</c:v>
                </c:pt>
                <c:pt idx="459">
                  <c:v>325</c:v>
                </c:pt>
                <c:pt idx="460">
                  <c:v>326</c:v>
                </c:pt>
                <c:pt idx="461">
                  <c:v>327</c:v>
                </c:pt>
                <c:pt idx="462">
                  <c:v>328</c:v>
                </c:pt>
                <c:pt idx="463">
                  <c:v>329</c:v>
                </c:pt>
              </c:numCache>
            </c:numRef>
          </c:xVal>
          <c:yVal>
            <c:numRef>
              <c:f>ET!$AM$33:$AM$496</c:f>
              <c:numCache>
                <c:formatCode>ge\r\a\l</c:formatCode>
                <c:ptCount val="464"/>
                <c:pt idx="0">
                  <c:v>0.69740000000000002</c:v>
                </c:pt>
                <c:pt idx="1">
                  <c:v>0</c:v>
                </c:pt>
                <c:pt idx="2">
                  <c:v>0.66280000000000006</c:v>
                </c:pt>
                <c:pt idx="3">
                  <c:v>0.20610000000000001</c:v>
                </c:pt>
                <c:pt idx="4">
                  <c:v>0.69840000000000002</c:v>
                </c:pt>
                <c:pt idx="5">
                  <c:v>0.73670000000000002</c:v>
                </c:pt>
                <c:pt idx="6">
                  <c:v>0.68110000000000004</c:v>
                </c:pt>
                <c:pt idx="7">
                  <c:v>0</c:v>
                </c:pt>
                <c:pt idx="8">
                  <c:v>0</c:v>
                </c:pt>
                <c:pt idx="9">
                  <c:v>0.59610000000000007</c:v>
                </c:pt>
                <c:pt idx="10">
                  <c:v>0.31769999999999998</c:v>
                </c:pt>
                <c:pt idx="11">
                  <c:v>0.4612</c:v>
                </c:pt>
                <c:pt idx="12">
                  <c:v>0</c:v>
                </c:pt>
                <c:pt idx="13">
                  <c:v>0</c:v>
                </c:pt>
                <c:pt idx="14">
                  <c:v>0</c:v>
                </c:pt>
                <c:pt idx="15">
                  <c:v>0</c:v>
                </c:pt>
                <c:pt idx="16">
                  <c:v>0</c:v>
                </c:pt>
                <c:pt idx="17">
                  <c:v>0</c:v>
                </c:pt>
                <c:pt idx="18">
                  <c:v>0.57309999999999994</c:v>
                </c:pt>
                <c:pt idx="19">
                  <c:v>0.46900000000000003</c:v>
                </c:pt>
                <c:pt idx="20">
                  <c:v>0.41839999999999999</c:v>
                </c:pt>
                <c:pt idx="21">
                  <c:v>0</c:v>
                </c:pt>
                <c:pt idx="22">
                  <c:v>0</c:v>
                </c:pt>
                <c:pt idx="23">
                  <c:v>0</c:v>
                </c:pt>
                <c:pt idx="24">
                  <c:v>0</c:v>
                </c:pt>
                <c:pt idx="25">
                  <c:v>0</c:v>
                </c:pt>
                <c:pt idx="26">
                  <c:v>0</c:v>
                </c:pt>
                <c:pt idx="27">
                  <c:v>0</c:v>
                </c:pt>
                <c:pt idx="28">
                  <c:v>0</c:v>
                </c:pt>
                <c:pt idx="29">
                  <c:v>0.4269</c:v>
                </c:pt>
                <c:pt idx="30">
                  <c:v>0.6855</c:v>
                </c:pt>
                <c:pt idx="31">
                  <c:v>0</c:v>
                </c:pt>
                <c:pt idx="32">
                  <c:v>0</c:v>
                </c:pt>
                <c:pt idx="33">
                  <c:v>0</c:v>
                </c:pt>
                <c:pt idx="34">
                  <c:v>0</c:v>
                </c:pt>
                <c:pt idx="35">
                  <c:v>0</c:v>
                </c:pt>
                <c:pt idx="36">
                  <c:v>0</c:v>
                </c:pt>
                <c:pt idx="37">
                  <c:v>0</c:v>
                </c:pt>
                <c:pt idx="38">
                  <c:v>0</c:v>
                </c:pt>
                <c:pt idx="39">
                  <c:v>0</c:v>
                </c:pt>
                <c:pt idx="40">
                  <c:v>0</c:v>
                </c:pt>
                <c:pt idx="41">
                  <c:v>0.54089999999999994</c:v>
                </c:pt>
                <c:pt idx="42">
                  <c:v>0.31989999999999996</c:v>
                </c:pt>
                <c:pt idx="43">
                  <c:v>0.26139999999999997</c:v>
                </c:pt>
                <c:pt idx="44">
                  <c:v>0.18609999999999999</c:v>
                </c:pt>
                <c:pt idx="45">
                  <c:v>0.40659999999999996</c:v>
                </c:pt>
                <c:pt idx="46">
                  <c:v>0</c:v>
                </c:pt>
                <c:pt idx="47">
                  <c:v>0</c:v>
                </c:pt>
                <c:pt idx="48">
                  <c:v>0</c:v>
                </c:pt>
                <c:pt idx="49">
                  <c:v>0</c:v>
                </c:pt>
                <c:pt idx="50">
                  <c:v>0</c:v>
                </c:pt>
                <c:pt idx="51">
                  <c:v>0.19639999999999999</c:v>
                </c:pt>
                <c:pt idx="52">
                  <c:v>0.21680000000000002</c:v>
                </c:pt>
                <c:pt idx="53">
                  <c:v>0.39479999999999998</c:v>
                </c:pt>
                <c:pt idx="54">
                  <c:v>0.52259999999999995</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0.27389999999999998</c:v>
                </c:pt>
                <c:pt idx="82">
                  <c:v>0.18090000000000001</c:v>
                </c:pt>
                <c:pt idx="83">
                  <c:v>0.1331</c:v>
                </c:pt>
                <c:pt idx="84">
                  <c:v>0.1603</c:v>
                </c:pt>
                <c:pt idx="85">
                  <c:v>0.21410000000000001</c:v>
                </c:pt>
                <c:pt idx="86">
                  <c:v>0.22890000000000002</c:v>
                </c:pt>
                <c:pt idx="87">
                  <c:v>0.22650000000000001</c:v>
                </c:pt>
                <c:pt idx="88">
                  <c:v>0</c:v>
                </c:pt>
                <c:pt idx="89">
                  <c:v>0</c:v>
                </c:pt>
                <c:pt idx="90">
                  <c:v>0</c:v>
                </c:pt>
                <c:pt idx="91">
                  <c:v>0.1172</c:v>
                </c:pt>
                <c:pt idx="92">
                  <c:v>0.37429999999999997</c:v>
                </c:pt>
                <c:pt idx="93">
                  <c:v>0.38629999999999998</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0.26349999999999996</c:v>
                </c:pt>
                <c:pt idx="129">
                  <c:v>0.1835</c:v>
                </c:pt>
                <c:pt idx="130">
                  <c:v>0.22939999999999999</c:v>
                </c:pt>
                <c:pt idx="131">
                  <c:v>0.30320000000000003</c:v>
                </c:pt>
                <c:pt idx="132">
                  <c:v>0.40129999999999999</c:v>
                </c:pt>
                <c:pt idx="133">
                  <c:v>0</c:v>
                </c:pt>
                <c:pt idx="134">
                  <c:v>0</c:v>
                </c:pt>
                <c:pt idx="135">
                  <c:v>0</c:v>
                </c:pt>
                <c:pt idx="136">
                  <c:v>0</c:v>
                </c:pt>
                <c:pt idx="137">
                  <c:v>0</c:v>
                </c:pt>
                <c:pt idx="138">
                  <c:v>0.21179999999999999</c:v>
                </c:pt>
                <c:pt idx="139">
                  <c:v>0.43819999999999998</c:v>
                </c:pt>
                <c:pt idx="140">
                  <c:v>0</c:v>
                </c:pt>
                <c:pt idx="141">
                  <c:v>0</c:v>
                </c:pt>
                <c:pt idx="142">
                  <c:v>0</c:v>
                </c:pt>
                <c:pt idx="143">
                  <c:v>0</c:v>
                </c:pt>
                <c:pt idx="144">
                  <c:v>7.9500000000000001E-2</c:v>
                </c:pt>
                <c:pt idx="145">
                  <c:v>0.1525</c:v>
                </c:pt>
                <c:pt idx="146">
                  <c:v>0.17760000000000001</c:v>
                </c:pt>
                <c:pt idx="147">
                  <c:v>0.1729</c:v>
                </c:pt>
                <c:pt idx="148">
                  <c:v>0.34910000000000002</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0.13140000000000002</c:v>
                </c:pt>
                <c:pt idx="165">
                  <c:v>0.12130000000000001</c:v>
                </c:pt>
                <c:pt idx="166">
                  <c:v>0.46900000000000003</c:v>
                </c:pt>
                <c:pt idx="167">
                  <c:v>0</c:v>
                </c:pt>
                <c:pt idx="168">
                  <c:v>0.22349999999999998</c:v>
                </c:pt>
                <c:pt idx="169">
                  <c:v>0.53120000000000001</c:v>
                </c:pt>
                <c:pt idx="170">
                  <c:v>0</c:v>
                </c:pt>
                <c:pt idx="171">
                  <c:v>0</c:v>
                </c:pt>
                <c:pt idx="172">
                  <c:v>0.57140000000000002</c:v>
                </c:pt>
                <c:pt idx="173">
                  <c:v>0</c:v>
                </c:pt>
                <c:pt idx="174">
                  <c:v>0</c:v>
                </c:pt>
                <c:pt idx="175">
                  <c:v>0</c:v>
                </c:pt>
                <c:pt idx="176">
                  <c:v>0</c:v>
                </c:pt>
                <c:pt idx="177">
                  <c:v>0</c:v>
                </c:pt>
                <c:pt idx="178">
                  <c:v>2.0000000000000001E-4</c:v>
                </c:pt>
                <c:pt idx="179">
                  <c:v>2.0000000000000001E-4</c:v>
                </c:pt>
                <c:pt idx="180">
                  <c:v>3.0000000000000003E-4</c:v>
                </c:pt>
                <c:pt idx="181">
                  <c:v>5.0000000000000001E-4</c:v>
                </c:pt>
                <c:pt idx="182">
                  <c:v>1.0999999999999998E-3</c:v>
                </c:pt>
                <c:pt idx="183">
                  <c:v>0.32340000000000002</c:v>
                </c:pt>
                <c:pt idx="184">
                  <c:v>0.61529999999999996</c:v>
                </c:pt>
                <c:pt idx="185">
                  <c:v>5.3E-3</c:v>
                </c:pt>
                <c:pt idx="186">
                  <c:v>1.2000000000000001E-3</c:v>
                </c:pt>
                <c:pt idx="187">
                  <c:v>1E-4</c:v>
                </c:pt>
                <c:pt idx="188">
                  <c:v>1E-4</c:v>
                </c:pt>
                <c:pt idx="189">
                  <c:v>0</c:v>
                </c:pt>
                <c:pt idx="190">
                  <c:v>0</c:v>
                </c:pt>
                <c:pt idx="191">
                  <c:v>0</c:v>
                </c:pt>
                <c:pt idx="192">
                  <c:v>0</c:v>
                </c:pt>
                <c:pt idx="193">
                  <c:v>0</c:v>
                </c:pt>
                <c:pt idx="194">
                  <c:v>0</c:v>
                </c:pt>
                <c:pt idx="195">
                  <c:v>0</c:v>
                </c:pt>
                <c:pt idx="196">
                  <c:v>0</c:v>
                </c:pt>
                <c:pt idx="197">
                  <c:v>0</c:v>
                </c:pt>
                <c:pt idx="198">
                  <c:v>0</c:v>
                </c:pt>
                <c:pt idx="199">
                  <c:v>0</c:v>
                </c:pt>
                <c:pt idx="200">
                  <c:v>0</c:v>
                </c:pt>
                <c:pt idx="201">
                  <c:v>0.29300000000000004</c:v>
                </c:pt>
                <c:pt idx="202">
                  <c:v>0.13889999999999997</c:v>
                </c:pt>
                <c:pt idx="203">
                  <c:v>0.47620000000000007</c:v>
                </c:pt>
                <c:pt idx="204">
                  <c:v>6.0000000000000006E-4</c:v>
                </c:pt>
                <c:pt idx="205">
                  <c:v>8.9999999999999998E-4</c:v>
                </c:pt>
                <c:pt idx="206">
                  <c:v>0.56909999999999994</c:v>
                </c:pt>
                <c:pt idx="207">
                  <c:v>0.37180000000000002</c:v>
                </c:pt>
                <c:pt idx="208">
                  <c:v>0.20100000000000001</c:v>
                </c:pt>
                <c:pt idx="209">
                  <c:v>0.25480000000000003</c:v>
                </c:pt>
                <c:pt idx="210">
                  <c:v>0.45739999999999997</c:v>
                </c:pt>
                <c:pt idx="211">
                  <c:v>2.5000000000000001E-3</c:v>
                </c:pt>
                <c:pt idx="212">
                  <c:v>2.5000000000000001E-3</c:v>
                </c:pt>
                <c:pt idx="213">
                  <c:v>0.34870000000000001</c:v>
                </c:pt>
                <c:pt idx="214">
                  <c:v>0.52859999999999996</c:v>
                </c:pt>
                <c:pt idx="215">
                  <c:v>3.3E-3</c:v>
                </c:pt>
                <c:pt idx="216">
                  <c:v>2.8E-3</c:v>
                </c:pt>
                <c:pt idx="217">
                  <c:v>2.5000000000000001E-3</c:v>
                </c:pt>
                <c:pt idx="218">
                  <c:v>2.7000000000000001E-3</c:v>
                </c:pt>
                <c:pt idx="219">
                  <c:v>4.1000000000000003E-3</c:v>
                </c:pt>
                <c:pt idx="220">
                  <c:v>2.9000000000000002E-3</c:v>
                </c:pt>
                <c:pt idx="221">
                  <c:v>2.0000000000000001E-4</c:v>
                </c:pt>
                <c:pt idx="222">
                  <c:v>0</c:v>
                </c:pt>
                <c:pt idx="223">
                  <c:v>0</c:v>
                </c:pt>
                <c:pt idx="224">
                  <c:v>0</c:v>
                </c:pt>
                <c:pt idx="225">
                  <c:v>0</c:v>
                </c:pt>
                <c:pt idx="226">
                  <c:v>0</c:v>
                </c:pt>
                <c:pt idx="227">
                  <c:v>0</c:v>
                </c:pt>
                <c:pt idx="228">
                  <c:v>0</c:v>
                </c:pt>
                <c:pt idx="229">
                  <c:v>0</c:v>
                </c:pt>
                <c:pt idx="230">
                  <c:v>0</c:v>
                </c:pt>
                <c:pt idx="231">
                  <c:v>0.56699999999999995</c:v>
                </c:pt>
                <c:pt idx="232">
                  <c:v>0.22480000000000003</c:v>
                </c:pt>
                <c:pt idx="233">
                  <c:v>1E-4</c:v>
                </c:pt>
                <c:pt idx="234">
                  <c:v>1.24E-2</c:v>
                </c:pt>
                <c:pt idx="235">
                  <c:v>1.32E-2</c:v>
                </c:pt>
                <c:pt idx="236">
                  <c:v>0.4758</c:v>
                </c:pt>
                <c:pt idx="237">
                  <c:v>0.26569999999999999</c:v>
                </c:pt>
                <c:pt idx="238">
                  <c:v>0.47030000000000005</c:v>
                </c:pt>
                <c:pt idx="239">
                  <c:v>1.9700000000000002E-2</c:v>
                </c:pt>
                <c:pt idx="240">
                  <c:v>2.06E-2</c:v>
                </c:pt>
                <c:pt idx="241">
                  <c:v>2.07E-2</c:v>
                </c:pt>
                <c:pt idx="242">
                  <c:v>2.0999999999999998E-2</c:v>
                </c:pt>
                <c:pt idx="243">
                  <c:v>2.6700000000000002E-2</c:v>
                </c:pt>
                <c:pt idx="244">
                  <c:v>0.35090000000000005</c:v>
                </c:pt>
                <c:pt idx="245">
                  <c:v>0.41609999999999997</c:v>
                </c:pt>
                <c:pt idx="246">
                  <c:v>0.3609</c:v>
                </c:pt>
                <c:pt idx="247">
                  <c:v>0.2009</c:v>
                </c:pt>
                <c:pt idx="248">
                  <c:v>0.35770000000000002</c:v>
                </c:pt>
                <c:pt idx="249">
                  <c:v>0.42679999999999996</c:v>
                </c:pt>
                <c:pt idx="250">
                  <c:v>0.3901</c:v>
                </c:pt>
                <c:pt idx="251">
                  <c:v>0.39980000000000004</c:v>
                </c:pt>
                <c:pt idx="252">
                  <c:v>0.4022</c:v>
                </c:pt>
                <c:pt idx="253">
                  <c:v>0.40650000000000003</c:v>
                </c:pt>
                <c:pt idx="254">
                  <c:v>8.6800000000000002E-2</c:v>
                </c:pt>
                <c:pt idx="255">
                  <c:v>0.17299999999999999</c:v>
                </c:pt>
                <c:pt idx="256">
                  <c:v>0.55110000000000003</c:v>
                </c:pt>
                <c:pt idx="257">
                  <c:v>0.47660000000000002</c:v>
                </c:pt>
                <c:pt idx="258">
                  <c:v>0.4995</c:v>
                </c:pt>
                <c:pt idx="259">
                  <c:v>0.17899999999999999</c:v>
                </c:pt>
                <c:pt idx="260">
                  <c:v>0.20299999999999999</c:v>
                </c:pt>
                <c:pt idx="261">
                  <c:v>0.22149999999999997</c:v>
                </c:pt>
                <c:pt idx="262">
                  <c:v>0.23980000000000001</c:v>
                </c:pt>
                <c:pt idx="263">
                  <c:v>0.17860000000000001</c:v>
                </c:pt>
                <c:pt idx="264">
                  <c:v>0.2712</c:v>
                </c:pt>
                <c:pt idx="265">
                  <c:v>0.21080000000000002</c:v>
                </c:pt>
                <c:pt idx="266">
                  <c:v>0.19580000000000003</c:v>
                </c:pt>
                <c:pt idx="267">
                  <c:v>0.24060000000000001</c:v>
                </c:pt>
                <c:pt idx="268">
                  <c:v>0.41349999999999998</c:v>
                </c:pt>
                <c:pt idx="269">
                  <c:v>0.40869999999999995</c:v>
                </c:pt>
                <c:pt idx="270">
                  <c:v>0.47190000000000004</c:v>
                </c:pt>
                <c:pt idx="271">
                  <c:v>0.53309999999999991</c:v>
                </c:pt>
                <c:pt idx="272">
                  <c:v>0.47939999999999994</c:v>
                </c:pt>
                <c:pt idx="273">
                  <c:v>0.36599999999999999</c:v>
                </c:pt>
                <c:pt idx="274">
                  <c:v>0.51139999999999997</c:v>
                </c:pt>
                <c:pt idx="275">
                  <c:v>0.70099999999999996</c:v>
                </c:pt>
                <c:pt idx="276">
                  <c:v>0.6077999999999999</c:v>
                </c:pt>
                <c:pt idx="277">
                  <c:v>0.5071</c:v>
                </c:pt>
                <c:pt idx="278">
                  <c:v>0.41299999999999998</c:v>
                </c:pt>
                <c:pt idx="279">
                  <c:v>0.71509999999999996</c:v>
                </c:pt>
                <c:pt idx="280">
                  <c:v>0.75890000000000002</c:v>
                </c:pt>
                <c:pt idx="281">
                  <c:v>0.60520000000000007</c:v>
                </c:pt>
                <c:pt idx="282">
                  <c:v>0.59299999999999997</c:v>
                </c:pt>
                <c:pt idx="283">
                  <c:v>0.23579999999999995</c:v>
                </c:pt>
                <c:pt idx="284">
                  <c:v>0.55559999999999998</c:v>
                </c:pt>
                <c:pt idx="285">
                  <c:v>0.50760000000000005</c:v>
                </c:pt>
                <c:pt idx="286">
                  <c:v>0.19749999999999998</c:v>
                </c:pt>
                <c:pt idx="287">
                  <c:v>0.55210000000000004</c:v>
                </c:pt>
                <c:pt idx="288">
                  <c:v>0.71739999999999993</c:v>
                </c:pt>
                <c:pt idx="289">
                  <c:v>0.72139999999999993</c:v>
                </c:pt>
                <c:pt idx="290">
                  <c:v>0.80159999999999998</c:v>
                </c:pt>
                <c:pt idx="291">
                  <c:v>0.68310000000000004</c:v>
                </c:pt>
                <c:pt idx="292">
                  <c:v>0.65690000000000004</c:v>
                </c:pt>
                <c:pt idx="293">
                  <c:v>0.67120000000000002</c:v>
                </c:pt>
                <c:pt idx="294">
                  <c:v>0.62759999999999994</c:v>
                </c:pt>
                <c:pt idx="295">
                  <c:v>0.59179999999999988</c:v>
                </c:pt>
                <c:pt idx="296">
                  <c:v>0.13120000000000001</c:v>
                </c:pt>
                <c:pt idx="297">
                  <c:v>0.55910000000000004</c:v>
                </c:pt>
                <c:pt idx="298">
                  <c:v>0.75790000000000002</c:v>
                </c:pt>
                <c:pt idx="299">
                  <c:v>0.78459999999999996</c:v>
                </c:pt>
                <c:pt idx="300">
                  <c:v>0.82269999999999999</c:v>
                </c:pt>
                <c:pt idx="301">
                  <c:v>0.81010000000000004</c:v>
                </c:pt>
                <c:pt idx="302">
                  <c:v>0.73499999999999999</c:v>
                </c:pt>
                <c:pt idx="303">
                  <c:v>0.60250000000000004</c:v>
                </c:pt>
                <c:pt idx="304">
                  <c:v>0.67480000000000007</c:v>
                </c:pt>
                <c:pt idx="305">
                  <c:v>0.76849999999999996</c:v>
                </c:pt>
                <c:pt idx="306">
                  <c:v>0.61</c:v>
                </c:pt>
                <c:pt idx="307">
                  <c:v>0.77439999999999998</c:v>
                </c:pt>
                <c:pt idx="308">
                  <c:v>0.40709999999999996</c:v>
                </c:pt>
                <c:pt idx="309">
                  <c:v>0.71079999999999999</c:v>
                </c:pt>
                <c:pt idx="310">
                  <c:v>0.49370000000000003</c:v>
                </c:pt>
                <c:pt idx="311">
                  <c:v>0.76979999999999993</c:v>
                </c:pt>
                <c:pt idx="312">
                  <c:v>0.76019999999999999</c:v>
                </c:pt>
                <c:pt idx="313">
                  <c:v>0.74090000000000011</c:v>
                </c:pt>
                <c:pt idx="314">
                  <c:v>0.77839999999999998</c:v>
                </c:pt>
                <c:pt idx="315">
                  <c:v>0.73209999999999997</c:v>
                </c:pt>
                <c:pt idx="316">
                  <c:v>0.8469000000000001</c:v>
                </c:pt>
                <c:pt idx="317">
                  <c:v>0.87360000000000004</c:v>
                </c:pt>
                <c:pt idx="318">
                  <c:v>0.61539999999999995</c:v>
                </c:pt>
                <c:pt idx="319">
                  <c:v>0.68110000000000004</c:v>
                </c:pt>
                <c:pt idx="320">
                  <c:v>0.72389999999999999</c:v>
                </c:pt>
                <c:pt idx="321">
                  <c:v>0.7581</c:v>
                </c:pt>
                <c:pt idx="322">
                  <c:v>0.78570000000000007</c:v>
                </c:pt>
                <c:pt idx="323">
                  <c:v>0.81720000000000004</c:v>
                </c:pt>
                <c:pt idx="324">
                  <c:v>0.92669999999999997</c:v>
                </c:pt>
                <c:pt idx="325">
                  <c:v>0.51539999999999997</c:v>
                </c:pt>
                <c:pt idx="326">
                  <c:v>0.57389999999999997</c:v>
                </c:pt>
                <c:pt idx="327">
                  <c:v>0.51100000000000001</c:v>
                </c:pt>
                <c:pt idx="328">
                  <c:v>0.70989999999999998</c:v>
                </c:pt>
                <c:pt idx="329">
                  <c:v>0.72050000000000003</c:v>
                </c:pt>
                <c:pt idx="330">
                  <c:v>0.62619999999999998</c:v>
                </c:pt>
                <c:pt idx="331">
                  <c:v>0.65539999999999998</c:v>
                </c:pt>
                <c:pt idx="332">
                  <c:v>0.44489999999999996</c:v>
                </c:pt>
                <c:pt idx="333">
                  <c:v>0.52639999999999998</c:v>
                </c:pt>
                <c:pt idx="334">
                  <c:v>0.54100000000000004</c:v>
                </c:pt>
                <c:pt idx="335">
                  <c:v>0.67</c:v>
                </c:pt>
                <c:pt idx="336">
                  <c:v>0.7592000000000001</c:v>
                </c:pt>
                <c:pt idx="337">
                  <c:v>0.61559999999999993</c:v>
                </c:pt>
                <c:pt idx="338">
                  <c:v>0.74289999999999989</c:v>
                </c:pt>
                <c:pt idx="339">
                  <c:v>0.34239999999999998</c:v>
                </c:pt>
                <c:pt idx="340">
                  <c:v>0.10540000000000001</c:v>
                </c:pt>
                <c:pt idx="341">
                  <c:v>0.434</c:v>
                </c:pt>
                <c:pt idx="342">
                  <c:v>0.82320000000000015</c:v>
                </c:pt>
                <c:pt idx="343">
                  <c:v>0.71699999999999997</c:v>
                </c:pt>
                <c:pt idx="344">
                  <c:v>0.57540000000000002</c:v>
                </c:pt>
                <c:pt idx="345">
                  <c:v>0.37209999999999999</c:v>
                </c:pt>
                <c:pt idx="346">
                  <c:v>0.64119999999999999</c:v>
                </c:pt>
                <c:pt idx="347">
                  <c:v>0.61470000000000002</c:v>
                </c:pt>
                <c:pt idx="348">
                  <c:v>0.26819999999999999</c:v>
                </c:pt>
                <c:pt idx="349">
                  <c:v>0.6038</c:v>
                </c:pt>
                <c:pt idx="350">
                  <c:v>0.44509999999999994</c:v>
                </c:pt>
                <c:pt idx="351">
                  <c:v>0.3785</c:v>
                </c:pt>
                <c:pt idx="352">
                  <c:v>0.39100000000000001</c:v>
                </c:pt>
                <c:pt idx="353">
                  <c:v>0.38619999999999999</c:v>
                </c:pt>
                <c:pt idx="354">
                  <c:v>0.41269999999999996</c:v>
                </c:pt>
                <c:pt idx="355">
                  <c:v>0.49340000000000001</c:v>
                </c:pt>
                <c:pt idx="356">
                  <c:v>0.73280000000000001</c:v>
                </c:pt>
                <c:pt idx="357">
                  <c:v>0.68820000000000003</c:v>
                </c:pt>
                <c:pt idx="358">
                  <c:v>0.72760000000000002</c:v>
                </c:pt>
                <c:pt idx="359">
                  <c:v>0.77379999999999993</c:v>
                </c:pt>
                <c:pt idx="360">
                  <c:v>0.4859</c:v>
                </c:pt>
                <c:pt idx="361">
                  <c:v>0.74660000000000004</c:v>
                </c:pt>
                <c:pt idx="362">
                  <c:v>0.66779999999999995</c:v>
                </c:pt>
                <c:pt idx="363">
                  <c:v>0.5262</c:v>
                </c:pt>
                <c:pt idx="364">
                  <c:v>0.68989999999999996</c:v>
                </c:pt>
                <c:pt idx="365">
                  <c:v>0.74070000000000003</c:v>
                </c:pt>
                <c:pt idx="366">
                  <c:v>0.63719999999999999</c:v>
                </c:pt>
                <c:pt idx="367">
                  <c:v>0.65170000000000006</c:v>
                </c:pt>
                <c:pt idx="368">
                  <c:v>0.63650000000000007</c:v>
                </c:pt>
                <c:pt idx="369">
                  <c:v>0.4098</c:v>
                </c:pt>
                <c:pt idx="370">
                  <c:v>0.40309999999999996</c:v>
                </c:pt>
                <c:pt idx="371">
                  <c:v>0.25230000000000002</c:v>
                </c:pt>
                <c:pt idx="372">
                  <c:v>0.2185</c:v>
                </c:pt>
                <c:pt idx="373">
                  <c:v>0.37829999999999997</c:v>
                </c:pt>
                <c:pt idx="374">
                  <c:v>0.52429999999999999</c:v>
                </c:pt>
                <c:pt idx="375">
                  <c:v>0.3508</c:v>
                </c:pt>
                <c:pt idx="376">
                  <c:v>0.42250000000000004</c:v>
                </c:pt>
                <c:pt idx="377">
                  <c:v>0.25990000000000002</c:v>
                </c:pt>
                <c:pt idx="378">
                  <c:v>0.37459999999999999</c:v>
                </c:pt>
                <c:pt idx="379">
                  <c:v>0.55889999999999995</c:v>
                </c:pt>
                <c:pt idx="380">
                  <c:v>0.3296</c:v>
                </c:pt>
                <c:pt idx="381">
                  <c:v>0.24539999999999998</c:v>
                </c:pt>
                <c:pt idx="382">
                  <c:v>0.2162</c:v>
                </c:pt>
                <c:pt idx="383">
                  <c:v>0.30789999999999995</c:v>
                </c:pt>
                <c:pt idx="384">
                  <c:v>0.30959999999999999</c:v>
                </c:pt>
                <c:pt idx="385">
                  <c:v>0.37740000000000001</c:v>
                </c:pt>
                <c:pt idx="386">
                  <c:v>0.59289999999999998</c:v>
                </c:pt>
                <c:pt idx="387">
                  <c:v>0.57719999999999994</c:v>
                </c:pt>
                <c:pt idx="388">
                  <c:v>0.51800000000000002</c:v>
                </c:pt>
                <c:pt idx="389">
                  <c:v>0.43970000000000004</c:v>
                </c:pt>
                <c:pt idx="390">
                  <c:v>0.46639999999999998</c:v>
                </c:pt>
                <c:pt idx="391">
                  <c:v>0.41260000000000002</c:v>
                </c:pt>
                <c:pt idx="392">
                  <c:v>0.32989999999999997</c:v>
                </c:pt>
                <c:pt idx="393">
                  <c:v>0.17030000000000001</c:v>
                </c:pt>
                <c:pt idx="394">
                  <c:v>0.40689999999999998</c:v>
                </c:pt>
                <c:pt idx="395">
                  <c:v>0.49219999999999997</c:v>
                </c:pt>
                <c:pt idx="396">
                  <c:v>0.50049999999999994</c:v>
                </c:pt>
                <c:pt idx="397">
                  <c:v>0.48470000000000002</c:v>
                </c:pt>
                <c:pt idx="398">
                  <c:v>0.37219999999999998</c:v>
                </c:pt>
                <c:pt idx="399">
                  <c:v>0.27929999999999999</c:v>
                </c:pt>
                <c:pt idx="400">
                  <c:v>0.33399999999999996</c:v>
                </c:pt>
                <c:pt idx="401">
                  <c:v>0.16750000000000001</c:v>
                </c:pt>
                <c:pt idx="402">
                  <c:v>5.7899999999999993E-2</c:v>
                </c:pt>
                <c:pt idx="403">
                  <c:v>3.49E-2</c:v>
                </c:pt>
                <c:pt idx="404">
                  <c:v>1.9099999999999999E-2</c:v>
                </c:pt>
                <c:pt idx="405">
                  <c:v>1.0800000000000001E-2</c:v>
                </c:pt>
                <c:pt idx="406">
                  <c:v>6.1999999999999998E-3</c:v>
                </c:pt>
                <c:pt idx="407">
                  <c:v>3.6999999999999997E-3</c:v>
                </c:pt>
                <c:pt idx="408">
                  <c:v>2.5000000000000001E-3</c:v>
                </c:pt>
                <c:pt idx="409">
                  <c:v>2.1000000000000003E-3</c:v>
                </c:pt>
                <c:pt idx="410">
                  <c:v>1.9E-3</c:v>
                </c:pt>
                <c:pt idx="411">
                  <c:v>1.2999999999999999E-3</c:v>
                </c:pt>
                <c:pt idx="412">
                  <c:v>1.7000000000000001E-3</c:v>
                </c:pt>
                <c:pt idx="413">
                  <c:v>0.31540000000000001</c:v>
                </c:pt>
                <c:pt idx="414">
                  <c:v>0.12909999999999999</c:v>
                </c:pt>
                <c:pt idx="415">
                  <c:v>0.1021</c:v>
                </c:pt>
                <c:pt idx="416">
                  <c:v>7.8899999999999998E-2</c:v>
                </c:pt>
                <c:pt idx="417">
                  <c:v>0.1139</c:v>
                </c:pt>
                <c:pt idx="418">
                  <c:v>9.2999999999999992E-3</c:v>
                </c:pt>
                <c:pt idx="419">
                  <c:v>1.3000000000000001E-2</c:v>
                </c:pt>
                <c:pt idx="420">
                  <c:v>2.2100000000000002E-2</c:v>
                </c:pt>
                <c:pt idx="421">
                  <c:v>4.0600000000000004E-2</c:v>
                </c:pt>
                <c:pt idx="422">
                  <c:v>6.6200000000000009E-2</c:v>
                </c:pt>
                <c:pt idx="423">
                  <c:v>5.4700000000000006E-2</c:v>
                </c:pt>
                <c:pt idx="424">
                  <c:v>2.2600000000000002E-2</c:v>
                </c:pt>
                <c:pt idx="425">
                  <c:v>1.0699999999999999E-2</c:v>
                </c:pt>
                <c:pt idx="426">
                  <c:v>6.0999999999999995E-3</c:v>
                </c:pt>
                <c:pt idx="427">
                  <c:v>3.0999999999999999E-3</c:v>
                </c:pt>
                <c:pt idx="428">
                  <c:v>0.1923</c:v>
                </c:pt>
                <c:pt idx="429">
                  <c:v>0.26070000000000004</c:v>
                </c:pt>
                <c:pt idx="430">
                  <c:v>0.1719</c:v>
                </c:pt>
                <c:pt idx="431">
                  <c:v>0.41589999999999999</c:v>
                </c:pt>
                <c:pt idx="432">
                  <c:v>0.45470000000000005</c:v>
                </c:pt>
                <c:pt idx="433">
                  <c:v>0.47359999999999997</c:v>
                </c:pt>
                <c:pt idx="434">
                  <c:v>0.3206</c:v>
                </c:pt>
                <c:pt idx="435">
                  <c:v>0.18970000000000001</c:v>
                </c:pt>
                <c:pt idx="436">
                  <c:v>0.34570000000000001</c:v>
                </c:pt>
                <c:pt idx="437">
                  <c:v>0.24759999999999999</c:v>
                </c:pt>
                <c:pt idx="438">
                  <c:v>0.43630000000000002</c:v>
                </c:pt>
                <c:pt idx="439">
                  <c:v>0.26669999999999999</c:v>
                </c:pt>
                <c:pt idx="440">
                  <c:v>0.40190000000000003</c:v>
                </c:pt>
                <c:pt idx="441">
                  <c:v>0.36270000000000002</c:v>
                </c:pt>
                <c:pt idx="442">
                  <c:v>0.19329999999999997</c:v>
                </c:pt>
                <c:pt idx="443">
                  <c:v>0.28120000000000001</c:v>
                </c:pt>
                <c:pt idx="444">
                  <c:v>0.2636</c:v>
                </c:pt>
                <c:pt idx="445">
                  <c:v>0.35570000000000002</c:v>
                </c:pt>
                <c:pt idx="446">
                  <c:v>0.40229999999999999</c:v>
                </c:pt>
                <c:pt idx="447">
                  <c:v>0.27999999999999997</c:v>
                </c:pt>
                <c:pt idx="448">
                  <c:v>0.36130000000000007</c:v>
                </c:pt>
                <c:pt idx="449">
                  <c:v>0.28510000000000002</c:v>
                </c:pt>
                <c:pt idx="450">
                  <c:v>0.27910000000000001</c:v>
                </c:pt>
                <c:pt idx="451">
                  <c:v>0.29460000000000003</c:v>
                </c:pt>
                <c:pt idx="452">
                  <c:v>5.9499999999999997E-2</c:v>
                </c:pt>
                <c:pt idx="453">
                  <c:v>0.32429999999999998</c:v>
                </c:pt>
                <c:pt idx="454">
                  <c:v>0.32300000000000001</c:v>
                </c:pt>
                <c:pt idx="455">
                  <c:v>8.8900000000000007E-2</c:v>
                </c:pt>
                <c:pt idx="456">
                  <c:v>0.1699</c:v>
                </c:pt>
                <c:pt idx="457">
                  <c:v>0.14579999999999999</c:v>
                </c:pt>
                <c:pt idx="458">
                  <c:v>0.36669999999999997</c:v>
                </c:pt>
                <c:pt idx="459">
                  <c:v>0.42590000000000006</c:v>
                </c:pt>
                <c:pt idx="460">
                  <c:v>0.43509999999999999</c:v>
                </c:pt>
                <c:pt idx="461">
                  <c:v>0.41810000000000003</c:v>
                </c:pt>
                <c:pt idx="462">
                  <c:v>0.2432</c:v>
                </c:pt>
                <c:pt idx="463">
                  <c:v>0.2555</c:v>
                </c:pt>
              </c:numCache>
            </c:numRef>
          </c:yVal>
          <c:smooth val="0"/>
          <c:extLst>
            <c:ext xmlns:c16="http://schemas.microsoft.com/office/drawing/2014/chart" uri="{C3380CC4-5D6E-409C-BE32-E72D297353CC}">
              <c16:uniqueId val="{00000000-7D8D-43DC-B60D-5CD35E25E011}"/>
            </c:ext>
          </c:extLst>
        </c:ser>
        <c:ser>
          <c:idx val="6"/>
          <c:order val="1"/>
          <c:tx>
            <c:v>Measured</c:v>
          </c:tx>
          <c:spPr>
            <a:ln w="25400" cap="rnd">
              <a:noFill/>
              <a:round/>
            </a:ln>
            <a:effectLst/>
          </c:spPr>
          <c:marker>
            <c:symbol val="circle"/>
            <c:size val="5"/>
            <c:spPr>
              <a:noFill/>
              <a:ln w="3175">
                <a:solidFill>
                  <a:schemeClr val="tx1"/>
                </a:solidFill>
              </a:ln>
              <a:effectLst/>
            </c:spPr>
          </c:marker>
          <c:xVal>
            <c:numRef>
              <c:f>ET!$V$6:$V$285</c:f>
              <c:numCache>
                <c:formatCode>ge\r\a\l</c:formatCode>
                <c:ptCount val="280"/>
                <c:pt idx="0">
                  <c:v>16</c:v>
                </c:pt>
                <c:pt idx="1">
                  <c:v>17</c:v>
                </c:pt>
                <c:pt idx="2">
                  <c:v>18</c:v>
                </c:pt>
                <c:pt idx="3">
                  <c:v>19</c:v>
                </c:pt>
                <c:pt idx="4">
                  <c:v>20</c:v>
                </c:pt>
                <c:pt idx="5">
                  <c:v>21</c:v>
                </c:pt>
                <c:pt idx="6">
                  <c:v>22</c:v>
                </c:pt>
                <c:pt idx="7">
                  <c:v>23</c:v>
                </c:pt>
                <c:pt idx="8">
                  <c:v>24</c:v>
                </c:pt>
                <c:pt idx="9">
                  <c:v>25</c:v>
                </c:pt>
                <c:pt idx="10">
                  <c:v>26</c:v>
                </c:pt>
                <c:pt idx="11">
                  <c:v>27</c:v>
                </c:pt>
                <c:pt idx="12">
                  <c:v>28</c:v>
                </c:pt>
                <c:pt idx="13">
                  <c:v>29</c:v>
                </c:pt>
                <c:pt idx="14">
                  <c:v>30</c:v>
                </c:pt>
                <c:pt idx="15">
                  <c:v>31</c:v>
                </c:pt>
                <c:pt idx="16">
                  <c:v>32</c:v>
                </c:pt>
                <c:pt idx="17">
                  <c:v>33</c:v>
                </c:pt>
                <c:pt idx="18">
                  <c:v>34</c:v>
                </c:pt>
                <c:pt idx="19">
                  <c:v>35</c:v>
                </c:pt>
                <c:pt idx="20">
                  <c:v>36</c:v>
                </c:pt>
                <c:pt idx="21">
                  <c:v>37</c:v>
                </c:pt>
                <c:pt idx="22">
                  <c:v>38</c:v>
                </c:pt>
                <c:pt idx="23">
                  <c:v>39</c:v>
                </c:pt>
                <c:pt idx="24">
                  <c:v>40</c:v>
                </c:pt>
                <c:pt idx="25">
                  <c:v>41</c:v>
                </c:pt>
                <c:pt idx="26">
                  <c:v>42</c:v>
                </c:pt>
                <c:pt idx="27">
                  <c:v>43</c:v>
                </c:pt>
                <c:pt idx="28">
                  <c:v>44</c:v>
                </c:pt>
                <c:pt idx="29">
                  <c:v>45</c:v>
                </c:pt>
                <c:pt idx="30">
                  <c:v>46</c:v>
                </c:pt>
                <c:pt idx="31">
                  <c:v>47</c:v>
                </c:pt>
                <c:pt idx="32">
                  <c:v>48</c:v>
                </c:pt>
                <c:pt idx="33">
                  <c:v>49</c:v>
                </c:pt>
                <c:pt idx="34">
                  <c:v>50</c:v>
                </c:pt>
                <c:pt idx="35">
                  <c:v>51</c:v>
                </c:pt>
                <c:pt idx="36">
                  <c:v>52</c:v>
                </c:pt>
                <c:pt idx="37">
                  <c:v>53</c:v>
                </c:pt>
                <c:pt idx="38">
                  <c:v>54</c:v>
                </c:pt>
                <c:pt idx="39">
                  <c:v>55</c:v>
                </c:pt>
                <c:pt idx="40">
                  <c:v>56</c:v>
                </c:pt>
                <c:pt idx="41">
                  <c:v>57</c:v>
                </c:pt>
                <c:pt idx="42">
                  <c:v>58</c:v>
                </c:pt>
                <c:pt idx="43">
                  <c:v>59</c:v>
                </c:pt>
                <c:pt idx="44">
                  <c:v>60</c:v>
                </c:pt>
                <c:pt idx="45">
                  <c:v>61</c:v>
                </c:pt>
                <c:pt idx="46">
                  <c:v>62</c:v>
                </c:pt>
                <c:pt idx="47">
                  <c:v>63</c:v>
                </c:pt>
                <c:pt idx="48">
                  <c:v>64</c:v>
                </c:pt>
                <c:pt idx="49">
                  <c:v>65</c:v>
                </c:pt>
                <c:pt idx="50">
                  <c:v>66</c:v>
                </c:pt>
                <c:pt idx="51">
                  <c:v>67</c:v>
                </c:pt>
                <c:pt idx="52">
                  <c:v>68</c:v>
                </c:pt>
                <c:pt idx="53">
                  <c:v>69</c:v>
                </c:pt>
                <c:pt idx="54">
                  <c:v>70</c:v>
                </c:pt>
                <c:pt idx="55">
                  <c:v>71</c:v>
                </c:pt>
                <c:pt idx="56">
                  <c:v>72</c:v>
                </c:pt>
                <c:pt idx="57">
                  <c:v>73</c:v>
                </c:pt>
                <c:pt idx="58">
                  <c:v>74</c:v>
                </c:pt>
                <c:pt idx="59">
                  <c:v>75</c:v>
                </c:pt>
                <c:pt idx="60">
                  <c:v>76</c:v>
                </c:pt>
                <c:pt idx="61">
                  <c:v>77</c:v>
                </c:pt>
                <c:pt idx="62">
                  <c:v>78</c:v>
                </c:pt>
                <c:pt idx="63">
                  <c:v>79</c:v>
                </c:pt>
                <c:pt idx="64">
                  <c:v>80</c:v>
                </c:pt>
                <c:pt idx="65">
                  <c:v>81</c:v>
                </c:pt>
                <c:pt idx="66">
                  <c:v>82</c:v>
                </c:pt>
                <c:pt idx="67">
                  <c:v>83</c:v>
                </c:pt>
                <c:pt idx="68">
                  <c:v>84</c:v>
                </c:pt>
                <c:pt idx="69">
                  <c:v>85</c:v>
                </c:pt>
                <c:pt idx="70">
                  <c:v>86</c:v>
                </c:pt>
                <c:pt idx="71">
                  <c:v>87</c:v>
                </c:pt>
                <c:pt idx="72">
                  <c:v>88</c:v>
                </c:pt>
                <c:pt idx="73">
                  <c:v>89</c:v>
                </c:pt>
                <c:pt idx="74">
                  <c:v>90</c:v>
                </c:pt>
                <c:pt idx="75">
                  <c:v>91</c:v>
                </c:pt>
                <c:pt idx="76">
                  <c:v>92</c:v>
                </c:pt>
                <c:pt idx="77">
                  <c:v>93</c:v>
                </c:pt>
                <c:pt idx="78">
                  <c:v>94</c:v>
                </c:pt>
                <c:pt idx="79">
                  <c:v>95</c:v>
                </c:pt>
                <c:pt idx="80">
                  <c:v>96</c:v>
                </c:pt>
                <c:pt idx="81">
                  <c:v>97</c:v>
                </c:pt>
                <c:pt idx="82">
                  <c:v>98</c:v>
                </c:pt>
                <c:pt idx="83">
                  <c:v>99</c:v>
                </c:pt>
                <c:pt idx="84">
                  <c:v>100</c:v>
                </c:pt>
                <c:pt idx="85">
                  <c:v>101</c:v>
                </c:pt>
                <c:pt idx="86">
                  <c:v>102</c:v>
                </c:pt>
                <c:pt idx="87">
                  <c:v>103</c:v>
                </c:pt>
                <c:pt idx="88">
                  <c:v>104</c:v>
                </c:pt>
                <c:pt idx="89">
                  <c:v>105</c:v>
                </c:pt>
                <c:pt idx="90">
                  <c:v>106</c:v>
                </c:pt>
                <c:pt idx="91">
                  <c:v>107</c:v>
                </c:pt>
                <c:pt idx="92">
                  <c:v>108</c:v>
                </c:pt>
                <c:pt idx="93">
                  <c:v>109</c:v>
                </c:pt>
                <c:pt idx="94">
                  <c:v>110</c:v>
                </c:pt>
                <c:pt idx="95">
                  <c:v>111</c:v>
                </c:pt>
                <c:pt idx="96">
                  <c:v>112</c:v>
                </c:pt>
                <c:pt idx="97">
                  <c:v>113</c:v>
                </c:pt>
                <c:pt idx="98">
                  <c:v>114</c:v>
                </c:pt>
                <c:pt idx="99">
                  <c:v>115</c:v>
                </c:pt>
                <c:pt idx="100">
                  <c:v>116</c:v>
                </c:pt>
                <c:pt idx="101">
                  <c:v>117</c:v>
                </c:pt>
                <c:pt idx="102">
                  <c:v>118</c:v>
                </c:pt>
                <c:pt idx="103">
                  <c:v>119</c:v>
                </c:pt>
                <c:pt idx="104">
                  <c:v>120</c:v>
                </c:pt>
                <c:pt idx="105">
                  <c:v>121</c:v>
                </c:pt>
                <c:pt idx="106">
                  <c:v>122</c:v>
                </c:pt>
                <c:pt idx="107">
                  <c:v>123</c:v>
                </c:pt>
                <c:pt idx="108">
                  <c:v>124</c:v>
                </c:pt>
                <c:pt idx="109">
                  <c:v>125</c:v>
                </c:pt>
                <c:pt idx="110">
                  <c:v>126</c:v>
                </c:pt>
                <c:pt idx="111">
                  <c:v>127</c:v>
                </c:pt>
                <c:pt idx="112">
                  <c:v>128</c:v>
                </c:pt>
                <c:pt idx="113">
                  <c:v>129</c:v>
                </c:pt>
                <c:pt idx="114">
                  <c:v>130</c:v>
                </c:pt>
                <c:pt idx="115">
                  <c:v>131</c:v>
                </c:pt>
                <c:pt idx="116">
                  <c:v>132</c:v>
                </c:pt>
                <c:pt idx="117">
                  <c:v>133</c:v>
                </c:pt>
                <c:pt idx="118">
                  <c:v>134</c:v>
                </c:pt>
                <c:pt idx="119">
                  <c:v>135</c:v>
                </c:pt>
                <c:pt idx="120">
                  <c:v>136</c:v>
                </c:pt>
                <c:pt idx="121">
                  <c:v>137</c:v>
                </c:pt>
                <c:pt idx="122">
                  <c:v>138</c:v>
                </c:pt>
                <c:pt idx="123">
                  <c:v>139</c:v>
                </c:pt>
                <c:pt idx="124">
                  <c:v>140</c:v>
                </c:pt>
                <c:pt idx="125">
                  <c:v>141</c:v>
                </c:pt>
                <c:pt idx="126">
                  <c:v>142</c:v>
                </c:pt>
                <c:pt idx="127">
                  <c:v>143</c:v>
                </c:pt>
                <c:pt idx="128">
                  <c:v>144</c:v>
                </c:pt>
                <c:pt idx="129">
                  <c:v>145</c:v>
                </c:pt>
                <c:pt idx="130">
                  <c:v>146</c:v>
                </c:pt>
                <c:pt idx="131">
                  <c:v>147</c:v>
                </c:pt>
                <c:pt idx="132">
                  <c:v>148</c:v>
                </c:pt>
                <c:pt idx="133">
                  <c:v>149</c:v>
                </c:pt>
                <c:pt idx="134">
                  <c:v>150</c:v>
                </c:pt>
                <c:pt idx="135">
                  <c:v>151</c:v>
                </c:pt>
                <c:pt idx="136">
                  <c:v>152</c:v>
                </c:pt>
                <c:pt idx="137">
                  <c:v>153</c:v>
                </c:pt>
                <c:pt idx="138">
                  <c:v>154</c:v>
                </c:pt>
                <c:pt idx="139">
                  <c:v>155</c:v>
                </c:pt>
                <c:pt idx="140">
                  <c:v>156</c:v>
                </c:pt>
                <c:pt idx="141">
                  <c:v>157</c:v>
                </c:pt>
                <c:pt idx="142">
                  <c:v>158</c:v>
                </c:pt>
                <c:pt idx="143">
                  <c:v>159</c:v>
                </c:pt>
                <c:pt idx="144">
                  <c:v>160</c:v>
                </c:pt>
                <c:pt idx="145">
                  <c:v>161</c:v>
                </c:pt>
                <c:pt idx="146">
                  <c:v>162</c:v>
                </c:pt>
                <c:pt idx="147">
                  <c:v>163</c:v>
                </c:pt>
                <c:pt idx="148">
                  <c:v>164</c:v>
                </c:pt>
                <c:pt idx="149">
                  <c:v>165</c:v>
                </c:pt>
                <c:pt idx="150">
                  <c:v>166</c:v>
                </c:pt>
                <c:pt idx="151">
                  <c:v>167</c:v>
                </c:pt>
                <c:pt idx="152">
                  <c:v>168</c:v>
                </c:pt>
                <c:pt idx="153">
                  <c:v>169</c:v>
                </c:pt>
                <c:pt idx="154">
                  <c:v>170</c:v>
                </c:pt>
                <c:pt idx="155">
                  <c:v>171</c:v>
                </c:pt>
                <c:pt idx="156">
                  <c:v>172</c:v>
                </c:pt>
                <c:pt idx="157">
                  <c:v>173</c:v>
                </c:pt>
                <c:pt idx="158">
                  <c:v>174</c:v>
                </c:pt>
                <c:pt idx="159">
                  <c:v>175</c:v>
                </c:pt>
                <c:pt idx="160">
                  <c:v>176</c:v>
                </c:pt>
                <c:pt idx="161">
                  <c:v>177</c:v>
                </c:pt>
                <c:pt idx="162">
                  <c:v>178</c:v>
                </c:pt>
                <c:pt idx="163">
                  <c:v>179</c:v>
                </c:pt>
                <c:pt idx="164">
                  <c:v>180</c:v>
                </c:pt>
                <c:pt idx="165">
                  <c:v>181</c:v>
                </c:pt>
                <c:pt idx="166">
                  <c:v>182</c:v>
                </c:pt>
                <c:pt idx="167">
                  <c:v>183</c:v>
                </c:pt>
                <c:pt idx="168">
                  <c:v>184</c:v>
                </c:pt>
                <c:pt idx="169">
                  <c:v>185</c:v>
                </c:pt>
                <c:pt idx="170">
                  <c:v>186</c:v>
                </c:pt>
                <c:pt idx="171">
                  <c:v>187</c:v>
                </c:pt>
                <c:pt idx="172">
                  <c:v>188</c:v>
                </c:pt>
                <c:pt idx="173">
                  <c:v>189</c:v>
                </c:pt>
                <c:pt idx="174">
                  <c:v>190</c:v>
                </c:pt>
                <c:pt idx="175">
                  <c:v>191</c:v>
                </c:pt>
                <c:pt idx="176">
                  <c:v>192</c:v>
                </c:pt>
                <c:pt idx="177">
                  <c:v>193</c:v>
                </c:pt>
                <c:pt idx="178">
                  <c:v>194</c:v>
                </c:pt>
                <c:pt idx="179">
                  <c:v>195</c:v>
                </c:pt>
                <c:pt idx="180">
                  <c:v>196</c:v>
                </c:pt>
                <c:pt idx="181">
                  <c:v>197</c:v>
                </c:pt>
                <c:pt idx="182">
                  <c:v>198</c:v>
                </c:pt>
                <c:pt idx="183">
                  <c:v>199</c:v>
                </c:pt>
                <c:pt idx="184">
                  <c:v>200</c:v>
                </c:pt>
                <c:pt idx="185">
                  <c:v>201</c:v>
                </c:pt>
                <c:pt idx="186">
                  <c:v>202</c:v>
                </c:pt>
                <c:pt idx="187">
                  <c:v>203</c:v>
                </c:pt>
                <c:pt idx="188">
                  <c:v>204</c:v>
                </c:pt>
                <c:pt idx="189">
                  <c:v>205</c:v>
                </c:pt>
                <c:pt idx="190">
                  <c:v>206</c:v>
                </c:pt>
                <c:pt idx="191">
                  <c:v>207</c:v>
                </c:pt>
                <c:pt idx="192">
                  <c:v>208</c:v>
                </c:pt>
                <c:pt idx="193">
                  <c:v>209</c:v>
                </c:pt>
                <c:pt idx="194">
                  <c:v>210</c:v>
                </c:pt>
                <c:pt idx="195">
                  <c:v>211</c:v>
                </c:pt>
                <c:pt idx="196">
                  <c:v>212</c:v>
                </c:pt>
                <c:pt idx="197">
                  <c:v>213</c:v>
                </c:pt>
                <c:pt idx="198">
                  <c:v>214</c:v>
                </c:pt>
                <c:pt idx="199">
                  <c:v>215</c:v>
                </c:pt>
                <c:pt idx="200">
                  <c:v>216</c:v>
                </c:pt>
                <c:pt idx="201">
                  <c:v>217</c:v>
                </c:pt>
                <c:pt idx="202">
                  <c:v>218</c:v>
                </c:pt>
                <c:pt idx="203">
                  <c:v>219</c:v>
                </c:pt>
                <c:pt idx="204">
                  <c:v>220</c:v>
                </c:pt>
                <c:pt idx="205">
                  <c:v>221</c:v>
                </c:pt>
                <c:pt idx="206">
                  <c:v>222</c:v>
                </c:pt>
                <c:pt idx="207">
                  <c:v>223</c:v>
                </c:pt>
                <c:pt idx="208">
                  <c:v>224</c:v>
                </c:pt>
                <c:pt idx="209">
                  <c:v>225</c:v>
                </c:pt>
                <c:pt idx="210">
                  <c:v>226</c:v>
                </c:pt>
                <c:pt idx="211">
                  <c:v>227</c:v>
                </c:pt>
                <c:pt idx="212">
                  <c:v>228</c:v>
                </c:pt>
                <c:pt idx="213">
                  <c:v>229</c:v>
                </c:pt>
                <c:pt idx="214">
                  <c:v>230</c:v>
                </c:pt>
                <c:pt idx="215">
                  <c:v>231</c:v>
                </c:pt>
                <c:pt idx="216">
                  <c:v>232</c:v>
                </c:pt>
                <c:pt idx="217">
                  <c:v>233</c:v>
                </c:pt>
                <c:pt idx="218">
                  <c:v>234</c:v>
                </c:pt>
                <c:pt idx="219">
                  <c:v>235</c:v>
                </c:pt>
                <c:pt idx="220">
                  <c:v>236</c:v>
                </c:pt>
                <c:pt idx="221">
                  <c:v>237</c:v>
                </c:pt>
                <c:pt idx="222">
                  <c:v>238</c:v>
                </c:pt>
                <c:pt idx="223">
                  <c:v>239</c:v>
                </c:pt>
                <c:pt idx="224">
                  <c:v>240</c:v>
                </c:pt>
                <c:pt idx="225">
                  <c:v>241</c:v>
                </c:pt>
                <c:pt idx="226">
                  <c:v>242</c:v>
                </c:pt>
                <c:pt idx="227">
                  <c:v>243</c:v>
                </c:pt>
                <c:pt idx="228">
                  <c:v>244</c:v>
                </c:pt>
                <c:pt idx="229">
                  <c:v>245</c:v>
                </c:pt>
                <c:pt idx="230">
                  <c:v>246</c:v>
                </c:pt>
                <c:pt idx="231">
                  <c:v>247</c:v>
                </c:pt>
                <c:pt idx="232">
                  <c:v>248</c:v>
                </c:pt>
                <c:pt idx="233">
                  <c:v>249</c:v>
                </c:pt>
                <c:pt idx="234">
                  <c:v>250</c:v>
                </c:pt>
                <c:pt idx="235">
                  <c:v>251</c:v>
                </c:pt>
                <c:pt idx="236">
                  <c:v>252</c:v>
                </c:pt>
                <c:pt idx="237">
                  <c:v>253</c:v>
                </c:pt>
                <c:pt idx="238">
                  <c:v>254</c:v>
                </c:pt>
                <c:pt idx="239">
                  <c:v>255</c:v>
                </c:pt>
                <c:pt idx="240">
                  <c:v>256</c:v>
                </c:pt>
                <c:pt idx="241">
                  <c:v>257</c:v>
                </c:pt>
                <c:pt idx="242">
                  <c:v>258</c:v>
                </c:pt>
                <c:pt idx="243">
                  <c:v>259</c:v>
                </c:pt>
                <c:pt idx="244">
                  <c:v>260</c:v>
                </c:pt>
                <c:pt idx="245">
                  <c:v>261</c:v>
                </c:pt>
                <c:pt idx="246">
                  <c:v>262</c:v>
                </c:pt>
                <c:pt idx="247">
                  <c:v>263</c:v>
                </c:pt>
                <c:pt idx="248">
                  <c:v>264</c:v>
                </c:pt>
                <c:pt idx="249">
                  <c:v>265</c:v>
                </c:pt>
                <c:pt idx="250">
                  <c:v>266</c:v>
                </c:pt>
                <c:pt idx="251">
                  <c:v>267</c:v>
                </c:pt>
                <c:pt idx="252">
                  <c:v>268</c:v>
                </c:pt>
                <c:pt idx="253">
                  <c:v>269</c:v>
                </c:pt>
                <c:pt idx="254">
                  <c:v>270</c:v>
                </c:pt>
                <c:pt idx="255">
                  <c:v>271</c:v>
                </c:pt>
                <c:pt idx="256">
                  <c:v>272</c:v>
                </c:pt>
                <c:pt idx="257">
                  <c:v>273</c:v>
                </c:pt>
                <c:pt idx="258">
                  <c:v>274</c:v>
                </c:pt>
                <c:pt idx="259">
                  <c:v>275</c:v>
                </c:pt>
                <c:pt idx="260">
                  <c:v>276</c:v>
                </c:pt>
                <c:pt idx="261">
                  <c:v>277</c:v>
                </c:pt>
                <c:pt idx="262">
                  <c:v>278</c:v>
                </c:pt>
                <c:pt idx="263">
                  <c:v>279</c:v>
                </c:pt>
                <c:pt idx="264">
                  <c:v>280</c:v>
                </c:pt>
                <c:pt idx="265">
                  <c:v>281</c:v>
                </c:pt>
                <c:pt idx="266">
                  <c:v>282</c:v>
                </c:pt>
                <c:pt idx="267">
                  <c:v>283</c:v>
                </c:pt>
                <c:pt idx="268">
                  <c:v>284</c:v>
                </c:pt>
                <c:pt idx="269">
                  <c:v>285</c:v>
                </c:pt>
                <c:pt idx="270">
                  <c:v>286</c:v>
                </c:pt>
                <c:pt idx="271">
                  <c:v>287</c:v>
                </c:pt>
                <c:pt idx="272">
                  <c:v>288</c:v>
                </c:pt>
                <c:pt idx="273">
                  <c:v>289</c:v>
                </c:pt>
                <c:pt idx="274">
                  <c:v>290</c:v>
                </c:pt>
                <c:pt idx="275">
                  <c:v>291</c:v>
                </c:pt>
                <c:pt idx="276">
                  <c:v>292</c:v>
                </c:pt>
                <c:pt idx="277">
                  <c:v>293</c:v>
                </c:pt>
                <c:pt idx="278">
                  <c:v>294</c:v>
                </c:pt>
                <c:pt idx="279">
                  <c:v>295</c:v>
                </c:pt>
              </c:numCache>
            </c:numRef>
          </c:xVal>
          <c:yVal>
            <c:numRef>
              <c:f>ET!$AA$6:$AA$285</c:f>
              <c:numCache>
                <c:formatCode>ge\r\a\l</c:formatCode>
                <c:ptCount val="280"/>
                <c:pt idx="0">
                  <c:v>-99</c:v>
                </c:pt>
                <c:pt idx="1">
                  <c:v>-99</c:v>
                </c:pt>
                <c:pt idx="2">
                  <c:v>-99</c:v>
                </c:pt>
                <c:pt idx="3">
                  <c:v>-99</c:v>
                </c:pt>
                <c:pt idx="4">
                  <c:v>-99</c:v>
                </c:pt>
                <c:pt idx="5">
                  <c:v>-99</c:v>
                </c:pt>
                <c:pt idx="6">
                  <c:v>-99</c:v>
                </c:pt>
                <c:pt idx="7">
                  <c:v>-99</c:v>
                </c:pt>
                <c:pt idx="8">
                  <c:v>-99</c:v>
                </c:pt>
                <c:pt idx="9">
                  <c:v>-99</c:v>
                </c:pt>
                <c:pt idx="10">
                  <c:v>-99</c:v>
                </c:pt>
                <c:pt idx="11">
                  <c:v>-99</c:v>
                </c:pt>
                <c:pt idx="12">
                  <c:v>-99</c:v>
                </c:pt>
                <c:pt idx="13">
                  <c:v>-99</c:v>
                </c:pt>
                <c:pt idx="14">
                  <c:v>-99</c:v>
                </c:pt>
                <c:pt idx="15">
                  <c:v>-99</c:v>
                </c:pt>
                <c:pt idx="16">
                  <c:v>-99</c:v>
                </c:pt>
                <c:pt idx="17">
                  <c:v>-99</c:v>
                </c:pt>
                <c:pt idx="18">
                  <c:v>-99</c:v>
                </c:pt>
                <c:pt idx="19">
                  <c:v>-99</c:v>
                </c:pt>
                <c:pt idx="20">
                  <c:v>-99</c:v>
                </c:pt>
                <c:pt idx="21">
                  <c:v>-99</c:v>
                </c:pt>
                <c:pt idx="22">
                  <c:v>-99</c:v>
                </c:pt>
                <c:pt idx="23">
                  <c:v>-99</c:v>
                </c:pt>
                <c:pt idx="24">
                  <c:v>-99</c:v>
                </c:pt>
                <c:pt idx="25">
                  <c:v>-99</c:v>
                </c:pt>
                <c:pt idx="26">
                  <c:v>-99</c:v>
                </c:pt>
                <c:pt idx="27">
                  <c:v>-99</c:v>
                </c:pt>
                <c:pt idx="28">
                  <c:v>-99</c:v>
                </c:pt>
                <c:pt idx="29">
                  <c:v>-99</c:v>
                </c:pt>
                <c:pt idx="30">
                  <c:v>-99</c:v>
                </c:pt>
                <c:pt idx="31">
                  <c:v>-99</c:v>
                </c:pt>
                <c:pt idx="32">
                  <c:v>-99</c:v>
                </c:pt>
                <c:pt idx="33">
                  <c:v>-99</c:v>
                </c:pt>
                <c:pt idx="34">
                  <c:v>-99</c:v>
                </c:pt>
                <c:pt idx="35">
                  <c:v>-99</c:v>
                </c:pt>
                <c:pt idx="36">
                  <c:v>-99</c:v>
                </c:pt>
                <c:pt idx="37">
                  <c:v>-99</c:v>
                </c:pt>
                <c:pt idx="38">
                  <c:v>-99</c:v>
                </c:pt>
                <c:pt idx="39">
                  <c:v>-99</c:v>
                </c:pt>
                <c:pt idx="40">
                  <c:v>-99</c:v>
                </c:pt>
                <c:pt idx="41">
                  <c:v>-99</c:v>
                </c:pt>
                <c:pt idx="42">
                  <c:v>-99</c:v>
                </c:pt>
                <c:pt idx="43">
                  <c:v>-99</c:v>
                </c:pt>
                <c:pt idx="44">
                  <c:v>-99</c:v>
                </c:pt>
                <c:pt idx="45">
                  <c:v>-99</c:v>
                </c:pt>
                <c:pt idx="46">
                  <c:v>-99</c:v>
                </c:pt>
                <c:pt idx="47">
                  <c:v>-99</c:v>
                </c:pt>
                <c:pt idx="48">
                  <c:v>-99</c:v>
                </c:pt>
                <c:pt idx="49">
                  <c:v>-99</c:v>
                </c:pt>
                <c:pt idx="50">
                  <c:v>-99</c:v>
                </c:pt>
                <c:pt idx="51">
                  <c:v>-99</c:v>
                </c:pt>
                <c:pt idx="52">
                  <c:v>-99</c:v>
                </c:pt>
                <c:pt idx="53">
                  <c:v>-99</c:v>
                </c:pt>
                <c:pt idx="54">
                  <c:v>-99</c:v>
                </c:pt>
                <c:pt idx="55">
                  <c:v>-99</c:v>
                </c:pt>
                <c:pt idx="56">
                  <c:v>-99</c:v>
                </c:pt>
                <c:pt idx="57">
                  <c:v>-99</c:v>
                </c:pt>
                <c:pt idx="58">
                  <c:v>-99</c:v>
                </c:pt>
                <c:pt idx="59">
                  <c:v>-99</c:v>
                </c:pt>
                <c:pt idx="60">
                  <c:v>-99</c:v>
                </c:pt>
                <c:pt idx="61">
                  <c:v>-99</c:v>
                </c:pt>
                <c:pt idx="62">
                  <c:v>0.3764620359990053</c:v>
                </c:pt>
                <c:pt idx="63">
                  <c:v>0.41840755891228243</c:v>
                </c:pt>
                <c:pt idx="64">
                  <c:v>0.39872766621390893</c:v>
                </c:pt>
                <c:pt idx="65">
                  <c:v>0.37908535623777373</c:v>
                </c:pt>
                <c:pt idx="66">
                  <c:v>0.3400447133258056</c:v>
                </c:pt>
                <c:pt idx="67">
                  <c:v>0.22137401157683398</c:v>
                </c:pt>
                <c:pt idx="68">
                  <c:v>-99</c:v>
                </c:pt>
                <c:pt idx="69">
                  <c:v>-99</c:v>
                </c:pt>
                <c:pt idx="70">
                  <c:v>-99</c:v>
                </c:pt>
                <c:pt idx="71">
                  <c:v>0.40868076104294609</c:v>
                </c:pt>
                <c:pt idx="72">
                  <c:v>0.37900079690028421</c:v>
                </c:pt>
                <c:pt idx="73">
                  <c:v>-99</c:v>
                </c:pt>
                <c:pt idx="74">
                  <c:v>0.37799301902192478</c:v>
                </c:pt>
                <c:pt idx="75">
                  <c:v>0.39601261587106629</c:v>
                </c:pt>
                <c:pt idx="76">
                  <c:v>0.39706357866977171</c:v>
                </c:pt>
                <c:pt idx="77">
                  <c:v>0.35593803992784157</c:v>
                </c:pt>
                <c:pt idx="78">
                  <c:v>0.4159102200609201</c:v>
                </c:pt>
                <c:pt idx="79">
                  <c:v>-99</c:v>
                </c:pt>
                <c:pt idx="80">
                  <c:v>0.24319413360170117</c:v>
                </c:pt>
                <c:pt idx="81">
                  <c:v>0.30313978832337596</c:v>
                </c:pt>
                <c:pt idx="82">
                  <c:v>0.36537571409228492</c:v>
                </c:pt>
                <c:pt idx="83">
                  <c:v>0.38339956053172192</c:v>
                </c:pt>
                <c:pt idx="84">
                  <c:v>-99</c:v>
                </c:pt>
                <c:pt idx="85">
                  <c:v>-99</c:v>
                </c:pt>
                <c:pt idx="86">
                  <c:v>0.41215868727336497</c:v>
                </c:pt>
                <c:pt idx="87">
                  <c:v>0.41147836385619374</c:v>
                </c:pt>
                <c:pt idx="88">
                  <c:v>0.4309839770549318</c:v>
                </c:pt>
                <c:pt idx="89">
                  <c:v>0.42566115755553763</c:v>
                </c:pt>
                <c:pt idx="90">
                  <c:v>0.38450138530679107</c:v>
                </c:pt>
                <c:pt idx="91">
                  <c:v>0.33509039425089376</c:v>
                </c:pt>
                <c:pt idx="92">
                  <c:v>-99</c:v>
                </c:pt>
                <c:pt idx="93">
                  <c:v>-99</c:v>
                </c:pt>
                <c:pt idx="94">
                  <c:v>-99</c:v>
                </c:pt>
                <c:pt idx="95">
                  <c:v>-99</c:v>
                </c:pt>
                <c:pt idx="96">
                  <c:v>-99</c:v>
                </c:pt>
                <c:pt idx="97">
                  <c:v>0.59491315498646713</c:v>
                </c:pt>
                <c:pt idx="98">
                  <c:v>-99</c:v>
                </c:pt>
                <c:pt idx="99">
                  <c:v>-99</c:v>
                </c:pt>
                <c:pt idx="100">
                  <c:v>0.48086443004308849</c:v>
                </c:pt>
                <c:pt idx="101">
                  <c:v>0.60075435945446809</c:v>
                </c:pt>
                <c:pt idx="102">
                  <c:v>0.57774756788652526</c:v>
                </c:pt>
                <c:pt idx="103">
                  <c:v>0.23061226317097683</c:v>
                </c:pt>
                <c:pt idx="104">
                  <c:v>-99</c:v>
                </c:pt>
                <c:pt idx="105">
                  <c:v>0.37643056192134361</c:v>
                </c:pt>
                <c:pt idx="106">
                  <c:v>0.41681847773875552</c:v>
                </c:pt>
                <c:pt idx="107">
                  <c:v>0.42803715873689524</c:v>
                </c:pt>
                <c:pt idx="108">
                  <c:v>0.46081933893077504</c:v>
                </c:pt>
                <c:pt idx="109">
                  <c:v>0.42792713065328736</c:v>
                </c:pt>
                <c:pt idx="110">
                  <c:v>0.55156631472017525</c:v>
                </c:pt>
                <c:pt idx="111">
                  <c:v>0.22677378127523351</c:v>
                </c:pt>
                <c:pt idx="112">
                  <c:v>0.55044364868468987</c:v>
                </c:pt>
                <c:pt idx="113">
                  <c:v>-99</c:v>
                </c:pt>
                <c:pt idx="114">
                  <c:v>-99</c:v>
                </c:pt>
                <c:pt idx="115">
                  <c:v>-99</c:v>
                </c:pt>
                <c:pt idx="116">
                  <c:v>-99</c:v>
                </c:pt>
                <c:pt idx="117">
                  <c:v>-99</c:v>
                </c:pt>
                <c:pt idx="118">
                  <c:v>-99</c:v>
                </c:pt>
                <c:pt idx="119">
                  <c:v>0.41132612396362445</c:v>
                </c:pt>
                <c:pt idx="120">
                  <c:v>0.33154935672421137</c:v>
                </c:pt>
                <c:pt idx="121">
                  <c:v>0.49939561931744292</c:v>
                </c:pt>
                <c:pt idx="122">
                  <c:v>-99</c:v>
                </c:pt>
                <c:pt idx="123">
                  <c:v>0.62419735123037179</c:v>
                </c:pt>
                <c:pt idx="124">
                  <c:v>0.52420519062592597</c:v>
                </c:pt>
                <c:pt idx="125">
                  <c:v>0.39646061600187132</c:v>
                </c:pt>
                <c:pt idx="126">
                  <c:v>-99</c:v>
                </c:pt>
                <c:pt idx="127">
                  <c:v>-99</c:v>
                </c:pt>
                <c:pt idx="128">
                  <c:v>0.47614444180659882</c:v>
                </c:pt>
                <c:pt idx="129">
                  <c:v>0.406260824456879</c:v>
                </c:pt>
                <c:pt idx="130">
                  <c:v>-99</c:v>
                </c:pt>
                <c:pt idx="131">
                  <c:v>-99</c:v>
                </c:pt>
                <c:pt idx="132">
                  <c:v>-99</c:v>
                </c:pt>
                <c:pt idx="133">
                  <c:v>-99</c:v>
                </c:pt>
                <c:pt idx="134">
                  <c:v>-99</c:v>
                </c:pt>
                <c:pt idx="135">
                  <c:v>-99</c:v>
                </c:pt>
                <c:pt idx="136">
                  <c:v>-99</c:v>
                </c:pt>
                <c:pt idx="137">
                  <c:v>-99</c:v>
                </c:pt>
                <c:pt idx="138">
                  <c:v>-99</c:v>
                </c:pt>
                <c:pt idx="139">
                  <c:v>0.73442802508356186</c:v>
                </c:pt>
                <c:pt idx="140">
                  <c:v>-99</c:v>
                </c:pt>
                <c:pt idx="141">
                  <c:v>-99</c:v>
                </c:pt>
                <c:pt idx="142">
                  <c:v>-99</c:v>
                </c:pt>
                <c:pt idx="143">
                  <c:v>-99</c:v>
                </c:pt>
                <c:pt idx="144">
                  <c:v>-99</c:v>
                </c:pt>
                <c:pt idx="145">
                  <c:v>-99</c:v>
                </c:pt>
                <c:pt idx="146">
                  <c:v>0.72112385872285389</c:v>
                </c:pt>
                <c:pt idx="147">
                  <c:v>0.75819343230648317</c:v>
                </c:pt>
                <c:pt idx="148">
                  <c:v>0.76786063411015648</c:v>
                </c:pt>
                <c:pt idx="149">
                  <c:v>-99</c:v>
                </c:pt>
                <c:pt idx="150">
                  <c:v>-99</c:v>
                </c:pt>
                <c:pt idx="151">
                  <c:v>-99</c:v>
                </c:pt>
                <c:pt idx="152">
                  <c:v>-99</c:v>
                </c:pt>
                <c:pt idx="153">
                  <c:v>-99</c:v>
                </c:pt>
                <c:pt idx="154">
                  <c:v>-99</c:v>
                </c:pt>
                <c:pt idx="155">
                  <c:v>-99</c:v>
                </c:pt>
                <c:pt idx="156">
                  <c:v>-99</c:v>
                </c:pt>
                <c:pt idx="157">
                  <c:v>-99</c:v>
                </c:pt>
                <c:pt idx="158">
                  <c:v>-99</c:v>
                </c:pt>
                <c:pt idx="159">
                  <c:v>-99</c:v>
                </c:pt>
                <c:pt idx="160">
                  <c:v>0.70837327488172508</c:v>
                </c:pt>
                <c:pt idx="161">
                  <c:v>-99</c:v>
                </c:pt>
                <c:pt idx="162">
                  <c:v>0.70017347394588558</c:v>
                </c:pt>
                <c:pt idx="163">
                  <c:v>0.69066709017055783</c:v>
                </c:pt>
                <c:pt idx="164">
                  <c:v>0.66276971921438688</c:v>
                </c:pt>
                <c:pt idx="165">
                  <c:v>0.67544818280799512</c:v>
                </c:pt>
                <c:pt idx="166">
                  <c:v>0.4963208926162645</c:v>
                </c:pt>
                <c:pt idx="167">
                  <c:v>0.61596342846034424</c:v>
                </c:pt>
                <c:pt idx="168">
                  <c:v>0.66544989228272122</c:v>
                </c:pt>
                <c:pt idx="169">
                  <c:v>0.60644056545753</c:v>
                </c:pt>
                <c:pt idx="170">
                  <c:v>0.60074863499194686</c:v>
                </c:pt>
                <c:pt idx="171">
                  <c:v>0.60791936726197715</c:v>
                </c:pt>
                <c:pt idx="172">
                  <c:v>-99</c:v>
                </c:pt>
                <c:pt idx="173">
                  <c:v>-99</c:v>
                </c:pt>
                <c:pt idx="174">
                  <c:v>0.36637319555379882</c:v>
                </c:pt>
                <c:pt idx="175">
                  <c:v>0.42511122344941416</c:v>
                </c:pt>
                <c:pt idx="176">
                  <c:v>0.55508035948706191</c:v>
                </c:pt>
                <c:pt idx="177">
                  <c:v>-99</c:v>
                </c:pt>
                <c:pt idx="178">
                  <c:v>-99</c:v>
                </c:pt>
                <c:pt idx="179">
                  <c:v>0.56500609431936211</c:v>
                </c:pt>
                <c:pt idx="180">
                  <c:v>0.32914398483223406</c:v>
                </c:pt>
                <c:pt idx="181">
                  <c:v>-99</c:v>
                </c:pt>
                <c:pt idx="182">
                  <c:v>-99</c:v>
                </c:pt>
                <c:pt idx="183">
                  <c:v>0.5223865042245861</c:v>
                </c:pt>
                <c:pt idx="184">
                  <c:v>0.64846899287837567</c:v>
                </c:pt>
                <c:pt idx="185">
                  <c:v>-99</c:v>
                </c:pt>
                <c:pt idx="186">
                  <c:v>-99</c:v>
                </c:pt>
                <c:pt idx="187">
                  <c:v>-99</c:v>
                </c:pt>
                <c:pt idx="188">
                  <c:v>-99</c:v>
                </c:pt>
                <c:pt idx="189">
                  <c:v>-99</c:v>
                </c:pt>
                <c:pt idx="190">
                  <c:v>0.38725486348787674</c:v>
                </c:pt>
                <c:pt idx="191">
                  <c:v>0.43909226807476481</c:v>
                </c:pt>
                <c:pt idx="192">
                  <c:v>0.36455547718790376</c:v>
                </c:pt>
                <c:pt idx="193">
                  <c:v>-99</c:v>
                </c:pt>
                <c:pt idx="194">
                  <c:v>-99</c:v>
                </c:pt>
                <c:pt idx="195">
                  <c:v>-99</c:v>
                </c:pt>
                <c:pt idx="196">
                  <c:v>-99</c:v>
                </c:pt>
                <c:pt idx="197">
                  <c:v>-99</c:v>
                </c:pt>
                <c:pt idx="198">
                  <c:v>-99</c:v>
                </c:pt>
                <c:pt idx="199">
                  <c:v>-99</c:v>
                </c:pt>
                <c:pt idx="200">
                  <c:v>-99</c:v>
                </c:pt>
                <c:pt idx="201">
                  <c:v>-99</c:v>
                </c:pt>
                <c:pt idx="202">
                  <c:v>-99</c:v>
                </c:pt>
                <c:pt idx="203">
                  <c:v>0.34321672312952145</c:v>
                </c:pt>
                <c:pt idx="204">
                  <c:v>-99</c:v>
                </c:pt>
                <c:pt idx="205">
                  <c:v>0.41463633497595759</c:v>
                </c:pt>
                <c:pt idx="206">
                  <c:v>0.47090217524500078</c:v>
                </c:pt>
                <c:pt idx="207">
                  <c:v>0.46360734146453664</c:v>
                </c:pt>
                <c:pt idx="208">
                  <c:v>-99</c:v>
                </c:pt>
                <c:pt idx="209">
                  <c:v>-99</c:v>
                </c:pt>
                <c:pt idx="210">
                  <c:v>-99</c:v>
                </c:pt>
                <c:pt idx="211">
                  <c:v>-99</c:v>
                </c:pt>
                <c:pt idx="212">
                  <c:v>0.49257844311616789</c:v>
                </c:pt>
                <c:pt idx="213">
                  <c:v>0.56768839404663418</c:v>
                </c:pt>
                <c:pt idx="214">
                  <c:v>0.45660121102433593</c:v>
                </c:pt>
                <c:pt idx="215">
                  <c:v>-99</c:v>
                </c:pt>
                <c:pt idx="216">
                  <c:v>-99</c:v>
                </c:pt>
                <c:pt idx="217">
                  <c:v>-99</c:v>
                </c:pt>
                <c:pt idx="218">
                  <c:v>-99</c:v>
                </c:pt>
                <c:pt idx="219">
                  <c:v>-99</c:v>
                </c:pt>
                <c:pt idx="220">
                  <c:v>-99</c:v>
                </c:pt>
                <c:pt idx="221">
                  <c:v>-99</c:v>
                </c:pt>
                <c:pt idx="222">
                  <c:v>-99</c:v>
                </c:pt>
                <c:pt idx="223">
                  <c:v>-99</c:v>
                </c:pt>
                <c:pt idx="224">
                  <c:v>-99</c:v>
                </c:pt>
                <c:pt idx="225">
                  <c:v>-99</c:v>
                </c:pt>
                <c:pt idx="226">
                  <c:v>-99</c:v>
                </c:pt>
                <c:pt idx="227">
                  <c:v>-99</c:v>
                </c:pt>
                <c:pt idx="228">
                  <c:v>-99</c:v>
                </c:pt>
                <c:pt idx="229">
                  <c:v>-99</c:v>
                </c:pt>
                <c:pt idx="230">
                  <c:v>-99</c:v>
                </c:pt>
                <c:pt idx="231">
                  <c:v>-99</c:v>
                </c:pt>
                <c:pt idx="232">
                  <c:v>-99</c:v>
                </c:pt>
                <c:pt idx="233">
                  <c:v>-99</c:v>
                </c:pt>
                <c:pt idx="234">
                  <c:v>0.11</c:v>
                </c:pt>
                <c:pt idx="235">
                  <c:v>-99</c:v>
                </c:pt>
                <c:pt idx="236">
                  <c:v>-99</c:v>
                </c:pt>
                <c:pt idx="237">
                  <c:v>0.19</c:v>
                </c:pt>
                <c:pt idx="238">
                  <c:v>-99</c:v>
                </c:pt>
                <c:pt idx="239">
                  <c:v>-99</c:v>
                </c:pt>
                <c:pt idx="240">
                  <c:v>-99</c:v>
                </c:pt>
                <c:pt idx="241">
                  <c:v>-99</c:v>
                </c:pt>
                <c:pt idx="242">
                  <c:v>-99</c:v>
                </c:pt>
                <c:pt idx="243">
                  <c:v>-99</c:v>
                </c:pt>
                <c:pt idx="244">
                  <c:v>-99</c:v>
                </c:pt>
                <c:pt idx="245">
                  <c:v>-99</c:v>
                </c:pt>
                <c:pt idx="246">
                  <c:v>-99</c:v>
                </c:pt>
                <c:pt idx="247">
                  <c:v>-99</c:v>
                </c:pt>
                <c:pt idx="248">
                  <c:v>-99</c:v>
                </c:pt>
                <c:pt idx="249">
                  <c:v>-99</c:v>
                </c:pt>
                <c:pt idx="250">
                  <c:v>0.08</c:v>
                </c:pt>
                <c:pt idx="251">
                  <c:v>-99</c:v>
                </c:pt>
                <c:pt idx="252">
                  <c:v>0.23200000000000001</c:v>
                </c:pt>
                <c:pt idx="253">
                  <c:v>-99</c:v>
                </c:pt>
                <c:pt idx="254">
                  <c:v>-99</c:v>
                </c:pt>
                <c:pt idx="255">
                  <c:v>-99</c:v>
                </c:pt>
                <c:pt idx="256">
                  <c:v>-99</c:v>
                </c:pt>
                <c:pt idx="257">
                  <c:v>-99</c:v>
                </c:pt>
                <c:pt idx="258">
                  <c:v>-99</c:v>
                </c:pt>
                <c:pt idx="259">
                  <c:v>-99</c:v>
                </c:pt>
                <c:pt idx="260">
                  <c:v>-99</c:v>
                </c:pt>
                <c:pt idx="261">
                  <c:v>-99</c:v>
                </c:pt>
                <c:pt idx="262">
                  <c:v>-99</c:v>
                </c:pt>
                <c:pt idx="263">
                  <c:v>-99</c:v>
                </c:pt>
                <c:pt idx="264">
                  <c:v>-99</c:v>
                </c:pt>
                <c:pt idx="265">
                  <c:v>-99</c:v>
                </c:pt>
                <c:pt idx="266">
                  <c:v>-99</c:v>
                </c:pt>
                <c:pt idx="267">
                  <c:v>0.08</c:v>
                </c:pt>
                <c:pt idx="268">
                  <c:v>-99</c:v>
                </c:pt>
                <c:pt idx="269">
                  <c:v>0.12</c:v>
                </c:pt>
                <c:pt idx="270">
                  <c:v>-99</c:v>
                </c:pt>
                <c:pt idx="271">
                  <c:v>0.04</c:v>
                </c:pt>
                <c:pt idx="272">
                  <c:v>-99</c:v>
                </c:pt>
                <c:pt idx="273">
                  <c:v>-99</c:v>
                </c:pt>
                <c:pt idx="274">
                  <c:v>-99</c:v>
                </c:pt>
                <c:pt idx="275">
                  <c:v>-99</c:v>
                </c:pt>
                <c:pt idx="276">
                  <c:v>-99</c:v>
                </c:pt>
                <c:pt idx="277">
                  <c:v>-99</c:v>
                </c:pt>
                <c:pt idx="278">
                  <c:v>-99</c:v>
                </c:pt>
                <c:pt idx="279">
                  <c:v>-99</c:v>
                </c:pt>
              </c:numCache>
            </c:numRef>
          </c:yVal>
          <c:smooth val="0"/>
          <c:extLst>
            <c:ext xmlns:c16="http://schemas.microsoft.com/office/drawing/2014/chart" uri="{C3380CC4-5D6E-409C-BE32-E72D297353CC}">
              <c16:uniqueId val="{00000001-7D8D-43DC-B60D-5CD35E25E011}"/>
            </c:ext>
          </c:extLst>
        </c:ser>
        <c:dLbls>
          <c:showLegendKey val="0"/>
          <c:showVal val="0"/>
          <c:showCatName val="0"/>
          <c:showSerName val="0"/>
          <c:showPercent val="0"/>
          <c:showBubbleSize val="0"/>
        </c:dLbls>
        <c:axId val="345953344"/>
        <c:axId val="345953920"/>
      </c:scatterChart>
      <c:valAx>
        <c:axId val="345953344"/>
        <c:scaling>
          <c:orientation val="minMax"/>
          <c:max val="320"/>
          <c:min val="50"/>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DAR</a:t>
                </a:r>
              </a:p>
            </c:rich>
          </c:tx>
          <c:layout>
            <c:manualLayout>
              <c:xMode val="edge"/>
              <c:yMode val="edge"/>
              <c:x val="0.47152740232932178"/>
              <c:y val="0.87681499706336052"/>
            </c:manualLayout>
          </c:layout>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45953920"/>
        <c:crosses val="autoZero"/>
        <c:crossBetween val="midCat"/>
      </c:valAx>
      <c:valAx>
        <c:axId val="345953920"/>
        <c:scaling>
          <c:orientation val="minMax"/>
          <c:min val="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700"/>
                  <a:t>Evapotranspiration (cm d</a:t>
                </a:r>
                <a:r>
                  <a:rPr lang="en-US" sz="700" baseline="30000"/>
                  <a:t>-1</a:t>
                </a:r>
                <a:r>
                  <a:rPr lang="en-US" sz="700"/>
                  <a:t>)</a:t>
                </a:r>
              </a:p>
            </c:rich>
          </c:tx>
          <c:layout>
            <c:manualLayout>
              <c:xMode val="edge"/>
              <c:yMode val="edge"/>
              <c:x val="0"/>
              <c:y val="0"/>
            </c:manualLayout>
          </c:layout>
          <c:overlay val="0"/>
          <c:spPr>
            <a:noFill/>
            <a:ln>
              <a:noFill/>
            </a:ln>
            <a:effectLst/>
          </c:spPr>
        </c:title>
        <c:numFmt formatCode="#,##0.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45953344"/>
        <c:crosses val="autoZero"/>
        <c:crossBetween val="midCat"/>
        <c:majorUnit val="0.2"/>
      </c:valAx>
      <c:spPr>
        <a:noFill/>
        <a:ln w="0">
          <a:solidFill>
            <a:schemeClr val="tx1"/>
          </a:solidFill>
        </a:ln>
        <a:effectLst/>
      </c:spPr>
    </c:plotArea>
    <c:legend>
      <c:legendPos val="b"/>
      <c:layout>
        <c:manualLayout>
          <c:xMode val="edge"/>
          <c:yMode val="edge"/>
          <c:x val="0.59679101297169412"/>
          <c:y val="8.7169043965679219E-2"/>
          <c:w val="0.32982324254145662"/>
          <c:h val="0.10743284193119836"/>
        </c:manualLayout>
      </c:layout>
      <c:overlay val="0"/>
      <c:spPr>
        <a:noFill/>
        <a:ln w="0">
          <a:solidFill>
            <a:sysClr val="windowText" lastClr="000000"/>
          </a:solid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96653122184185"/>
          <c:y val="5.0925925925925923E-2"/>
          <c:w val="0.80496935822774929"/>
          <c:h val="0.81568678915135628"/>
        </c:manualLayout>
      </c:layout>
      <c:scatterChart>
        <c:scatterStyle val="lineMarker"/>
        <c:varyColors val="0"/>
        <c:ser>
          <c:idx val="0"/>
          <c:order val="0"/>
          <c:tx>
            <c:v>With Trash</c:v>
          </c:tx>
          <c:spPr>
            <a:ln w="19050" cap="rnd">
              <a:noFill/>
              <a:round/>
            </a:ln>
            <a:effectLst/>
          </c:spPr>
          <c:marker>
            <c:symbol val="circle"/>
            <c:size val="7"/>
            <c:spPr>
              <a:noFill/>
              <a:ln w="3175">
                <a:solidFill>
                  <a:srgbClr val="C00000"/>
                </a:solidFill>
              </a:ln>
              <a:effectLst/>
            </c:spPr>
          </c:marker>
          <c:errBars>
            <c:errDir val="y"/>
            <c:errBarType val="both"/>
            <c:errValType val="cust"/>
            <c:noEndCap val="0"/>
            <c:plus>
              <c:numRef>
                <c:f>GLN!$G$2:$G$7</c:f>
                <c:numCache>
                  <c:formatCode>ge\r\a\l</c:formatCode>
                  <c:ptCount val="6"/>
                  <c:pt idx="0">
                    <c:v>0.83350875346649034</c:v>
                  </c:pt>
                  <c:pt idx="1">
                    <c:v>0.85069630922340067</c:v>
                  </c:pt>
                  <c:pt idx="2">
                    <c:v>1.218281792655455</c:v>
                  </c:pt>
                  <c:pt idx="3">
                    <c:v>1.6383560438182505</c:v>
                  </c:pt>
                  <c:pt idx="4">
                    <c:v>1.5802139169719442</c:v>
                  </c:pt>
                  <c:pt idx="5">
                    <c:v>1.1666666666666665</c:v>
                  </c:pt>
                </c:numCache>
              </c:numRef>
            </c:plus>
            <c:minus>
              <c:numRef>
                <c:f>GLN!$G$2:$G$7</c:f>
                <c:numCache>
                  <c:formatCode>ge\r\a\l</c:formatCode>
                  <c:ptCount val="6"/>
                  <c:pt idx="0">
                    <c:v>0.83350875346649034</c:v>
                  </c:pt>
                  <c:pt idx="1">
                    <c:v>0.85069630922340067</c:v>
                  </c:pt>
                  <c:pt idx="2">
                    <c:v>1.218281792655455</c:v>
                  </c:pt>
                  <c:pt idx="3">
                    <c:v>1.6383560438182505</c:v>
                  </c:pt>
                  <c:pt idx="4">
                    <c:v>1.5802139169719442</c:v>
                  </c:pt>
                  <c:pt idx="5">
                    <c:v>1.1666666666666665</c:v>
                  </c:pt>
                </c:numCache>
              </c:numRef>
            </c:minus>
            <c:spPr>
              <a:noFill/>
              <a:ln w="3175" cap="flat" cmpd="sng" algn="ctr">
                <a:solidFill>
                  <a:srgbClr val="C00000"/>
                </a:solidFill>
                <a:round/>
              </a:ln>
              <a:effectLst/>
            </c:spPr>
          </c:errBars>
          <c:xVal>
            <c:numRef>
              <c:f>GLN!$B$2:$B$7</c:f>
              <c:numCache>
                <c:formatCode>ge\r\a\l</c:formatCode>
                <c:ptCount val="6"/>
                <c:pt idx="0">
                  <c:v>94</c:v>
                </c:pt>
                <c:pt idx="1">
                  <c:v>122</c:v>
                </c:pt>
                <c:pt idx="2">
                  <c:v>149</c:v>
                </c:pt>
                <c:pt idx="3">
                  <c:v>182</c:v>
                </c:pt>
                <c:pt idx="4">
                  <c:v>209</c:v>
                </c:pt>
                <c:pt idx="5">
                  <c:v>244</c:v>
                </c:pt>
              </c:numCache>
            </c:numRef>
          </c:xVal>
          <c:yVal>
            <c:numRef>
              <c:f>GLN!$D$2:$D$7</c:f>
              <c:numCache>
                <c:formatCode>#.000</c:formatCode>
                <c:ptCount val="6"/>
                <c:pt idx="0">
                  <c:v>3.8</c:v>
                </c:pt>
                <c:pt idx="1">
                  <c:v>5.25</c:v>
                </c:pt>
                <c:pt idx="2">
                  <c:v>4.7</c:v>
                </c:pt>
                <c:pt idx="3">
                  <c:v>4.5</c:v>
                </c:pt>
                <c:pt idx="4">
                  <c:v>4.9473684210526319</c:v>
                </c:pt>
                <c:pt idx="5">
                  <c:v>3.8888888888888888</c:v>
                </c:pt>
              </c:numCache>
            </c:numRef>
          </c:yVal>
          <c:smooth val="0"/>
          <c:extLst>
            <c:ext xmlns:c16="http://schemas.microsoft.com/office/drawing/2014/chart" uri="{C3380CC4-5D6E-409C-BE32-E72D297353CC}">
              <c16:uniqueId val="{00000000-ED90-40B3-9B3E-CBFBC483ACD2}"/>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cust"/>
            <c:noEndCap val="0"/>
            <c:plus>
              <c:numRef>
                <c:f>GLN!$G$8:$G$12</c:f>
                <c:numCache>
                  <c:formatCode>ge\r\a\l</c:formatCode>
                  <c:ptCount val="5"/>
                  <c:pt idx="0">
                    <c:v>1.0052493799000688</c:v>
                  </c:pt>
                  <c:pt idx="1">
                    <c:v>1.0052493799000704</c:v>
                  </c:pt>
                  <c:pt idx="2">
                    <c:v>1.276302224561664</c:v>
                  </c:pt>
                  <c:pt idx="3">
                    <c:v>1.5927467172350904</c:v>
                  </c:pt>
                  <c:pt idx="4">
                    <c:v>1.5802139169719442</c:v>
                  </c:pt>
                </c:numCache>
              </c:numRef>
            </c:plus>
            <c:minus>
              <c:numRef>
                <c:f>GLN!$G$8:$G$12</c:f>
                <c:numCache>
                  <c:formatCode>ge\r\a\l</c:formatCode>
                  <c:ptCount val="5"/>
                  <c:pt idx="0">
                    <c:v>1.0052493799000688</c:v>
                  </c:pt>
                  <c:pt idx="1">
                    <c:v>1.0052493799000704</c:v>
                  </c:pt>
                  <c:pt idx="2">
                    <c:v>1.276302224561664</c:v>
                  </c:pt>
                  <c:pt idx="3">
                    <c:v>1.5927467172350904</c:v>
                  </c:pt>
                  <c:pt idx="4">
                    <c:v>1.5802139169719442</c:v>
                  </c:pt>
                </c:numCache>
              </c:numRef>
            </c:minus>
            <c:spPr>
              <a:noFill/>
              <a:ln w="3175" cap="flat" cmpd="sng" algn="ctr">
                <a:solidFill>
                  <a:srgbClr val="0070C0"/>
                </a:solidFill>
                <a:round/>
              </a:ln>
              <a:effectLst/>
            </c:spPr>
          </c:errBars>
          <c:xVal>
            <c:numRef>
              <c:f>GLN!$B$8:$B$12</c:f>
              <c:numCache>
                <c:formatCode>ge\r\a\l</c:formatCode>
                <c:ptCount val="5"/>
                <c:pt idx="0">
                  <c:v>94</c:v>
                </c:pt>
                <c:pt idx="1">
                  <c:v>122</c:v>
                </c:pt>
                <c:pt idx="2">
                  <c:v>149</c:v>
                </c:pt>
                <c:pt idx="3">
                  <c:v>182</c:v>
                </c:pt>
                <c:pt idx="4">
                  <c:v>209</c:v>
                </c:pt>
              </c:numCache>
            </c:numRef>
          </c:xVal>
          <c:yVal>
            <c:numRef>
              <c:f>GLN!$D$8:$D$12</c:f>
              <c:numCache>
                <c:formatCode>#.000</c:formatCode>
                <c:ptCount val="5"/>
                <c:pt idx="0">
                  <c:v>4.2</c:v>
                </c:pt>
                <c:pt idx="1">
                  <c:v>5.1999999999999993</c:v>
                </c:pt>
                <c:pt idx="2">
                  <c:v>4.95</c:v>
                </c:pt>
                <c:pt idx="3">
                  <c:v>4.3000000000000007</c:v>
                </c:pt>
                <c:pt idx="4">
                  <c:v>4.9473684210526319</c:v>
                </c:pt>
              </c:numCache>
            </c:numRef>
          </c:yVal>
          <c:smooth val="0"/>
          <c:extLst>
            <c:ext xmlns:c16="http://schemas.microsoft.com/office/drawing/2014/chart" uri="{C3380CC4-5D6E-409C-BE32-E72D297353CC}">
              <c16:uniqueId val="{00000001-ED90-40B3-9B3E-CBFBC483ACD2}"/>
            </c:ext>
          </c:extLst>
        </c:ser>
        <c:ser>
          <c:idx val="2"/>
          <c:order val="2"/>
          <c:tx>
            <c:v>SWAP - SAMUCA</c:v>
          </c:tx>
          <c:spPr>
            <a:ln w="3175" cap="rnd">
              <a:solidFill>
                <a:schemeClr val="tx1"/>
              </a:solidFill>
              <a:prstDash val="solid"/>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Simulated!$O$8:$O$471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0.17</c:v>
                </c:pt>
                <c:pt idx="41">
                  <c:v>0.17</c:v>
                </c:pt>
                <c:pt idx="42">
                  <c:v>0.16</c:v>
                </c:pt>
                <c:pt idx="43">
                  <c:v>0.15</c:v>
                </c:pt>
                <c:pt idx="44">
                  <c:v>0.14000000000000001</c:v>
                </c:pt>
                <c:pt idx="45">
                  <c:v>0.19</c:v>
                </c:pt>
                <c:pt idx="46">
                  <c:v>0.26</c:v>
                </c:pt>
                <c:pt idx="47">
                  <c:v>0.31</c:v>
                </c:pt>
                <c:pt idx="48">
                  <c:v>0.39</c:v>
                </c:pt>
                <c:pt idx="49">
                  <c:v>0.45</c:v>
                </c:pt>
                <c:pt idx="50">
                  <c:v>0.5</c:v>
                </c:pt>
                <c:pt idx="51">
                  <c:v>0.55000000000000004</c:v>
                </c:pt>
                <c:pt idx="52">
                  <c:v>0.59</c:v>
                </c:pt>
                <c:pt idx="53">
                  <c:v>0.65</c:v>
                </c:pt>
                <c:pt idx="54">
                  <c:v>0.73</c:v>
                </c:pt>
                <c:pt idx="55">
                  <c:v>0.8</c:v>
                </c:pt>
                <c:pt idx="56">
                  <c:v>0.87</c:v>
                </c:pt>
                <c:pt idx="57">
                  <c:v>0.96</c:v>
                </c:pt>
                <c:pt idx="58">
                  <c:v>1.03</c:v>
                </c:pt>
                <c:pt idx="59">
                  <c:v>1.1000000000000001</c:v>
                </c:pt>
                <c:pt idx="60">
                  <c:v>1.17</c:v>
                </c:pt>
                <c:pt idx="61">
                  <c:v>1.25</c:v>
                </c:pt>
                <c:pt idx="62">
                  <c:v>1.32</c:v>
                </c:pt>
                <c:pt idx="63">
                  <c:v>1.39</c:v>
                </c:pt>
                <c:pt idx="64">
                  <c:v>1.45</c:v>
                </c:pt>
                <c:pt idx="65">
                  <c:v>1.52</c:v>
                </c:pt>
                <c:pt idx="66">
                  <c:v>1.57</c:v>
                </c:pt>
                <c:pt idx="67">
                  <c:v>1.64</c:v>
                </c:pt>
                <c:pt idx="68">
                  <c:v>1.69</c:v>
                </c:pt>
                <c:pt idx="69">
                  <c:v>1.74</c:v>
                </c:pt>
                <c:pt idx="70">
                  <c:v>1.82</c:v>
                </c:pt>
                <c:pt idx="71">
                  <c:v>1.89</c:v>
                </c:pt>
                <c:pt idx="72">
                  <c:v>1.95</c:v>
                </c:pt>
                <c:pt idx="73">
                  <c:v>2.0099999999999998</c:v>
                </c:pt>
                <c:pt idx="74">
                  <c:v>2.09</c:v>
                </c:pt>
                <c:pt idx="75">
                  <c:v>2.1800000000000002</c:v>
                </c:pt>
                <c:pt idx="76">
                  <c:v>2.27</c:v>
                </c:pt>
                <c:pt idx="77">
                  <c:v>2.34</c:v>
                </c:pt>
                <c:pt idx="78">
                  <c:v>2.4</c:v>
                </c:pt>
                <c:pt idx="79">
                  <c:v>2.44</c:v>
                </c:pt>
                <c:pt idx="80">
                  <c:v>2.4900000000000002</c:v>
                </c:pt>
                <c:pt idx="81">
                  <c:v>2.5299999999999998</c:v>
                </c:pt>
                <c:pt idx="82">
                  <c:v>2.58</c:v>
                </c:pt>
                <c:pt idx="83">
                  <c:v>2.63</c:v>
                </c:pt>
                <c:pt idx="84">
                  <c:v>2.69</c:v>
                </c:pt>
                <c:pt idx="85">
                  <c:v>2.79</c:v>
                </c:pt>
                <c:pt idx="86">
                  <c:v>2.9</c:v>
                </c:pt>
                <c:pt idx="87">
                  <c:v>3.01</c:v>
                </c:pt>
                <c:pt idx="88">
                  <c:v>3.12</c:v>
                </c:pt>
                <c:pt idx="89">
                  <c:v>3.22</c:v>
                </c:pt>
                <c:pt idx="90">
                  <c:v>3.32</c:v>
                </c:pt>
                <c:pt idx="91">
                  <c:v>3.42</c:v>
                </c:pt>
                <c:pt idx="92">
                  <c:v>3.53</c:v>
                </c:pt>
                <c:pt idx="93">
                  <c:v>3.63</c:v>
                </c:pt>
                <c:pt idx="94">
                  <c:v>3.73</c:v>
                </c:pt>
                <c:pt idx="95">
                  <c:v>3.82</c:v>
                </c:pt>
                <c:pt idx="96">
                  <c:v>3.89</c:v>
                </c:pt>
                <c:pt idx="97">
                  <c:v>3.96</c:v>
                </c:pt>
                <c:pt idx="98">
                  <c:v>4.03</c:v>
                </c:pt>
                <c:pt idx="99">
                  <c:v>4.0999999999999996</c:v>
                </c:pt>
                <c:pt idx="100">
                  <c:v>4.1900000000000004</c:v>
                </c:pt>
                <c:pt idx="101">
                  <c:v>4.25</c:v>
                </c:pt>
                <c:pt idx="102">
                  <c:v>4.34</c:v>
                </c:pt>
                <c:pt idx="103">
                  <c:v>4.42</c:v>
                </c:pt>
                <c:pt idx="104">
                  <c:v>4.4800000000000004</c:v>
                </c:pt>
                <c:pt idx="105">
                  <c:v>4.55</c:v>
                </c:pt>
                <c:pt idx="106">
                  <c:v>4.6399999999999997</c:v>
                </c:pt>
                <c:pt idx="107">
                  <c:v>4.72</c:v>
                </c:pt>
                <c:pt idx="108">
                  <c:v>4.8</c:v>
                </c:pt>
                <c:pt idx="109">
                  <c:v>4.8600000000000003</c:v>
                </c:pt>
                <c:pt idx="110">
                  <c:v>4.95</c:v>
                </c:pt>
                <c:pt idx="111">
                  <c:v>5.0199999999999996</c:v>
                </c:pt>
                <c:pt idx="112">
                  <c:v>5.09</c:v>
                </c:pt>
                <c:pt idx="113">
                  <c:v>5.17</c:v>
                </c:pt>
                <c:pt idx="114">
                  <c:v>5.25</c:v>
                </c:pt>
                <c:pt idx="115">
                  <c:v>5.32</c:v>
                </c:pt>
                <c:pt idx="116">
                  <c:v>5.39</c:v>
                </c:pt>
                <c:pt idx="117">
                  <c:v>5.47</c:v>
                </c:pt>
                <c:pt idx="118">
                  <c:v>5.53</c:v>
                </c:pt>
                <c:pt idx="119">
                  <c:v>4.5999999999999996</c:v>
                </c:pt>
                <c:pt idx="120">
                  <c:v>4.68</c:v>
                </c:pt>
                <c:pt idx="121">
                  <c:v>4.75</c:v>
                </c:pt>
                <c:pt idx="122">
                  <c:v>4.8099999999999996</c:v>
                </c:pt>
                <c:pt idx="123">
                  <c:v>4.87</c:v>
                </c:pt>
                <c:pt idx="124">
                  <c:v>4.93</c:v>
                </c:pt>
                <c:pt idx="125">
                  <c:v>5</c:v>
                </c:pt>
                <c:pt idx="126">
                  <c:v>5.08</c:v>
                </c:pt>
                <c:pt idx="127">
                  <c:v>5.14</c:v>
                </c:pt>
                <c:pt idx="128">
                  <c:v>5.23</c:v>
                </c:pt>
                <c:pt idx="129">
                  <c:v>5.3</c:v>
                </c:pt>
                <c:pt idx="130">
                  <c:v>5.37</c:v>
                </c:pt>
                <c:pt idx="131">
                  <c:v>5.45</c:v>
                </c:pt>
                <c:pt idx="132">
                  <c:v>5.53</c:v>
                </c:pt>
                <c:pt idx="133">
                  <c:v>4.5999999999999996</c:v>
                </c:pt>
                <c:pt idx="134">
                  <c:v>4.68</c:v>
                </c:pt>
                <c:pt idx="135">
                  <c:v>4.76</c:v>
                </c:pt>
                <c:pt idx="136">
                  <c:v>4.83</c:v>
                </c:pt>
                <c:pt idx="137">
                  <c:v>4.9000000000000004</c:v>
                </c:pt>
                <c:pt idx="138">
                  <c:v>4.99</c:v>
                </c:pt>
                <c:pt idx="139">
                  <c:v>5.0599999999999996</c:v>
                </c:pt>
                <c:pt idx="140">
                  <c:v>5.14</c:v>
                </c:pt>
                <c:pt idx="141">
                  <c:v>5.22</c:v>
                </c:pt>
                <c:pt idx="142">
                  <c:v>5.29</c:v>
                </c:pt>
                <c:pt idx="143">
                  <c:v>5.37</c:v>
                </c:pt>
                <c:pt idx="144">
                  <c:v>5.44</c:v>
                </c:pt>
                <c:pt idx="145">
                  <c:v>5.53</c:v>
                </c:pt>
                <c:pt idx="146">
                  <c:v>4.6100000000000003</c:v>
                </c:pt>
                <c:pt idx="147">
                  <c:v>4.68</c:v>
                </c:pt>
                <c:pt idx="148">
                  <c:v>4.75</c:v>
                </c:pt>
                <c:pt idx="149">
                  <c:v>4.84</c:v>
                </c:pt>
                <c:pt idx="150">
                  <c:v>4.9000000000000004</c:v>
                </c:pt>
                <c:pt idx="151">
                  <c:v>4.97</c:v>
                </c:pt>
                <c:pt idx="152">
                  <c:v>5.03</c:v>
                </c:pt>
                <c:pt idx="153">
                  <c:v>5.0999999999999996</c:v>
                </c:pt>
                <c:pt idx="154">
                  <c:v>5.18</c:v>
                </c:pt>
                <c:pt idx="155">
                  <c:v>5.28</c:v>
                </c:pt>
                <c:pt idx="156">
                  <c:v>5.36</c:v>
                </c:pt>
                <c:pt idx="157">
                  <c:v>5.44</c:v>
                </c:pt>
                <c:pt idx="158">
                  <c:v>5.54</c:v>
                </c:pt>
                <c:pt idx="159">
                  <c:v>4.62</c:v>
                </c:pt>
                <c:pt idx="160">
                  <c:v>4.68</c:v>
                </c:pt>
                <c:pt idx="161">
                  <c:v>4.74</c:v>
                </c:pt>
                <c:pt idx="162">
                  <c:v>4.83</c:v>
                </c:pt>
                <c:pt idx="163">
                  <c:v>4.92</c:v>
                </c:pt>
                <c:pt idx="164">
                  <c:v>5.0199999999999996</c:v>
                </c:pt>
                <c:pt idx="165">
                  <c:v>5.1100000000000003</c:v>
                </c:pt>
                <c:pt idx="166">
                  <c:v>5.2</c:v>
                </c:pt>
                <c:pt idx="167">
                  <c:v>5.29</c:v>
                </c:pt>
                <c:pt idx="168">
                  <c:v>5.37</c:v>
                </c:pt>
                <c:pt idx="169">
                  <c:v>5.46</c:v>
                </c:pt>
                <c:pt idx="170">
                  <c:v>5.55</c:v>
                </c:pt>
                <c:pt idx="171">
                  <c:v>4.6399999999999997</c:v>
                </c:pt>
                <c:pt idx="172">
                  <c:v>4.7300000000000004</c:v>
                </c:pt>
                <c:pt idx="173">
                  <c:v>4.8099999999999996</c:v>
                </c:pt>
                <c:pt idx="174">
                  <c:v>4.8899999999999997</c:v>
                </c:pt>
                <c:pt idx="175">
                  <c:v>4.9800000000000004</c:v>
                </c:pt>
                <c:pt idx="176">
                  <c:v>5.07</c:v>
                </c:pt>
                <c:pt idx="177">
                  <c:v>5.16</c:v>
                </c:pt>
                <c:pt idx="178">
                  <c:v>5.25</c:v>
                </c:pt>
                <c:pt idx="179">
                  <c:v>5.34</c:v>
                </c:pt>
                <c:pt idx="180">
                  <c:v>5.44</c:v>
                </c:pt>
                <c:pt idx="181">
                  <c:v>5.55</c:v>
                </c:pt>
                <c:pt idx="182">
                  <c:v>4.6500000000000004</c:v>
                </c:pt>
                <c:pt idx="183">
                  <c:v>4.74</c:v>
                </c:pt>
                <c:pt idx="184">
                  <c:v>4.84</c:v>
                </c:pt>
                <c:pt idx="185">
                  <c:v>4.95</c:v>
                </c:pt>
                <c:pt idx="186">
                  <c:v>5.0599999999999996</c:v>
                </c:pt>
                <c:pt idx="187">
                  <c:v>5.17</c:v>
                </c:pt>
                <c:pt idx="188">
                  <c:v>5.27</c:v>
                </c:pt>
                <c:pt idx="189">
                  <c:v>5.36</c:v>
                </c:pt>
                <c:pt idx="190">
                  <c:v>5.44</c:v>
                </c:pt>
                <c:pt idx="191">
                  <c:v>5.51</c:v>
                </c:pt>
                <c:pt idx="192">
                  <c:v>4.59</c:v>
                </c:pt>
                <c:pt idx="193">
                  <c:v>4.67</c:v>
                </c:pt>
                <c:pt idx="194">
                  <c:v>4.75</c:v>
                </c:pt>
                <c:pt idx="195">
                  <c:v>4.83</c:v>
                </c:pt>
                <c:pt idx="196">
                  <c:v>4.91</c:v>
                </c:pt>
                <c:pt idx="197">
                  <c:v>4.99</c:v>
                </c:pt>
                <c:pt idx="198">
                  <c:v>5.07</c:v>
                </c:pt>
                <c:pt idx="199">
                  <c:v>5.15</c:v>
                </c:pt>
                <c:pt idx="200">
                  <c:v>5.24</c:v>
                </c:pt>
                <c:pt idx="201">
                  <c:v>5.32</c:v>
                </c:pt>
                <c:pt idx="202">
                  <c:v>5.39</c:v>
                </c:pt>
                <c:pt idx="203">
                  <c:v>5.46</c:v>
                </c:pt>
                <c:pt idx="204">
                  <c:v>5.52</c:v>
                </c:pt>
                <c:pt idx="205">
                  <c:v>4.5999999999999996</c:v>
                </c:pt>
                <c:pt idx="206">
                  <c:v>4.6900000000000004</c:v>
                </c:pt>
                <c:pt idx="207">
                  <c:v>4.7699999999999996</c:v>
                </c:pt>
                <c:pt idx="208">
                  <c:v>4.8600000000000003</c:v>
                </c:pt>
                <c:pt idx="209">
                  <c:v>4.9400000000000004</c:v>
                </c:pt>
                <c:pt idx="210">
                  <c:v>5.0199999999999996</c:v>
                </c:pt>
                <c:pt idx="211">
                  <c:v>5.12</c:v>
                </c:pt>
                <c:pt idx="212">
                  <c:v>5.19</c:v>
                </c:pt>
                <c:pt idx="213">
                  <c:v>5.27</c:v>
                </c:pt>
                <c:pt idx="214">
                  <c:v>5.35</c:v>
                </c:pt>
                <c:pt idx="215">
                  <c:v>5.42</c:v>
                </c:pt>
                <c:pt idx="216">
                  <c:v>5.49</c:v>
                </c:pt>
                <c:pt idx="217">
                  <c:v>5.56</c:v>
                </c:pt>
                <c:pt idx="218">
                  <c:v>4.6399999999999997</c:v>
                </c:pt>
                <c:pt idx="219">
                  <c:v>4.7300000000000004</c:v>
                </c:pt>
                <c:pt idx="220">
                  <c:v>4.8099999999999996</c:v>
                </c:pt>
                <c:pt idx="221">
                  <c:v>4.9000000000000004</c:v>
                </c:pt>
                <c:pt idx="222">
                  <c:v>4.99</c:v>
                </c:pt>
                <c:pt idx="223">
                  <c:v>5.07</c:v>
                </c:pt>
                <c:pt idx="224">
                  <c:v>5.15</c:v>
                </c:pt>
                <c:pt idx="225">
                  <c:v>5.23</c:v>
                </c:pt>
                <c:pt idx="226">
                  <c:v>5.32</c:v>
                </c:pt>
                <c:pt idx="227">
                  <c:v>5.39</c:v>
                </c:pt>
                <c:pt idx="228">
                  <c:v>5.46</c:v>
                </c:pt>
                <c:pt idx="229">
                  <c:v>5.54</c:v>
                </c:pt>
                <c:pt idx="230">
                  <c:v>4.62</c:v>
                </c:pt>
                <c:pt idx="231">
                  <c:v>4.7</c:v>
                </c:pt>
                <c:pt idx="232">
                  <c:v>4.79</c:v>
                </c:pt>
                <c:pt idx="233">
                  <c:v>4.87</c:v>
                </c:pt>
                <c:pt idx="234">
                  <c:v>4.95</c:v>
                </c:pt>
                <c:pt idx="235">
                  <c:v>5.0199999999999996</c:v>
                </c:pt>
                <c:pt idx="236">
                  <c:v>5.08</c:v>
                </c:pt>
                <c:pt idx="237">
                  <c:v>5.15</c:v>
                </c:pt>
                <c:pt idx="238">
                  <c:v>5.23</c:v>
                </c:pt>
                <c:pt idx="239">
                  <c:v>5.29</c:v>
                </c:pt>
                <c:pt idx="240">
                  <c:v>5.37</c:v>
                </c:pt>
                <c:pt idx="241">
                  <c:v>5.44</c:v>
                </c:pt>
                <c:pt idx="242">
                  <c:v>5.51</c:v>
                </c:pt>
                <c:pt idx="243">
                  <c:v>4.59</c:v>
                </c:pt>
                <c:pt idx="244">
                  <c:v>4.66</c:v>
                </c:pt>
                <c:pt idx="245">
                  <c:v>4.7300000000000004</c:v>
                </c:pt>
                <c:pt idx="246">
                  <c:v>4.78</c:v>
                </c:pt>
                <c:pt idx="247">
                  <c:v>4.8499999999999996</c:v>
                </c:pt>
                <c:pt idx="248">
                  <c:v>4.92</c:v>
                </c:pt>
                <c:pt idx="249">
                  <c:v>4.9800000000000004</c:v>
                </c:pt>
                <c:pt idx="250">
                  <c:v>5.05</c:v>
                </c:pt>
                <c:pt idx="251">
                  <c:v>5.1100000000000003</c:v>
                </c:pt>
                <c:pt idx="252">
                  <c:v>5.18</c:v>
                </c:pt>
                <c:pt idx="253">
                  <c:v>5.26</c:v>
                </c:pt>
                <c:pt idx="254">
                  <c:v>5.34</c:v>
                </c:pt>
                <c:pt idx="255">
                  <c:v>5.41</c:v>
                </c:pt>
                <c:pt idx="256">
                  <c:v>5.5</c:v>
                </c:pt>
                <c:pt idx="257">
                  <c:v>5.57</c:v>
                </c:pt>
                <c:pt idx="258">
                  <c:v>4.6500000000000004</c:v>
                </c:pt>
                <c:pt idx="259">
                  <c:v>4.72</c:v>
                </c:pt>
                <c:pt idx="260">
                  <c:v>4.79</c:v>
                </c:pt>
                <c:pt idx="261">
                  <c:v>4.8499999999999996</c:v>
                </c:pt>
                <c:pt idx="262">
                  <c:v>4.92</c:v>
                </c:pt>
                <c:pt idx="263">
                  <c:v>4.99</c:v>
                </c:pt>
                <c:pt idx="264">
                  <c:v>5.0599999999999996</c:v>
                </c:pt>
                <c:pt idx="265">
                  <c:v>5.1100000000000003</c:v>
                </c:pt>
                <c:pt idx="266">
                  <c:v>5.17</c:v>
                </c:pt>
                <c:pt idx="267">
                  <c:v>5.23</c:v>
                </c:pt>
                <c:pt idx="268">
                  <c:v>5.29</c:v>
                </c:pt>
                <c:pt idx="269">
                  <c:v>5.36</c:v>
                </c:pt>
                <c:pt idx="270">
                  <c:v>5.42</c:v>
                </c:pt>
                <c:pt idx="271">
                  <c:v>5.48</c:v>
                </c:pt>
                <c:pt idx="272">
                  <c:v>5.55</c:v>
                </c:pt>
                <c:pt idx="273">
                  <c:v>4.63</c:v>
                </c:pt>
                <c:pt idx="274">
                  <c:v>4.7</c:v>
                </c:pt>
                <c:pt idx="275">
                  <c:v>4.7699999999999996</c:v>
                </c:pt>
                <c:pt idx="276">
                  <c:v>4.8499999999999996</c:v>
                </c:pt>
                <c:pt idx="277">
                  <c:v>4.93</c:v>
                </c:pt>
                <c:pt idx="278">
                  <c:v>5.01</c:v>
                </c:pt>
                <c:pt idx="279">
                  <c:v>5.0999999999999996</c:v>
                </c:pt>
                <c:pt idx="280">
                  <c:v>5.16</c:v>
                </c:pt>
                <c:pt idx="281">
                  <c:v>5.24</c:v>
                </c:pt>
                <c:pt idx="282">
                  <c:v>5.31</c:v>
                </c:pt>
                <c:pt idx="283">
                  <c:v>5.37</c:v>
                </c:pt>
                <c:pt idx="284">
                  <c:v>5.42</c:v>
                </c:pt>
                <c:pt idx="285">
                  <c:v>5.48</c:v>
                </c:pt>
                <c:pt idx="286">
                  <c:v>5.54</c:v>
                </c:pt>
                <c:pt idx="287">
                  <c:v>4.59</c:v>
                </c:pt>
                <c:pt idx="288">
                  <c:v>4.6500000000000004</c:v>
                </c:pt>
                <c:pt idx="289">
                  <c:v>4.6900000000000004</c:v>
                </c:pt>
                <c:pt idx="290">
                  <c:v>4.75</c:v>
                </c:pt>
                <c:pt idx="291">
                  <c:v>4.8099999999999996</c:v>
                </c:pt>
                <c:pt idx="292">
                  <c:v>4.87</c:v>
                </c:pt>
                <c:pt idx="293">
                  <c:v>4.9400000000000004</c:v>
                </c:pt>
                <c:pt idx="294">
                  <c:v>5</c:v>
                </c:pt>
                <c:pt idx="295">
                  <c:v>5.05</c:v>
                </c:pt>
                <c:pt idx="296">
                  <c:v>5.0999999999999996</c:v>
                </c:pt>
                <c:pt idx="297">
                  <c:v>5.15</c:v>
                </c:pt>
                <c:pt idx="298">
                  <c:v>5.21</c:v>
                </c:pt>
                <c:pt idx="299">
                  <c:v>5.26</c:v>
                </c:pt>
                <c:pt idx="300">
                  <c:v>5.31</c:v>
                </c:pt>
                <c:pt idx="301">
                  <c:v>5.36</c:v>
                </c:pt>
                <c:pt idx="302">
                  <c:v>5.41</c:v>
                </c:pt>
                <c:pt idx="303">
                  <c:v>5.45</c:v>
                </c:pt>
                <c:pt idx="304">
                  <c:v>5.49</c:v>
                </c:pt>
                <c:pt idx="305">
                  <c:v>5.54</c:v>
                </c:pt>
                <c:pt idx="306">
                  <c:v>4.58</c:v>
                </c:pt>
                <c:pt idx="307">
                  <c:v>4.6500000000000004</c:v>
                </c:pt>
                <c:pt idx="308">
                  <c:v>4.7</c:v>
                </c:pt>
                <c:pt idx="309">
                  <c:v>4.76</c:v>
                </c:pt>
                <c:pt idx="310">
                  <c:v>4.82</c:v>
                </c:pt>
                <c:pt idx="311">
                  <c:v>4.88</c:v>
                </c:pt>
                <c:pt idx="312">
                  <c:v>4.93</c:v>
                </c:pt>
                <c:pt idx="313">
                  <c:v>5</c:v>
                </c:pt>
                <c:pt idx="314">
                  <c:v>5.07</c:v>
                </c:pt>
                <c:pt idx="315">
                  <c:v>5.14</c:v>
                </c:pt>
                <c:pt idx="316">
                  <c:v>5.18</c:v>
                </c:pt>
                <c:pt idx="317">
                  <c:v>5.23</c:v>
                </c:pt>
                <c:pt idx="318">
                  <c:v>5.27</c:v>
                </c:pt>
                <c:pt idx="319">
                  <c:v>5.31</c:v>
                </c:pt>
                <c:pt idx="320">
                  <c:v>5.37</c:v>
                </c:pt>
                <c:pt idx="321">
                  <c:v>5.42</c:v>
                </c:pt>
                <c:pt idx="322">
                  <c:v>5.48</c:v>
                </c:pt>
                <c:pt idx="323">
                  <c:v>5.54</c:v>
                </c:pt>
                <c:pt idx="324">
                  <c:v>4.5999999999999996</c:v>
                </c:pt>
                <c:pt idx="325">
                  <c:v>4.6500000000000004</c:v>
                </c:pt>
                <c:pt idx="326">
                  <c:v>4.72</c:v>
                </c:pt>
              </c:numCache>
            </c:numRef>
          </c:yVal>
          <c:smooth val="0"/>
          <c:extLst>
            <c:ext xmlns:c16="http://schemas.microsoft.com/office/drawing/2014/chart" uri="{C3380CC4-5D6E-409C-BE32-E72D297353CC}">
              <c16:uniqueId val="{00000002-ED90-40B3-9B3E-CBFBC483ACD2}"/>
            </c:ext>
          </c:extLst>
        </c:ser>
        <c:dLbls>
          <c:showLegendKey val="0"/>
          <c:showVal val="0"/>
          <c:showCatName val="0"/>
          <c:showSerName val="0"/>
          <c:showPercent val="0"/>
          <c:showBubbleSize val="0"/>
        </c:dLbls>
        <c:axId val="165587200"/>
        <c:axId val="165587776"/>
      </c:scatterChart>
      <c:valAx>
        <c:axId val="165587200"/>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DAR</a:t>
                </a:r>
                <a:endParaRPr lang="pt-B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87776"/>
        <c:crosses val="autoZero"/>
        <c:crossBetween val="midCat"/>
      </c:valAx>
      <c:valAx>
        <c:axId val="165587776"/>
        <c:scaling>
          <c:orientation val="minMax"/>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n° Green leaf tiller</a:t>
                </a:r>
                <a:r>
                  <a:rPr lang="pt-BR" sz="800" b="0" i="0" u="none" strike="noStrike" kern="1200" baseline="30000">
                    <a:solidFill>
                      <a:sysClr val="windowText" lastClr="000000"/>
                    </a:solidFill>
                    <a:latin typeface="Times New Roman" panose="02020603050405020304" pitchFamily="18" charset="0"/>
                    <a:ea typeface="+mn-ea"/>
                    <a:cs typeface="Times New Roman" panose="02020603050405020304" pitchFamily="18" charset="0"/>
                  </a:rPr>
                  <a:t>-1</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87200"/>
        <c:crosses val="autoZero"/>
        <c:crossBetween val="midCat"/>
      </c:valAx>
      <c:spPr>
        <a:noFill/>
        <a:ln w="3175">
          <a:solidFill>
            <a:schemeClr val="tx1"/>
          </a:solidFill>
        </a:ln>
        <a:effectLst/>
      </c:spPr>
    </c:plotArea>
    <c:legend>
      <c:legendPos val="r"/>
      <c:layout>
        <c:manualLayout>
          <c:xMode val="edge"/>
          <c:yMode val="edge"/>
          <c:x val="0.47481469204876015"/>
          <c:y val="0.71329480530657152"/>
          <c:w val="0.43322989234898662"/>
          <c:h val="0.12736461629233128"/>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275019080968507"/>
          <c:y val="5.0925925925925923E-2"/>
          <c:w val="0.76850163578554154"/>
          <c:h val="0.81568678915135628"/>
        </c:manualLayout>
      </c:layout>
      <c:scatterChart>
        <c:scatterStyle val="lineMarker"/>
        <c:varyColors val="0"/>
        <c:ser>
          <c:idx val="0"/>
          <c:order val="0"/>
          <c:tx>
            <c:v>With Trash</c:v>
          </c:tx>
          <c:spPr>
            <a:ln w="19050" cap="rnd">
              <a:noFill/>
              <a:round/>
            </a:ln>
            <a:effectLst/>
          </c:spPr>
          <c:marker>
            <c:symbol val="circle"/>
            <c:size val="7"/>
            <c:spPr>
              <a:noFill/>
              <a:ln w="3175">
                <a:solidFill>
                  <a:srgbClr val="C00000"/>
                </a:solidFill>
              </a:ln>
              <a:effectLst/>
            </c:spPr>
          </c:marker>
          <c:errBars>
            <c:errDir val="y"/>
            <c:errBarType val="both"/>
            <c:errValType val="cust"/>
            <c:noEndCap val="0"/>
            <c:plus>
              <c:numRef>
                <c:f>LAI!$G$2:$G$7</c:f>
                <c:numCache>
                  <c:formatCode>ge\r\a\l</c:formatCode>
                  <c:ptCount val="6"/>
                  <c:pt idx="0">
                    <c:v>6.6583281184793994E-2</c:v>
                  </c:pt>
                  <c:pt idx="1">
                    <c:v>0.33797189232242369</c:v>
                  </c:pt>
                  <c:pt idx="2">
                    <c:v>0.29916550603303177</c:v>
                  </c:pt>
                  <c:pt idx="3">
                    <c:v>4.9328828623162589E-2</c:v>
                  </c:pt>
                  <c:pt idx="4">
                    <c:v>0.36769552621700469</c:v>
                  </c:pt>
                  <c:pt idx="5">
                    <c:v>0</c:v>
                  </c:pt>
                </c:numCache>
              </c:numRef>
            </c:plus>
            <c:minus>
              <c:numRef>
                <c:f>LAI!$G$2:$G$7</c:f>
                <c:numCache>
                  <c:formatCode>ge\r\a\l</c:formatCode>
                  <c:ptCount val="6"/>
                  <c:pt idx="0">
                    <c:v>6.6583281184793994E-2</c:v>
                  </c:pt>
                  <c:pt idx="1">
                    <c:v>0.33797189232242369</c:v>
                  </c:pt>
                  <c:pt idx="2">
                    <c:v>0.29916550603303177</c:v>
                  </c:pt>
                  <c:pt idx="3">
                    <c:v>4.9328828623162589E-2</c:v>
                  </c:pt>
                  <c:pt idx="4">
                    <c:v>0.36769552621700469</c:v>
                  </c:pt>
                  <c:pt idx="5">
                    <c:v>0</c:v>
                  </c:pt>
                </c:numCache>
              </c:numRef>
            </c:minus>
            <c:spPr>
              <a:noFill/>
              <a:ln w="3175" cap="flat" cmpd="sng" algn="ctr">
                <a:solidFill>
                  <a:srgbClr val="C00000"/>
                </a:solidFill>
                <a:round/>
              </a:ln>
              <a:effectLst/>
            </c:spPr>
          </c:errBars>
          <c:xVal>
            <c:numRef>
              <c:f>LAI!$B$2:$B$7</c:f>
              <c:numCache>
                <c:formatCode>ge\r\a\l</c:formatCode>
                <c:ptCount val="6"/>
                <c:pt idx="0">
                  <c:v>126</c:v>
                </c:pt>
                <c:pt idx="1">
                  <c:v>149</c:v>
                </c:pt>
                <c:pt idx="2">
                  <c:v>182</c:v>
                </c:pt>
                <c:pt idx="3">
                  <c:v>209</c:v>
                </c:pt>
                <c:pt idx="4">
                  <c:v>246</c:v>
                </c:pt>
                <c:pt idx="5">
                  <c:v>275</c:v>
                </c:pt>
              </c:numCache>
            </c:numRef>
          </c:xVal>
          <c:yVal>
            <c:numRef>
              <c:f>LAI!$D$2:$D$7</c:f>
              <c:numCache>
                <c:formatCode>#.000</c:formatCode>
                <c:ptCount val="6"/>
                <c:pt idx="0">
                  <c:v>1.2866666666666666</c:v>
                </c:pt>
                <c:pt idx="1">
                  <c:v>2.0575000000000001</c:v>
                </c:pt>
                <c:pt idx="2">
                  <c:v>3.145</c:v>
                </c:pt>
                <c:pt idx="3">
                  <c:v>3.563333333333333</c:v>
                </c:pt>
                <c:pt idx="4">
                  <c:v>3.04</c:v>
                </c:pt>
                <c:pt idx="5">
                  <c:v>3.33</c:v>
                </c:pt>
              </c:numCache>
            </c:numRef>
          </c:yVal>
          <c:smooth val="0"/>
          <c:extLst>
            <c:ext xmlns:c16="http://schemas.microsoft.com/office/drawing/2014/chart" uri="{C3380CC4-5D6E-409C-BE32-E72D297353CC}">
              <c16:uniqueId val="{00000000-DF64-4A9E-A6FF-736D152B6C8A}"/>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cust"/>
            <c:noEndCap val="0"/>
            <c:plus>
              <c:numRef>
                <c:f>LAI!$G$8:$G$13</c:f>
                <c:numCache>
                  <c:formatCode>ge\r\a\l</c:formatCode>
                  <c:ptCount val="6"/>
                  <c:pt idx="0">
                    <c:v>0.20704266871026086</c:v>
                  </c:pt>
                  <c:pt idx="1">
                    <c:v>0.2347161406181234</c:v>
                  </c:pt>
                  <c:pt idx="2">
                    <c:v>0.15671098663888675</c:v>
                  </c:pt>
                  <c:pt idx="3">
                    <c:v>0.36633318168028411</c:v>
                  </c:pt>
                  <c:pt idx="4">
                    <c:v>0.76367532368147228</c:v>
                  </c:pt>
                  <c:pt idx="5">
                    <c:v>0</c:v>
                  </c:pt>
                </c:numCache>
              </c:numRef>
            </c:plus>
            <c:minus>
              <c:numRef>
                <c:f>LAI!$G$8:$G$13</c:f>
                <c:numCache>
                  <c:formatCode>ge\r\a\l</c:formatCode>
                  <c:ptCount val="6"/>
                  <c:pt idx="0">
                    <c:v>0.20704266871026086</c:v>
                  </c:pt>
                  <c:pt idx="1">
                    <c:v>0.2347161406181234</c:v>
                  </c:pt>
                  <c:pt idx="2">
                    <c:v>0.15671098663888675</c:v>
                  </c:pt>
                  <c:pt idx="3">
                    <c:v>0.36633318168028411</c:v>
                  </c:pt>
                  <c:pt idx="4">
                    <c:v>0.76367532368147228</c:v>
                  </c:pt>
                  <c:pt idx="5">
                    <c:v>0</c:v>
                  </c:pt>
                </c:numCache>
              </c:numRef>
            </c:minus>
            <c:spPr>
              <a:noFill/>
              <a:ln w="3175" cap="flat" cmpd="sng" algn="ctr">
                <a:solidFill>
                  <a:srgbClr val="0070C0"/>
                </a:solidFill>
                <a:round/>
              </a:ln>
              <a:effectLst/>
            </c:spPr>
          </c:errBars>
          <c:xVal>
            <c:numRef>
              <c:f>LAI!$B$8:$B$13</c:f>
              <c:numCache>
                <c:formatCode>ge\r\a\l</c:formatCode>
                <c:ptCount val="6"/>
                <c:pt idx="0">
                  <c:v>126</c:v>
                </c:pt>
                <c:pt idx="1">
                  <c:v>149</c:v>
                </c:pt>
                <c:pt idx="2">
                  <c:v>182</c:v>
                </c:pt>
                <c:pt idx="3">
                  <c:v>209</c:v>
                </c:pt>
                <c:pt idx="4">
                  <c:v>246</c:v>
                </c:pt>
                <c:pt idx="5">
                  <c:v>275</c:v>
                </c:pt>
              </c:numCache>
            </c:numRef>
          </c:xVal>
          <c:yVal>
            <c:numRef>
              <c:f>LAI!$D$8:$D$13</c:f>
              <c:numCache>
                <c:formatCode>#.000</c:formatCode>
                <c:ptCount val="6"/>
                <c:pt idx="0">
                  <c:v>1.1399999999999999</c:v>
                </c:pt>
                <c:pt idx="1">
                  <c:v>2.3525</c:v>
                </c:pt>
                <c:pt idx="2">
                  <c:v>3.5125000000000002</c:v>
                </c:pt>
                <c:pt idx="3">
                  <c:v>3.86</c:v>
                </c:pt>
                <c:pt idx="4">
                  <c:v>3.44</c:v>
                </c:pt>
                <c:pt idx="5">
                  <c:v>2.33</c:v>
                </c:pt>
              </c:numCache>
            </c:numRef>
          </c:yVal>
          <c:smooth val="0"/>
          <c:extLst>
            <c:ext xmlns:c16="http://schemas.microsoft.com/office/drawing/2014/chart" uri="{C3380CC4-5D6E-409C-BE32-E72D297353CC}">
              <c16:uniqueId val="{00000001-DF64-4A9E-A6FF-736D152B6C8A}"/>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Simulated!$L$8:$L$471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0.01</c:v>
                </c:pt>
                <c:pt idx="47">
                  <c:v>0.01</c:v>
                </c:pt>
                <c:pt idx="48">
                  <c:v>0.02</c:v>
                </c:pt>
                <c:pt idx="49">
                  <c:v>0.03</c:v>
                </c:pt>
                <c:pt idx="50">
                  <c:v>0.04</c:v>
                </c:pt>
                <c:pt idx="51">
                  <c:v>0.05</c:v>
                </c:pt>
                <c:pt idx="52">
                  <c:v>0.06</c:v>
                </c:pt>
                <c:pt idx="53">
                  <c:v>7.0000000000000007E-2</c:v>
                </c:pt>
                <c:pt idx="54">
                  <c:v>0.09</c:v>
                </c:pt>
                <c:pt idx="55">
                  <c:v>0.11</c:v>
                </c:pt>
                <c:pt idx="56">
                  <c:v>0.13</c:v>
                </c:pt>
                <c:pt idx="57">
                  <c:v>0.16</c:v>
                </c:pt>
                <c:pt idx="58">
                  <c:v>0.19</c:v>
                </c:pt>
                <c:pt idx="59">
                  <c:v>0.21</c:v>
                </c:pt>
                <c:pt idx="60">
                  <c:v>0.24</c:v>
                </c:pt>
                <c:pt idx="61">
                  <c:v>0.27</c:v>
                </c:pt>
                <c:pt idx="62">
                  <c:v>0.31</c:v>
                </c:pt>
                <c:pt idx="63">
                  <c:v>0.33</c:v>
                </c:pt>
                <c:pt idx="64">
                  <c:v>0.35</c:v>
                </c:pt>
                <c:pt idx="65">
                  <c:v>0.39</c:v>
                </c:pt>
                <c:pt idx="66">
                  <c:v>0.42</c:v>
                </c:pt>
                <c:pt idx="67">
                  <c:v>0.45</c:v>
                </c:pt>
                <c:pt idx="68">
                  <c:v>0.48</c:v>
                </c:pt>
                <c:pt idx="69">
                  <c:v>0.51</c:v>
                </c:pt>
                <c:pt idx="70">
                  <c:v>0.55000000000000004</c:v>
                </c:pt>
                <c:pt idx="71">
                  <c:v>0.59</c:v>
                </c:pt>
                <c:pt idx="72">
                  <c:v>0.64</c:v>
                </c:pt>
                <c:pt idx="73">
                  <c:v>0.68</c:v>
                </c:pt>
                <c:pt idx="74">
                  <c:v>0.73</c:v>
                </c:pt>
                <c:pt idx="75">
                  <c:v>0.79</c:v>
                </c:pt>
                <c:pt idx="76">
                  <c:v>0.86</c:v>
                </c:pt>
                <c:pt idx="77">
                  <c:v>0.92</c:v>
                </c:pt>
                <c:pt idx="78">
                  <c:v>0.96</c:v>
                </c:pt>
                <c:pt idx="79">
                  <c:v>1</c:v>
                </c:pt>
                <c:pt idx="80">
                  <c:v>1.03</c:v>
                </c:pt>
                <c:pt idx="81">
                  <c:v>1.06</c:v>
                </c:pt>
                <c:pt idx="82">
                  <c:v>1.0900000000000001</c:v>
                </c:pt>
                <c:pt idx="83">
                  <c:v>1.1299999999999999</c:v>
                </c:pt>
                <c:pt idx="84">
                  <c:v>1.17</c:v>
                </c:pt>
                <c:pt idx="85">
                  <c:v>1.23</c:v>
                </c:pt>
                <c:pt idx="86">
                  <c:v>1.29</c:v>
                </c:pt>
                <c:pt idx="87">
                  <c:v>1.35</c:v>
                </c:pt>
                <c:pt idx="88">
                  <c:v>1.41</c:v>
                </c:pt>
                <c:pt idx="89">
                  <c:v>1.47</c:v>
                </c:pt>
                <c:pt idx="90">
                  <c:v>1.52</c:v>
                </c:pt>
                <c:pt idx="91">
                  <c:v>1.58</c:v>
                </c:pt>
                <c:pt idx="92">
                  <c:v>1.63</c:v>
                </c:pt>
                <c:pt idx="93">
                  <c:v>1.69</c:v>
                </c:pt>
                <c:pt idx="94">
                  <c:v>1.73</c:v>
                </c:pt>
                <c:pt idx="95">
                  <c:v>1.79</c:v>
                </c:pt>
                <c:pt idx="96">
                  <c:v>1.83</c:v>
                </c:pt>
                <c:pt idx="97">
                  <c:v>1.86</c:v>
                </c:pt>
                <c:pt idx="98">
                  <c:v>1.9</c:v>
                </c:pt>
                <c:pt idx="99">
                  <c:v>1.94</c:v>
                </c:pt>
                <c:pt idx="100">
                  <c:v>1.99</c:v>
                </c:pt>
                <c:pt idx="101">
                  <c:v>2.06</c:v>
                </c:pt>
                <c:pt idx="102">
                  <c:v>2.12</c:v>
                </c:pt>
                <c:pt idx="103">
                  <c:v>2.16</c:v>
                </c:pt>
                <c:pt idx="104">
                  <c:v>2.19</c:v>
                </c:pt>
                <c:pt idx="105">
                  <c:v>2.23</c:v>
                </c:pt>
                <c:pt idx="106">
                  <c:v>2.2799999999999998</c:v>
                </c:pt>
                <c:pt idx="107">
                  <c:v>2.3199999999999998</c:v>
                </c:pt>
                <c:pt idx="108">
                  <c:v>2.36</c:v>
                </c:pt>
                <c:pt idx="109">
                  <c:v>2.41</c:v>
                </c:pt>
                <c:pt idx="110">
                  <c:v>2.48</c:v>
                </c:pt>
                <c:pt idx="111">
                  <c:v>2.59</c:v>
                </c:pt>
                <c:pt idx="112">
                  <c:v>2.68</c:v>
                </c:pt>
                <c:pt idx="113">
                  <c:v>2.76</c:v>
                </c:pt>
                <c:pt idx="114">
                  <c:v>2.83</c:v>
                </c:pt>
                <c:pt idx="115">
                  <c:v>2.9</c:v>
                </c:pt>
                <c:pt idx="116">
                  <c:v>2.94</c:v>
                </c:pt>
                <c:pt idx="117">
                  <c:v>2.98</c:v>
                </c:pt>
                <c:pt idx="118">
                  <c:v>3.01</c:v>
                </c:pt>
                <c:pt idx="119">
                  <c:v>2.14</c:v>
                </c:pt>
                <c:pt idx="120">
                  <c:v>2.2200000000000002</c:v>
                </c:pt>
                <c:pt idx="121">
                  <c:v>2.2799999999999998</c:v>
                </c:pt>
                <c:pt idx="122">
                  <c:v>2.3199999999999998</c:v>
                </c:pt>
                <c:pt idx="123">
                  <c:v>2.37</c:v>
                </c:pt>
                <c:pt idx="124">
                  <c:v>2.41</c:v>
                </c:pt>
                <c:pt idx="125">
                  <c:v>2.44</c:v>
                </c:pt>
                <c:pt idx="126">
                  <c:v>2.48</c:v>
                </c:pt>
                <c:pt idx="127">
                  <c:v>2.54</c:v>
                </c:pt>
                <c:pt idx="128">
                  <c:v>2.56</c:v>
                </c:pt>
                <c:pt idx="129">
                  <c:v>2.62</c:v>
                </c:pt>
                <c:pt idx="130">
                  <c:v>2.68</c:v>
                </c:pt>
                <c:pt idx="131">
                  <c:v>2.76</c:v>
                </c:pt>
                <c:pt idx="132">
                  <c:v>2.83</c:v>
                </c:pt>
                <c:pt idx="133">
                  <c:v>2.11</c:v>
                </c:pt>
                <c:pt idx="134">
                  <c:v>2.19</c:v>
                </c:pt>
                <c:pt idx="135">
                  <c:v>2.25</c:v>
                </c:pt>
                <c:pt idx="136">
                  <c:v>2.3199999999999998</c:v>
                </c:pt>
                <c:pt idx="137">
                  <c:v>2.39</c:v>
                </c:pt>
                <c:pt idx="138">
                  <c:v>2.44</c:v>
                </c:pt>
                <c:pt idx="139">
                  <c:v>2.5</c:v>
                </c:pt>
                <c:pt idx="140">
                  <c:v>2.5499999999999998</c:v>
                </c:pt>
                <c:pt idx="141">
                  <c:v>2.61</c:v>
                </c:pt>
                <c:pt idx="142">
                  <c:v>2.65</c:v>
                </c:pt>
                <c:pt idx="143">
                  <c:v>2.7</c:v>
                </c:pt>
                <c:pt idx="144">
                  <c:v>2.76</c:v>
                </c:pt>
                <c:pt idx="145">
                  <c:v>2.81</c:v>
                </c:pt>
                <c:pt idx="146">
                  <c:v>2.34</c:v>
                </c:pt>
                <c:pt idx="147">
                  <c:v>2.38</c:v>
                </c:pt>
                <c:pt idx="148">
                  <c:v>2.4300000000000002</c:v>
                </c:pt>
                <c:pt idx="149">
                  <c:v>2.4900000000000002</c:v>
                </c:pt>
                <c:pt idx="150">
                  <c:v>2.52</c:v>
                </c:pt>
                <c:pt idx="151">
                  <c:v>2.57</c:v>
                </c:pt>
                <c:pt idx="152">
                  <c:v>2.61</c:v>
                </c:pt>
                <c:pt idx="153">
                  <c:v>2.65</c:v>
                </c:pt>
                <c:pt idx="154">
                  <c:v>2.7</c:v>
                </c:pt>
                <c:pt idx="155">
                  <c:v>2.75</c:v>
                </c:pt>
                <c:pt idx="156">
                  <c:v>2.8</c:v>
                </c:pt>
                <c:pt idx="157">
                  <c:v>2.85</c:v>
                </c:pt>
                <c:pt idx="158">
                  <c:v>2.9</c:v>
                </c:pt>
                <c:pt idx="159">
                  <c:v>2.86</c:v>
                </c:pt>
                <c:pt idx="160">
                  <c:v>2.89</c:v>
                </c:pt>
                <c:pt idx="161">
                  <c:v>2.92</c:v>
                </c:pt>
                <c:pt idx="162">
                  <c:v>2.97</c:v>
                </c:pt>
                <c:pt idx="163">
                  <c:v>3.01</c:v>
                </c:pt>
                <c:pt idx="164">
                  <c:v>3.06</c:v>
                </c:pt>
                <c:pt idx="165">
                  <c:v>3.11</c:v>
                </c:pt>
                <c:pt idx="166">
                  <c:v>3.15</c:v>
                </c:pt>
                <c:pt idx="167">
                  <c:v>3.19</c:v>
                </c:pt>
                <c:pt idx="168">
                  <c:v>3.23</c:v>
                </c:pt>
                <c:pt idx="169">
                  <c:v>3.26</c:v>
                </c:pt>
                <c:pt idx="170">
                  <c:v>3.3</c:v>
                </c:pt>
                <c:pt idx="171">
                  <c:v>3.17</c:v>
                </c:pt>
                <c:pt idx="172">
                  <c:v>3.21</c:v>
                </c:pt>
                <c:pt idx="173">
                  <c:v>3.24</c:v>
                </c:pt>
                <c:pt idx="174">
                  <c:v>3.27</c:v>
                </c:pt>
                <c:pt idx="175">
                  <c:v>3.31</c:v>
                </c:pt>
                <c:pt idx="176">
                  <c:v>3.34</c:v>
                </c:pt>
                <c:pt idx="177">
                  <c:v>3.37</c:v>
                </c:pt>
                <c:pt idx="178">
                  <c:v>3.4</c:v>
                </c:pt>
                <c:pt idx="179">
                  <c:v>3.43</c:v>
                </c:pt>
                <c:pt idx="180">
                  <c:v>3.46</c:v>
                </c:pt>
                <c:pt idx="181">
                  <c:v>3.49</c:v>
                </c:pt>
                <c:pt idx="182">
                  <c:v>2.99</c:v>
                </c:pt>
                <c:pt idx="183">
                  <c:v>3.02</c:v>
                </c:pt>
                <c:pt idx="184">
                  <c:v>3.05</c:v>
                </c:pt>
                <c:pt idx="185">
                  <c:v>3.08</c:v>
                </c:pt>
                <c:pt idx="186">
                  <c:v>3.11</c:v>
                </c:pt>
                <c:pt idx="187">
                  <c:v>3.14</c:v>
                </c:pt>
                <c:pt idx="188">
                  <c:v>3.17</c:v>
                </c:pt>
                <c:pt idx="189">
                  <c:v>3.19</c:v>
                </c:pt>
                <c:pt idx="190">
                  <c:v>3.21</c:v>
                </c:pt>
                <c:pt idx="191">
                  <c:v>3.22</c:v>
                </c:pt>
                <c:pt idx="192">
                  <c:v>2.71</c:v>
                </c:pt>
                <c:pt idx="193">
                  <c:v>2.73</c:v>
                </c:pt>
                <c:pt idx="194">
                  <c:v>2.75</c:v>
                </c:pt>
                <c:pt idx="195">
                  <c:v>2.76</c:v>
                </c:pt>
                <c:pt idx="196">
                  <c:v>2.78</c:v>
                </c:pt>
                <c:pt idx="197">
                  <c:v>2.8</c:v>
                </c:pt>
                <c:pt idx="198">
                  <c:v>2.82</c:v>
                </c:pt>
                <c:pt idx="199">
                  <c:v>2.83</c:v>
                </c:pt>
                <c:pt idx="200">
                  <c:v>2.85</c:v>
                </c:pt>
                <c:pt idx="201">
                  <c:v>2.86</c:v>
                </c:pt>
                <c:pt idx="202">
                  <c:v>2.87</c:v>
                </c:pt>
                <c:pt idx="203">
                  <c:v>2.89</c:v>
                </c:pt>
                <c:pt idx="204">
                  <c:v>2.89</c:v>
                </c:pt>
                <c:pt idx="205">
                  <c:v>2.4</c:v>
                </c:pt>
                <c:pt idx="206">
                  <c:v>2.42</c:v>
                </c:pt>
                <c:pt idx="207">
                  <c:v>2.44</c:v>
                </c:pt>
                <c:pt idx="208">
                  <c:v>2.4500000000000002</c:v>
                </c:pt>
                <c:pt idx="209">
                  <c:v>2.4900000000000002</c:v>
                </c:pt>
                <c:pt idx="210">
                  <c:v>2.5299999999999998</c:v>
                </c:pt>
                <c:pt idx="211">
                  <c:v>2.58</c:v>
                </c:pt>
                <c:pt idx="212">
                  <c:v>2.61</c:v>
                </c:pt>
                <c:pt idx="213">
                  <c:v>2.66</c:v>
                </c:pt>
                <c:pt idx="214">
                  <c:v>2.69</c:v>
                </c:pt>
                <c:pt idx="215">
                  <c:v>2.73</c:v>
                </c:pt>
                <c:pt idx="216">
                  <c:v>2.77</c:v>
                </c:pt>
                <c:pt idx="217">
                  <c:v>2.8</c:v>
                </c:pt>
                <c:pt idx="218">
                  <c:v>2.35</c:v>
                </c:pt>
                <c:pt idx="219">
                  <c:v>2.39</c:v>
                </c:pt>
                <c:pt idx="220">
                  <c:v>2.44</c:v>
                </c:pt>
                <c:pt idx="221">
                  <c:v>2.48</c:v>
                </c:pt>
                <c:pt idx="222">
                  <c:v>2.52</c:v>
                </c:pt>
                <c:pt idx="223">
                  <c:v>2.57</c:v>
                </c:pt>
                <c:pt idx="224">
                  <c:v>2.61</c:v>
                </c:pt>
                <c:pt idx="225">
                  <c:v>2.65</c:v>
                </c:pt>
                <c:pt idx="226">
                  <c:v>2.69</c:v>
                </c:pt>
                <c:pt idx="227">
                  <c:v>2.72</c:v>
                </c:pt>
                <c:pt idx="228">
                  <c:v>2.76</c:v>
                </c:pt>
                <c:pt idx="229">
                  <c:v>2.8</c:v>
                </c:pt>
                <c:pt idx="230">
                  <c:v>2.31</c:v>
                </c:pt>
                <c:pt idx="231">
                  <c:v>2.36</c:v>
                </c:pt>
                <c:pt idx="232">
                  <c:v>2.4</c:v>
                </c:pt>
                <c:pt idx="233">
                  <c:v>2.44</c:v>
                </c:pt>
                <c:pt idx="234">
                  <c:v>2.48</c:v>
                </c:pt>
                <c:pt idx="235">
                  <c:v>2.5099999999999998</c:v>
                </c:pt>
                <c:pt idx="236">
                  <c:v>2.54</c:v>
                </c:pt>
                <c:pt idx="237">
                  <c:v>2.58</c:v>
                </c:pt>
                <c:pt idx="238">
                  <c:v>2.62</c:v>
                </c:pt>
                <c:pt idx="239">
                  <c:v>2.65</c:v>
                </c:pt>
                <c:pt idx="240">
                  <c:v>2.69</c:v>
                </c:pt>
                <c:pt idx="241">
                  <c:v>2.72</c:v>
                </c:pt>
                <c:pt idx="242">
                  <c:v>2.76</c:v>
                </c:pt>
                <c:pt idx="243">
                  <c:v>2.31</c:v>
                </c:pt>
                <c:pt idx="244">
                  <c:v>2.34</c:v>
                </c:pt>
                <c:pt idx="245">
                  <c:v>2.37</c:v>
                </c:pt>
                <c:pt idx="246">
                  <c:v>2.4</c:v>
                </c:pt>
                <c:pt idx="247">
                  <c:v>2.44</c:v>
                </c:pt>
                <c:pt idx="248">
                  <c:v>2.4700000000000002</c:v>
                </c:pt>
                <c:pt idx="249">
                  <c:v>2.5</c:v>
                </c:pt>
                <c:pt idx="250">
                  <c:v>2.5299999999999998</c:v>
                </c:pt>
                <c:pt idx="251">
                  <c:v>2.56</c:v>
                </c:pt>
                <c:pt idx="252">
                  <c:v>2.6</c:v>
                </c:pt>
                <c:pt idx="253">
                  <c:v>2.64</c:v>
                </c:pt>
                <c:pt idx="254">
                  <c:v>2.68</c:v>
                </c:pt>
                <c:pt idx="255">
                  <c:v>2.71</c:v>
                </c:pt>
                <c:pt idx="256">
                  <c:v>2.75</c:v>
                </c:pt>
                <c:pt idx="257">
                  <c:v>2.79</c:v>
                </c:pt>
                <c:pt idx="258">
                  <c:v>2.33</c:v>
                </c:pt>
                <c:pt idx="259">
                  <c:v>2.36</c:v>
                </c:pt>
                <c:pt idx="260">
                  <c:v>2.4</c:v>
                </c:pt>
                <c:pt idx="261">
                  <c:v>2.4300000000000002</c:v>
                </c:pt>
                <c:pt idx="262">
                  <c:v>2.46</c:v>
                </c:pt>
                <c:pt idx="263">
                  <c:v>2.5</c:v>
                </c:pt>
                <c:pt idx="264">
                  <c:v>2.5299999999999998</c:v>
                </c:pt>
                <c:pt idx="265">
                  <c:v>2.56</c:v>
                </c:pt>
                <c:pt idx="266">
                  <c:v>2.59</c:v>
                </c:pt>
                <c:pt idx="267">
                  <c:v>2.62</c:v>
                </c:pt>
                <c:pt idx="268">
                  <c:v>2.65</c:v>
                </c:pt>
                <c:pt idx="269">
                  <c:v>2.68</c:v>
                </c:pt>
                <c:pt idx="270">
                  <c:v>2.71</c:v>
                </c:pt>
                <c:pt idx="271">
                  <c:v>2.74</c:v>
                </c:pt>
                <c:pt idx="272">
                  <c:v>2.78</c:v>
                </c:pt>
                <c:pt idx="273">
                  <c:v>2.34</c:v>
                </c:pt>
                <c:pt idx="274">
                  <c:v>2.38</c:v>
                </c:pt>
                <c:pt idx="275">
                  <c:v>2.41</c:v>
                </c:pt>
                <c:pt idx="276">
                  <c:v>2.4500000000000002</c:v>
                </c:pt>
                <c:pt idx="277">
                  <c:v>2.4900000000000002</c:v>
                </c:pt>
                <c:pt idx="278">
                  <c:v>2.5299999999999998</c:v>
                </c:pt>
                <c:pt idx="279">
                  <c:v>2.57</c:v>
                </c:pt>
                <c:pt idx="280">
                  <c:v>2.61</c:v>
                </c:pt>
                <c:pt idx="281">
                  <c:v>2.65</c:v>
                </c:pt>
                <c:pt idx="282">
                  <c:v>2.68</c:v>
                </c:pt>
                <c:pt idx="283">
                  <c:v>2.71</c:v>
                </c:pt>
                <c:pt idx="284">
                  <c:v>2.74</c:v>
                </c:pt>
                <c:pt idx="285">
                  <c:v>2.76</c:v>
                </c:pt>
                <c:pt idx="286">
                  <c:v>2.79</c:v>
                </c:pt>
                <c:pt idx="287">
                  <c:v>2.2999999999999998</c:v>
                </c:pt>
                <c:pt idx="288">
                  <c:v>2.3199999999999998</c:v>
                </c:pt>
                <c:pt idx="289">
                  <c:v>2.35</c:v>
                </c:pt>
                <c:pt idx="290">
                  <c:v>2.37</c:v>
                </c:pt>
                <c:pt idx="291">
                  <c:v>2.41</c:v>
                </c:pt>
                <c:pt idx="292">
                  <c:v>2.44</c:v>
                </c:pt>
                <c:pt idx="293">
                  <c:v>2.4700000000000002</c:v>
                </c:pt>
                <c:pt idx="294">
                  <c:v>2.5</c:v>
                </c:pt>
                <c:pt idx="295">
                  <c:v>2.5299999999999998</c:v>
                </c:pt>
                <c:pt idx="296">
                  <c:v>2.5499999999999998</c:v>
                </c:pt>
                <c:pt idx="297">
                  <c:v>2.57</c:v>
                </c:pt>
                <c:pt idx="298">
                  <c:v>2.6</c:v>
                </c:pt>
                <c:pt idx="299">
                  <c:v>2.63</c:v>
                </c:pt>
                <c:pt idx="300">
                  <c:v>2.65</c:v>
                </c:pt>
                <c:pt idx="301">
                  <c:v>2.68</c:v>
                </c:pt>
                <c:pt idx="302">
                  <c:v>2.7</c:v>
                </c:pt>
                <c:pt idx="303">
                  <c:v>2.73</c:v>
                </c:pt>
                <c:pt idx="304">
                  <c:v>2.75</c:v>
                </c:pt>
                <c:pt idx="305">
                  <c:v>2.77</c:v>
                </c:pt>
                <c:pt idx="306">
                  <c:v>2.3199999999999998</c:v>
                </c:pt>
                <c:pt idx="307">
                  <c:v>2.35</c:v>
                </c:pt>
                <c:pt idx="308">
                  <c:v>2.38</c:v>
                </c:pt>
                <c:pt idx="309">
                  <c:v>2.41</c:v>
                </c:pt>
                <c:pt idx="310">
                  <c:v>2.44</c:v>
                </c:pt>
                <c:pt idx="311">
                  <c:v>2.4700000000000002</c:v>
                </c:pt>
                <c:pt idx="312">
                  <c:v>2.5</c:v>
                </c:pt>
                <c:pt idx="313">
                  <c:v>2.5299999999999998</c:v>
                </c:pt>
                <c:pt idx="314">
                  <c:v>2.57</c:v>
                </c:pt>
                <c:pt idx="315">
                  <c:v>2.6</c:v>
                </c:pt>
                <c:pt idx="316">
                  <c:v>2.62</c:v>
                </c:pt>
                <c:pt idx="317">
                  <c:v>2.65</c:v>
                </c:pt>
                <c:pt idx="318">
                  <c:v>2.67</c:v>
                </c:pt>
                <c:pt idx="319">
                  <c:v>2.68</c:v>
                </c:pt>
                <c:pt idx="320">
                  <c:v>2.71</c:v>
                </c:pt>
                <c:pt idx="321">
                  <c:v>2.74</c:v>
                </c:pt>
                <c:pt idx="322">
                  <c:v>2.77</c:v>
                </c:pt>
                <c:pt idx="323">
                  <c:v>2.8</c:v>
                </c:pt>
                <c:pt idx="324">
                  <c:v>2.31</c:v>
                </c:pt>
                <c:pt idx="325">
                  <c:v>2.34</c:v>
                </c:pt>
                <c:pt idx="326">
                  <c:v>2.37</c:v>
                </c:pt>
              </c:numCache>
            </c:numRef>
          </c:yVal>
          <c:smooth val="0"/>
          <c:extLst>
            <c:ext xmlns:c16="http://schemas.microsoft.com/office/drawing/2014/chart" uri="{C3380CC4-5D6E-409C-BE32-E72D297353CC}">
              <c16:uniqueId val="{00000002-DF64-4A9E-A6FF-736D152B6C8A}"/>
            </c:ext>
          </c:extLst>
        </c:ser>
        <c:dLbls>
          <c:showLegendKey val="0"/>
          <c:showVal val="0"/>
          <c:showCatName val="0"/>
          <c:showSerName val="0"/>
          <c:showPercent val="0"/>
          <c:showBubbleSize val="0"/>
        </c:dLbls>
        <c:axId val="165589504"/>
        <c:axId val="165590080"/>
      </c:scatterChart>
      <c:valAx>
        <c:axId val="165589504"/>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DAR</a:t>
                </a:r>
                <a:endParaRPr lang="pt-B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90080"/>
        <c:crosses val="autoZero"/>
        <c:crossBetween val="midCat"/>
      </c:valAx>
      <c:valAx>
        <c:axId val="165590080"/>
        <c:scaling>
          <c:orientation val="minMax"/>
          <c:max val="5"/>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LAI</a:t>
                </a:r>
              </a:p>
            </c:rich>
          </c:tx>
          <c:overlay val="0"/>
          <c:spPr>
            <a:noFill/>
            <a:ln>
              <a:noFill/>
            </a:ln>
            <a:effectLst/>
          </c:spPr>
        </c:title>
        <c:numFmt formatCode="#,##0;[Red]#,##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89504"/>
        <c:crosses val="autoZero"/>
        <c:crossBetween val="midCat"/>
        <c:majorUnit val="1"/>
      </c:valAx>
      <c:spPr>
        <a:noFill/>
        <a:ln w="3175">
          <a:solidFill>
            <a:schemeClr val="tx1"/>
          </a:solidFill>
        </a:ln>
        <a:effectLst/>
      </c:spPr>
    </c:plotArea>
    <c:legend>
      <c:legendPos val="r"/>
      <c:layout>
        <c:manualLayout>
          <c:xMode val="edge"/>
          <c:yMode val="edge"/>
          <c:x val="0.44342406541608015"/>
          <c:y val="0.71571988626667937"/>
          <c:w val="0.43263052243597511"/>
          <c:h val="0.12681026549139129"/>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00457962239073"/>
          <c:y val="5.0925925925925923E-2"/>
          <c:w val="0.78370785144175592"/>
          <c:h val="0.81568678915135628"/>
        </c:manualLayout>
      </c:layout>
      <c:scatterChart>
        <c:scatterStyle val="lineMarker"/>
        <c:varyColors val="0"/>
        <c:ser>
          <c:idx val="0"/>
          <c:order val="0"/>
          <c:tx>
            <c:v>With Trash</c:v>
          </c:tx>
          <c:spPr>
            <a:ln w="25400" cap="rnd">
              <a:noFill/>
              <a:round/>
            </a:ln>
            <a:effectLst/>
          </c:spPr>
          <c:marker>
            <c:symbol val="circle"/>
            <c:size val="7"/>
            <c:spPr>
              <a:noFill/>
              <a:ln w="3175">
                <a:solidFill>
                  <a:srgbClr val="C00000"/>
                </a:solidFill>
              </a:ln>
              <a:effectLst/>
            </c:spPr>
          </c:marker>
          <c:errBars>
            <c:errDir val="y"/>
            <c:errBarType val="both"/>
            <c:errValType val="cust"/>
            <c:noEndCap val="0"/>
            <c:plus>
              <c:numRef>
                <c:f>Tillering!$K$2:$K$10</c:f>
                <c:numCache>
                  <c:formatCode>ge\r\a\l</c:formatCode>
                  <c:ptCount val="9"/>
                  <c:pt idx="0">
                    <c:v>2.0042248609457678</c:v>
                  </c:pt>
                  <c:pt idx="1">
                    <c:v>2.5184176574418151</c:v>
                  </c:pt>
                  <c:pt idx="2">
                    <c:v>3.1946770309220907</c:v>
                  </c:pt>
                  <c:pt idx="3">
                    <c:v>3.1928356965520814</c:v>
                  </c:pt>
                  <c:pt idx="4">
                    <c:v>2.3823103896629449</c:v>
                  </c:pt>
                  <c:pt idx="5">
                    <c:v>3.0776820409904277</c:v>
                  </c:pt>
                  <c:pt idx="6">
                    <c:v>3.2544772102324906</c:v>
                  </c:pt>
                  <c:pt idx="7">
                    <c:v>0.93102625196472089</c:v>
                  </c:pt>
                  <c:pt idx="8">
                    <c:v>1.2971428571428572</c:v>
                  </c:pt>
                </c:numCache>
              </c:numRef>
            </c:plus>
            <c:minus>
              <c:numRef>
                <c:f>Tillering!$K$11:$K$19</c:f>
                <c:numCache>
                  <c:formatCode>ge\r\a\l</c:formatCode>
                  <c:ptCount val="9"/>
                  <c:pt idx="0">
                    <c:v>1.7962845052024714</c:v>
                  </c:pt>
                  <c:pt idx="1">
                    <c:v>2.8745615646640856</c:v>
                  </c:pt>
                  <c:pt idx="2">
                    <c:v>3.3938957650489434</c:v>
                  </c:pt>
                  <c:pt idx="3">
                    <c:v>4.0940277689236</c:v>
                  </c:pt>
                  <c:pt idx="4">
                    <c:v>3.9467726009335862</c:v>
                  </c:pt>
                  <c:pt idx="5">
                    <c:v>4.1187006387530571</c:v>
                  </c:pt>
                  <c:pt idx="6">
                    <c:v>3.6328847727787719</c:v>
                  </c:pt>
                  <c:pt idx="7">
                    <c:v>1.3619818755881885</c:v>
                  </c:pt>
                  <c:pt idx="8">
                    <c:v>1.6357142857142859</c:v>
                  </c:pt>
                </c:numCache>
              </c:numRef>
            </c:minus>
            <c:spPr>
              <a:noFill/>
              <a:ln w="3175" cap="flat" cmpd="sng" algn="ctr">
                <a:solidFill>
                  <a:srgbClr val="C00000"/>
                </a:solidFill>
                <a:round/>
              </a:ln>
              <a:effectLst/>
            </c:spPr>
          </c:errBars>
          <c:xVal>
            <c:numRef>
              <c:f>Tillering!$B$2:$B$10</c:f>
              <c:numCache>
                <c:formatCode>ge\r\a\l</c:formatCode>
                <c:ptCount val="9"/>
                <c:pt idx="0">
                  <c:v>64</c:v>
                </c:pt>
                <c:pt idx="1">
                  <c:v>78</c:v>
                </c:pt>
                <c:pt idx="2">
                  <c:v>94</c:v>
                </c:pt>
                <c:pt idx="3">
                  <c:v>106</c:v>
                </c:pt>
                <c:pt idx="4">
                  <c:v>122</c:v>
                </c:pt>
                <c:pt idx="5">
                  <c:v>149</c:v>
                </c:pt>
                <c:pt idx="6">
                  <c:v>182</c:v>
                </c:pt>
                <c:pt idx="7">
                  <c:v>209</c:v>
                </c:pt>
                <c:pt idx="8">
                  <c:v>244</c:v>
                </c:pt>
              </c:numCache>
            </c:numRef>
          </c:xVal>
          <c:yVal>
            <c:numRef>
              <c:f>Tillering!$H$2:$H$10</c:f>
              <c:numCache>
                <c:formatCode>#.000</c:formatCode>
                <c:ptCount val="9"/>
                <c:pt idx="0">
                  <c:v>9.1785714285714288</c:v>
                </c:pt>
                <c:pt idx="1">
                  <c:v>10.914285714285716</c:v>
                </c:pt>
                <c:pt idx="2">
                  <c:v>13.607142857142858</c:v>
                </c:pt>
                <c:pt idx="3">
                  <c:v>12.62857142857143</c:v>
                </c:pt>
                <c:pt idx="4">
                  <c:v>16.014285714285712</c:v>
                </c:pt>
                <c:pt idx="5">
                  <c:v>14.121428571428572</c:v>
                </c:pt>
                <c:pt idx="6">
                  <c:v>14.771428571428572</c:v>
                </c:pt>
                <c:pt idx="7">
                  <c:v>11.214285714285715</c:v>
                </c:pt>
                <c:pt idx="8">
                  <c:v>10.042857142857143</c:v>
                </c:pt>
              </c:numCache>
            </c:numRef>
          </c:yVal>
          <c:smooth val="0"/>
          <c:extLst>
            <c:ext xmlns:c16="http://schemas.microsoft.com/office/drawing/2014/chart" uri="{C3380CC4-5D6E-409C-BE32-E72D297353CC}">
              <c16:uniqueId val="{00000000-07D0-40A5-AE67-F0DEEF29B310}"/>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cust"/>
            <c:noEndCap val="0"/>
            <c:plus>
              <c:numRef>
                <c:f>Tillering!$K$11:$K$19</c:f>
                <c:numCache>
                  <c:formatCode>ge\r\a\l</c:formatCode>
                  <c:ptCount val="9"/>
                  <c:pt idx="0">
                    <c:v>1.7962845052024714</c:v>
                  </c:pt>
                  <c:pt idx="1">
                    <c:v>2.8745615646640856</c:v>
                  </c:pt>
                  <c:pt idx="2">
                    <c:v>3.3938957650489434</c:v>
                  </c:pt>
                  <c:pt idx="3">
                    <c:v>4.0940277689236</c:v>
                  </c:pt>
                  <c:pt idx="4">
                    <c:v>3.9467726009335862</c:v>
                  </c:pt>
                  <c:pt idx="5">
                    <c:v>4.1187006387530571</c:v>
                  </c:pt>
                  <c:pt idx="6">
                    <c:v>3.6328847727787719</c:v>
                  </c:pt>
                  <c:pt idx="7">
                    <c:v>1.3619818755881885</c:v>
                  </c:pt>
                  <c:pt idx="8">
                    <c:v>1.6357142857142859</c:v>
                  </c:pt>
                </c:numCache>
              </c:numRef>
            </c:plus>
            <c:minus>
              <c:numRef>
                <c:f>Tillering!$K$11:$K$19</c:f>
                <c:numCache>
                  <c:formatCode>ge\r\a\l</c:formatCode>
                  <c:ptCount val="9"/>
                  <c:pt idx="0">
                    <c:v>1.7962845052024714</c:v>
                  </c:pt>
                  <c:pt idx="1">
                    <c:v>2.8745615646640856</c:v>
                  </c:pt>
                  <c:pt idx="2">
                    <c:v>3.3938957650489434</c:v>
                  </c:pt>
                  <c:pt idx="3">
                    <c:v>4.0940277689236</c:v>
                  </c:pt>
                  <c:pt idx="4">
                    <c:v>3.9467726009335862</c:v>
                  </c:pt>
                  <c:pt idx="5">
                    <c:v>4.1187006387530571</c:v>
                  </c:pt>
                  <c:pt idx="6">
                    <c:v>3.6328847727787719</c:v>
                  </c:pt>
                  <c:pt idx="7">
                    <c:v>1.3619818755881885</c:v>
                  </c:pt>
                  <c:pt idx="8">
                    <c:v>1.6357142857142859</c:v>
                  </c:pt>
                </c:numCache>
              </c:numRef>
            </c:minus>
            <c:spPr>
              <a:noFill/>
              <a:ln w="3175" cap="flat" cmpd="sng" algn="ctr">
                <a:solidFill>
                  <a:srgbClr val="0070C0"/>
                </a:solidFill>
                <a:round/>
              </a:ln>
              <a:effectLst/>
            </c:spPr>
          </c:errBars>
          <c:xVal>
            <c:numRef>
              <c:f>Tillering!$B$11:$B$19</c:f>
              <c:numCache>
                <c:formatCode>ge\r\a\l</c:formatCode>
                <c:ptCount val="9"/>
                <c:pt idx="0">
                  <c:v>64</c:v>
                </c:pt>
                <c:pt idx="1">
                  <c:v>78</c:v>
                </c:pt>
                <c:pt idx="2">
                  <c:v>94</c:v>
                </c:pt>
                <c:pt idx="3">
                  <c:v>106</c:v>
                </c:pt>
                <c:pt idx="4">
                  <c:v>122</c:v>
                </c:pt>
                <c:pt idx="5">
                  <c:v>149</c:v>
                </c:pt>
                <c:pt idx="6">
                  <c:v>182</c:v>
                </c:pt>
                <c:pt idx="7">
                  <c:v>209</c:v>
                </c:pt>
                <c:pt idx="8">
                  <c:v>244</c:v>
                </c:pt>
              </c:numCache>
            </c:numRef>
          </c:xVal>
          <c:yVal>
            <c:numRef>
              <c:f>Tillering!$H$11:$H$19</c:f>
              <c:numCache>
                <c:formatCode>#.000</c:formatCode>
                <c:ptCount val="9"/>
                <c:pt idx="0">
                  <c:v>9.7142857142857153</c:v>
                </c:pt>
                <c:pt idx="1">
                  <c:v>12.864285714285714</c:v>
                </c:pt>
                <c:pt idx="2">
                  <c:v>17.535714285714288</c:v>
                </c:pt>
                <c:pt idx="3">
                  <c:v>24.092857142857149</c:v>
                </c:pt>
                <c:pt idx="4">
                  <c:v>25.528571428571425</c:v>
                </c:pt>
                <c:pt idx="5">
                  <c:v>17.542857142857144</c:v>
                </c:pt>
                <c:pt idx="6">
                  <c:v>14.600000000000001</c:v>
                </c:pt>
                <c:pt idx="7">
                  <c:v>12.642857142857142</c:v>
                </c:pt>
                <c:pt idx="8">
                  <c:v>11.685714285714287</c:v>
                </c:pt>
              </c:numCache>
            </c:numRef>
          </c:yVal>
          <c:smooth val="0"/>
          <c:extLst>
            <c:ext xmlns:c16="http://schemas.microsoft.com/office/drawing/2014/chart" uri="{C3380CC4-5D6E-409C-BE32-E72D297353CC}">
              <c16:uniqueId val="{00000001-07D0-40A5-AE67-F0DEEF29B310}"/>
            </c:ext>
          </c:extLst>
        </c:ser>
        <c:ser>
          <c:idx val="2"/>
          <c:order val="2"/>
          <c:tx>
            <c:v>SWAP - SAMUCA</c:v>
          </c:tx>
          <c:spPr>
            <a:ln w="0"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Simulated!$M$8:$M$471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0.3</c:v>
                </c:pt>
                <c:pt idx="46">
                  <c:v>0.57999999999999996</c:v>
                </c:pt>
                <c:pt idx="47">
                  <c:v>0.79</c:v>
                </c:pt>
                <c:pt idx="48">
                  <c:v>1.08</c:v>
                </c:pt>
                <c:pt idx="49">
                  <c:v>1.34</c:v>
                </c:pt>
                <c:pt idx="50">
                  <c:v>1.52</c:v>
                </c:pt>
                <c:pt idx="51">
                  <c:v>1.72</c:v>
                </c:pt>
                <c:pt idx="52">
                  <c:v>1.91</c:v>
                </c:pt>
                <c:pt idx="53">
                  <c:v>2.14</c:v>
                </c:pt>
                <c:pt idx="54">
                  <c:v>2.4500000000000002</c:v>
                </c:pt>
                <c:pt idx="55">
                  <c:v>2.71</c:v>
                </c:pt>
                <c:pt idx="56">
                  <c:v>3.02</c:v>
                </c:pt>
                <c:pt idx="57">
                  <c:v>3.35</c:v>
                </c:pt>
                <c:pt idx="58">
                  <c:v>3.66</c:v>
                </c:pt>
                <c:pt idx="59">
                  <c:v>3.91</c:v>
                </c:pt>
                <c:pt idx="60">
                  <c:v>4.1900000000000004</c:v>
                </c:pt>
                <c:pt idx="61">
                  <c:v>4.51</c:v>
                </c:pt>
                <c:pt idx="62">
                  <c:v>4.79</c:v>
                </c:pt>
                <c:pt idx="63">
                  <c:v>5.0599999999999996</c:v>
                </c:pt>
                <c:pt idx="64">
                  <c:v>5.32</c:v>
                </c:pt>
                <c:pt idx="65">
                  <c:v>5.59</c:v>
                </c:pt>
                <c:pt idx="66">
                  <c:v>5.8</c:v>
                </c:pt>
                <c:pt idx="67">
                  <c:v>6.05</c:v>
                </c:pt>
                <c:pt idx="68">
                  <c:v>6.26</c:v>
                </c:pt>
                <c:pt idx="69">
                  <c:v>6.48</c:v>
                </c:pt>
                <c:pt idx="70">
                  <c:v>6.8</c:v>
                </c:pt>
                <c:pt idx="71">
                  <c:v>7.06</c:v>
                </c:pt>
                <c:pt idx="72">
                  <c:v>7.32</c:v>
                </c:pt>
                <c:pt idx="73">
                  <c:v>7.55</c:v>
                </c:pt>
                <c:pt idx="74">
                  <c:v>7.85</c:v>
                </c:pt>
                <c:pt idx="75">
                  <c:v>8.2200000000000006</c:v>
                </c:pt>
                <c:pt idx="76">
                  <c:v>8.56</c:v>
                </c:pt>
                <c:pt idx="77">
                  <c:v>8.8699999999999992</c:v>
                </c:pt>
                <c:pt idx="78">
                  <c:v>9.08</c:v>
                </c:pt>
                <c:pt idx="79">
                  <c:v>9.27</c:v>
                </c:pt>
                <c:pt idx="80">
                  <c:v>9.44</c:v>
                </c:pt>
                <c:pt idx="81">
                  <c:v>9.61</c:v>
                </c:pt>
                <c:pt idx="82">
                  <c:v>9.8000000000000007</c:v>
                </c:pt>
                <c:pt idx="83">
                  <c:v>10</c:v>
                </c:pt>
                <c:pt idx="84">
                  <c:v>10.23</c:v>
                </c:pt>
                <c:pt idx="85">
                  <c:v>10.65</c:v>
                </c:pt>
                <c:pt idx="86">
                  <c:v>11.08</c:v>
                </c:pt>
                <c:pt idx="87">
                  <c:v>11.5</c:v>
                </c:pt>
                <c:pt idx="88">
                  <c:v>11.94</c:v>
                </c:pt>
                <c:pt idx="89">
                  <c:v>12.36</c:v>
                </c:pt>
                <c:pt idx="90">
                  <c:v>12.77</c:v>
                </c:pt>
                <c:pt idx="91">
                  <c:v>13.16</c:v>
                </c:pt>
                <c:pt idx="92">
                  <c:v>13.58</c:v>
                </c:pt>
                <c:pt idx="93">
                  <c:v>13.99</c:v>
                </c:pt>
                <c:pt idx="94">
                  <c:v>14.36</c:v>
                </c:pt>
                <c:pt idx="95">
                  <c:v>14.76</c:v>
                </c:pt>
                <c:pt idx="96">
                  <c:v>15.02</c:v>
                </c:pt>
                <c:pt idx="97">
                  <c:v>15.28</c:v>
                </c:pt>
                <c:pt idx="98">
                  <c:v>15.56</c:v>
                </c:pt>
                <c:pt idx="99">
                  <c:v>15.86</c:v>
                </c:pt>
                <c:pt idx="100">
                  <c:v>16.2</c:v>
                </c:pt>
                <c:pt idx="101">
                  <c:v>16.45</c:v>
                </c:pt>
                <c:pt idx="102">
                  <c:v>16.809999999999999</c:v>
                </c:pt>
                <c:pt idx="103">
                  <c:v>17.11</c:v>
                </c:pt>
                <c:pt idx="104">
                  <c:v>17.36</c:v>
                </c:pt>
                <c:pt idx="105">
                  <c:v>17.649999999999999</c:v>
                </c:pt>
                <c:pt idx="106">
                  <c:v>18</c:v>
                </c:pt>
                <c:pt idx="107">
                  <c:v>18.329999999999998</c:v>
                </c:pt>
                <c:pt idx="108">
                  <c:v>18.62</c:v>
                </c:pt>
                <c:pt idx="109">
                  <c:v>18.87</c:v>
                </c:pt>
                <c:pt idx="110">
                  <c:v>19.21</c:v>
                </c:pt>
                <c:pt idx="111">
                  <c:v>19.52</c:v>
                </c:pt>
                <c:pt idx="112">
                  <c:v>19.78</c:v>
                </c:pt>
                <c:pt idx="113">
                  <c:v>20.100000000000001</c:v>
                </c:pt>
                <c:pt idx="114">
                  <c:v>20.100000000000001</c:v>
                </c:pt>
                <c:pt idx="115">
                  <c:v>20.100000000000001</c:v>
                </c:pt>
                <c:pt idx="116">
                  <c:v>20.100000000000001</c:v>
                </c:pt>
                <c:pt idx="117">
                  <c:v>20.100000000000001</c:v>
                </c:pt>
                <c:pt idx="118">
                  <c:v>20.100000000000001</c:v>
                </c:pt>
                <c:pt idx="119">
                  <c:v>20.100000000000001</c:v>
                </c:pt>
                <c:pt idx="120">
                  <c:v>20.100000000000001</c:v>
                </c:pt>
                <c:pt idx="121">
                  <c:v>20.100000000000001</c:v>
                </c:pt>
                <c:pt idx="122">
                  <c:v>20.100000000000001</c:v>
                </c:pt>
                <c:pt idx="123">
                  <c:v>20.100000000000001</c:v>
                </c:pt>
                <c:pt idx="124">
                  <c:v>20.100000000000001</c:v>
                </c:pt>
                <c:pt idx="125">
                  <c:v>20.100000000000001</c:v>
                </c:pt>
                <c:pt idx="126">
                  <c:v>20.100000000000001</c:v>
                </c:pt>
                <c:pt idx="127">
                  <c:v>20.100000000000001</c:v>
                </c:pt>
                <c:pt idx="128">
                  <c:v>20.100000000000001</c:v>
                </c:pt>
                <c:pt idx="129">
                  <c:v>20.100000000000001</c:v>
                </c:pt>
                <c:pt idx="130">
                  <c:v>20.100000000000001</c:v>
                </c:pt>
                <c:pt idx="131">
                  <c:v>20.100000000000001</c:v>
                </c:pt>
                <c:pt idx="132">
                  <c:v>20.100000000000001</c:v>
                </c:pt>
                <c:pt idx="133">
                  <c:v>20.100000000000001</c:v>
                </c:pt>
                <c:pt idx="134">
                  <c:v>20.100000000000001</c:v>
                </c:pt>
                <c:pt idx="135">
                  <c:v>20.100000000000001</c:v>
                </c:pt>
                <c:pt idx="136">
                  <c:v>20.100000000000001</c:v>
                </c:pt>
                <c:pt idx="137">
                  <c:v>20.100000000000001</c:v>
                </c:pt>
                <c:pt idx="138">
                  <c:v>19.98</c:v>
                </c:pt>
                <c:pt idx="139">
                  <c:v>19.86</c:v>
                </c:pt>
                <c:pt idx="140">
                  <c:v>19.739999999999998</c:v>
                </c:pt>
                <c:pt idx="141">
                  <c:v>19.62</c:v>
                </c:pt>
                <c:pt idx="142">
                  <c:v>19.52</c:v>
                </c:pt>
                <c:pt idx="143">
                  <c:v>19.399999999999999</c:v>
                </c:pt>
                <c:pt idx="144">
                  <c:v>19.28</c:v>
                </c:pt>
                <c:pt idx="145">
                  <c:v>19.149999999999999</c:v>
                </c:pt>
                <c:pt idx="146">
                  <c:v>19.03</c:v>
                </c:pt>
                <c:pt idx="147">
                  <c:v>18.93</c:v>
                </c:pt>
                <c:pt idx="148">
                  <c:v>18.809999999999999</c:v>
                </c:pt>
                <c:pt idx="149">
                  <c:v>18.68</c:v>
                </c:pt>
                <c:pt idx="150">
                  <c:v>18.59</c:v>
                </c:pt>
                <c:pt idx="151">
                  <c:v>18.48</c:v>
                </c:pt>
                <c:pt idx="152">
                  <c:v>18.38</c:v>
                </c:pt>
                <c:pt idx="153">
                  <c:v>18.29</c:v>
                </c:pt>
                <c:pt idx="154">
                  <c:v>18.16</c:v>
                </c:pt>
                <c:pt idx="155">
                  <c:v>18.010000000000002</c:v>
                </c:pt>
                <c:pt idx="156">
                  <c:v>17.88</c:v>
                </c:pt>
                <c:pt idx="157">
                  <c:v>17.760000000000002</c:v>
                </c:pt>
                <c:pt idx="158">
                  <c:v>17.62</c:v>
                </c:pt>
                <c:pt idx="159">
                  <c:v>17.489999999999998</c:v>
                </c:pt>
                <c:pt idx="160">
                  <c:v>17.41</c:v>
                </c:pt>
                <c:pt idx="161">
                  <c:v>17.3</c:v>
                </c:pt>
                <c:pt idx="162">
                  <c:v>17.18</c:v>
                </c:pt>
                <c:pt idx="163">
                  <c:v>17.04</c:v>
                </c:pt>
                <c:pt idx="164">
                  <c:v>16.89</c:v>
                </c:pt>
                <c:pt idx="165">
                  <c:v>16.739999999999998</c:v>
                </c:pt>
                <c:pt idx="166">
                  <c:v>16.600000000000001</c:v>
                </c:pt>
                <c:pt idx="167">
                  <c:v>16.47</c:v>
                </c:pt>
                <c:pt idx="168">
                  <c:v>16.350000000000001</c:v>
                </c:pt>
                <c:pt idx="169">
                  <c:v>16.21</c:v>
                </c:pt>
                <c:pt idx="170">
                  <c:v>16.079999999999998</c:v>
                </c:pt>
                <c:pt idx="171">
                  <c:v>15.94</c:v>
                </c:pt>
                <c:pt idx="172">
                  <c:v>15.81</c:v>
                </c:pt>
                <c:pt idx="173">
                  <c:v>15.67</c:v>
                </c:pt>
                <c:pt idx="174">
                  <c:v>15.56</c:v>
                </c:pt>
                <c:pt idx="175">
                  <c:v>15.42</c:v>
                </c:pt>
                <c:pt idx="176">
                  <c:v>15.29</c:v>
                </c:pt>
                <c:pt idx="177">
                  <c:v>15.15</c:v>
                </c:pt>
                <c:pt idx="178">
                  <c:v>15.01</c:v>
                </c:pt>
                <c:pt idx="179">
                  <c:v>14.88</c:v>
                </c:pt>
                <c:pt idx="180">
                  <c:v>14.72</c:v>
                </c:pt>
                <c:pt idx="181">
                  <c:v>14.56</c:v>
                </c:pt>
                <c:pt idx="182">
                  <c:v>14.41</c:v>
                </c:pt>
                <c:pt idx="183">
                  <c:v>14.26</c:v>
                </c:pt>
                <c:pt idx="184">
                  <c:v>14.11</c:v>
                </c:pt>
                <c:pt idx="185">
                  <c:v>13.95</c:v>
                </c:pt>
                <c:pt idx="186">
                  <c:v>13.78</c:v>
                </c:pt>
                <c:pt idx="187">
                  <c:v>13.61</c:v>
                </c:pt>
                <c:pt idx="188">
                  <c:v>13.45</c:v>
                </c:pt>
                <c:pt idx="189">
                  <c:v>13.32</c:v>
                </c:pt>
                <c:pt idx="190">
                  <c:v>13.2</c:v>
                </c:pt>
                <c:pt idx="191">
                  <c:v>13.09</c:v>
                </c:pt>
                <c:pt idx="192">
                  <c:v>12.97</c:v>
                </c:pt>
                <c:pt idx="193">
                  <c:v>12.85</c:v>
                </c:pt>
                <c:pt idx="194">
                  <c:v>12.73</c:v>
                </c:pt>
                <c:pt idx="195">
                  <c:v>12.61</c:v>
                </c:pt>
                <c:pt idx="196">
                  <c:v>12.49</c:v>
                </c:pt>
                <c:pt idx="197">
                  <c:v>12.37</c:v>
                </c:pt>
                <c:pt idx="198">
                  <c:v>12.24</c:v>
                </c:pt>
                <c:pt idx="199">
                  <c:v>12.12</c:v>
                </c:pt>
                <c:pt idx="200">
                  <c:v>11.99</c:v>
                </c:pt>
                <c:pt idx="201">
                  <c:v>11.87</c:v>
                </c:pt>
                <c:pt idx="202">
                  <c:v>11.75</c:v>
                </c:pt>
                <c:pt idx="203">
                  <c:v>11.65</c:v>
                </c:pt>
                <c:pt idx="204">
                  <c:v>11.56</c:v>
                </c:pt>
                <c:pt idx="205">
                  <c:v>11.44</c:v>
                </c:pt>
                <c:pt idx="206">
                  <c:v>11.3</c:v>
                </c:pt>
                <c:pt idx="207">
                  <c:v>11.18</c:v>
                </c:pt>
                <c:pt idx="208">
                  <c:v>11.05</c:v>
                </c:pt>
                <c:pt idx="209">
                  <c:v>11.05</c:v>
                </c:pt>
                <c:pt idx="210">
                  <c:v>11.05</c:v>
                </c:pt>
                <c:pt idx="211">
                  <c:v>11.05</c:v>
                </c:pt>
                <c:pt idx="212">
                  <c:v>11.05</c:v>
                </c:pt>
                <c:pt idx="213">
                  <c:v>11.05</c:v>
                </c:pt>
                <c:pt idx="214">
                  <c:v>11.05</c:v>
                </c:pt>
                <c:pt idx="215">
                  <c:v>11.05</c:v>
                </c:pt>
                <c:pt idx="216">
                  <c:v>11.05</c:v>
                </c:pt>
                <c:pt idx="217">
                  <c:v>11.05</c:v>
                </c:pt>
                <c:pt idx="218">
                  <c:v>11.05</c:v>
                </c:pt>
                <c:pt idx="219">
                  <c:v>11.05</c:v>
                </c:pt>
                <c:pt idx="220">
                  <c:v>11.05</c:v>
                </c:pt>
                <c:pt idx="221">
                  <c:v>11.05</c:v>
                </c:pt>
                <c:pt idx="222">
                  <c:v>11.05</c:v>
                </c:pt>
                <c:pt idx="223">
                  <c:v>11.05</c:v>
                </c:pt>
                <c:pt idx="224">
                  <c:v>11.05</c:v>
                </c:pt>
                <c:pt idx="225">
                  <c:v>11.05</c:v>
                </c:pt>
                <c:pt idx="226">
                  <c:v>11.05</c:v>
                </c:pt>
                <c:pt idx="227">
                  <c:v>11.05</c:v>
                </c:pt>
                <c:pt idx="228">
                  <c:v>11.05</c:v>
                </c:pt>
                <c:pt idx="229">
                  <c:v>11.05</c:v>
                </c:pt>
                <c:pt idx="230">
                  <c:v>11.05</c:v>
                </c:pt>
                <c:pt idx="231">
                  <c:v>11.05</c:v>
                </c:pt>
                <c:pt idx="232">
                  <c:v>11.05</c:v>
                </c:pt>
                <c:pt idx="233">
                  <c:v>11.05</c:v>
                </c:pt>
                <c:pt idx="234">
                  <c:v>11.05</c:v>
                </c:pt>
                <c:pt idx="235">
                  <c:v>11.05</c:v>
                </c:pt>
                <c:pt idx="236">
                  <c:v>11.05</c:v>
                </c:pt>
                <c:pt idx="237">
                  <c:v>11.05</c:v>
                </c:pt>
                <c:pt idx="238">
                  <c:v>11.05</c:v>
                </c:pt>
                <c:pt idx="239">
                  <c:v>11.05</c:v>
                </c:pt>
                <c:pt idx="240">
                  <c:v>11.05</c:v>
                </c:pt>
                <c:pt idx="241">
                  <c:v>11.05</c:v>
                </c:pt>
                <c:pt idx="242">
                  <c:v>11.05</c:v>
                </c:pt>
                <c:pt idx="243">
                  <c:v>11.05</c:v>
                </c:pt>
                <c:pt idx="244">
                  <c:v>11.05</c:v>
                </c:pt>
                <c:pt idx="245">
                  <c:v>11.05</c:v>
                </c:pt>
                <c:pt idx="246">
                  <c:v>11.05</c:v>
                </c:pt>
                <c:pt idx="247">
                  <c:v>11.05</c:v>
                </c:pt>
                <c:pt idx="248">
                  <c:v>11.05</c:v>
                </c:pt>
                <c:pt idx="249">
                  <c:v>11.05</c:v>
                </c:pt>
                <c:pt idx="250">
                  <c:v>11.05</c:v>
                </c:pt>
                <c:pt idx="251">
                  <c:v>11.05</c:v>
                </c:pt>
                <c:pt idx="252">
                  <c:v>11.05</c:v>
                </c:pt>
                <c:pt idx="253">
                  <c:v>11.05</c:v>
                </c:pt>
                <c:pt idx="254">
                  <c:v>11.05</c:v>
                </c:pt>
                <c:pt idx="255">
                  <c:v>11.05</c:v>
                </c:pt>
                <c:pt idx="256">
                  <c:v>11.05</c:v>
                </c:pt>
                <c:pt idx="257">
                  <c:v>11.05</c:v>
                </c:pt>
                <c:pt idx="258">
                  <c:v>11.05</c:v>
                </c:pt>
                <c:pt idx="259">
                  <c:v>11.05</c:v>
                </c:pt>
                <c:pt idx="260">
                  <c:v>11.05</c:v>
                </c:pt>
                <c:pt idx="261">
                  <c:v>11.05</c:v>
                </c:pt>
                <c:pt idx="262">
                  <c:v>11.05</c:v>
                </c:pt>
                <c:pt idx="263">
                  <c:v>11.05</c:v>
                </c:pt>
                <c:pt idx="264">
                  <c:v>11.05</c:v>
                </c:pt>
                <c:pt idx="265">
                  <c:v>11.05</c:v>
                </c:pt>
                <c:pt idx="266">
                  <c:v>11.05</c:v>
                </c:pt>
                <c:pt idx="267">
                  <c:v>11.05</c:v>
                </c:pt>
                <c:pt idx="268">
                  <c:v>11.05</c:v>
                </c:pt>
                <c:pt idx="269">
                  <c:v>11.05</c:v>
                </c:pt>
                <c:pt idx="270">
                  <c:v>11.05</c:v>
                </c:pt>
                <c:pt idx="271">
                  <c:v>11.05</c:v>
                </c:pt>
                <c:pt idx="272">
                  <c:v>11.05</c:v>
                </c:pt>
                <c:pt idx="273">
                  <c:v>11.05</c:v>
                </c:pt>
                <c:pt idx="274">
                  <c:v>11.05</c:v>
                </c:pt>
                <c:pt idx="275">
                  <c:v>11.05</c:v>
                </c:pt>
                <c:pt idx="276">
                  <c:v>11.05</c:v>
                </c:pt>
                <c:pt idx="277">
                  <c:v>11.05</c:v>
                </c:pt>
                <c:pt idx="278">
                  <c:v>11.05</c:v>
                </c:pt>
                <c:pt idx="279">
                  <c:v>11.05</c:v>
                </c:pt>
                <c:pt idx="280">
                  <c:v>11.05</c:v>
                </c:pt>
                <c:pt idx="281">
                  <c:v>11.05</c:v>
                </c:pt>
                <c:pt idx="282">
                  <c:v>11.05</c:v>
                </c:pt>
                <c:pt idx="283">
                  <c:v>11.05</c:v>
                </c:pt>
                <c:pt idx="284">
                  <c:v>11.05</c:v>
                </c:pt>
                <c:pt idx="285">
                  <c:v>11.05</c:v>
                </c:pt>
                <c:pt idx="286">
                  <c:v>11.05</c:v>
                </c:pt>
                <c:pt idx="287">
                  <c:v>11.05</c:v>
                </c:pt>
                <c:pt idx="288">
                  <c:v>11.05</c:v>
                </c:pt>
                <c:pt idx="289">
                  <c:v>11.05</c:v>
                </c:pt>
                <c:pt idx="290">
                  <c:v>11.05</c:v>
                </c:pt>
                <c:pt idx="291">
                  <c:v>11.05</c:v>
                </c:pt>
                <c:pt idx="292">
                  <c:v>11.05</c:v>
                </c:pt>
                <c:pt idx="293">
                  <c:v>11.05</c:v>
                </c:pt>
                <c:pt idx="294">
                  <c:v>11.05</c:v>
                </c:pt>
                <c:pt idx="295">
                  <c:v>11.05</c:v>
                </c:pt>
                <c:pt idx="296">
                  <c:v>11.05</c:v>
                </c:pt>
                <c:pt idx="297">
                  <c:v>11.05</c:v>
                </c:pt>
                <c:pt idx="298">
                  <c:v>11.05</c:v>
                </c:pt>
                <c:pt idx="299">
                  <c:v>11.05</c:v>
                </c:pt>
                <c:pt idx="300">
                  <c:v>11.05</c:v>
                </c:pt>
                <c:pt idx="301">
                  <c:v>11.05</c:v>
                </c:pt>
                <c:pt idx="302">
                  <c:v>11.05</c:v>
                </c:pt>
                <c:pt idx="303">
                  <c:v>11.05</c:v>
                </c:pt>
                <c:pt idx="304">
                  <c:v>11.05</c:v>
                </c:pt>
                <c:pt idx="305">
                  <c:v>11.05</c:v>
                </c:pt>
                <c:pt idx="306">
                  <c:v>11.05</c:v>
                </c:pt>
                <c:pt idx="307">
                  <c:v>11.05</c:v>
                </c:pt>
                <c:pt idx="308">
                  <c:v>11.05</c:v>
                </c:pt>
                <c:pt idx="309">
                  <c:v>11.05</c:v>
                </c:pt>
                <c:pt idx="310">
                  <c:v>11.05</c:v>
                </c:pt>
                <c:pt idx="311">
                  <c:v>11.05</c:v>
                </c:pt>
                <c:pt idx="312">
                  <c:v>11.05</c:v>
                </c:pt>
                <c:pt idx="313">
                  <c:v>11.05</c:v>
                </c:pt>
                <c:pt idx="314">
                  <c:v>11.05</c:v>
                </c:pt>
                <c:pt idx="315">
                  <c:v>11.05</c:v>
                </c:pt>
                <c:pt idx="316">
                  <c:v>11.05</c:v>
                </c:pt>
                <c:pt idx="317">
                  <c:v>11.05</c:v>
                </c:pt>
                <c:pt idx="318">
                  <c:v>11.05</c:v>
                </c:pt>
                <c:pt idx="319">
                  <c:v>11.05</c:v>
                </c:pt>
                <c:pt idx="320">
                  <c:v>11.05</c:v>
                </c:pt>
                <c:pt idx="321">
                  <c:v>11.05</c:v>
                </c:pt>
                <c:pt idx="322">
                  <c:v>11.05</c:v>
                </c:pt>
                <c:pt idx="323">
                  <c:v>11.05</c:v>
                </c:pt>
                <c:pt idx="324">
                  <c:v>11.05</c:v>
                </c:pt>
                <c:pt idx="325">
                  <c:v>11.05</c:v>
                </c:pt>
                <c:pt idx="326">
                  <c:v>11.05</c:v>
                </c:pt>
              </c:numCache>
            </c:numRef>
          </c:yVal>
          <c:smooth val="0"/>
          <c:extLst>
            <c:ext xmlns:c16="http://schemas.microsoft.com/office/drawing/2014/chart" uri="{C3380CC4-5D6E-409C-BE32-E72D297353CC}">
              <c16:uniqueId val="{00000002-07D0-40A5-AE67-F0DEEF29B310}"/>
            </c:ext>
          </c:extLst>
        </c:ser>
        <c:dLbls>
          <c:showLegendKey val="0"/>
          <c:showVal val="0"/>
          <c:showCatName val="0"/>
          <c:showSerName val="0"/>
          <c:showPercent val="0"/>
          <c:showBubbleSize val="0"/>
        </c:dLbls>
        <c:axId val="165591808"/>
        <c:axId val="165592384"/>
      </c:scatterChart>
      <c:valAx>
        <c:axId val="16559180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92384"/>
        <c:crosses val="autoZero"/>
        <c:crossBetween val="midCat"/>
      </c:valAx>
      <c:valAx>
        <c:axId val="165592384"/>
        <c:scaling>
          <c:orientation val="minMax"/>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Tillers m-2</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591808"/>
        <c:crosses val="autoZero"/>
        <c:crossBetween val="midCat"/>
      </c:valAx>
      <c:spPr>
        <a:noFill/>
        <a:ln w="3175">
          <a:solidFill>
            <a:schemeClr val="tx1"/>
          </a:solidFill>
        </a:ln>
        <a:effectLst/>
      </c:spPr>
    </c:plotArea>
    <c:legend>
      <c:legendPos val="r"/>
      <c:layout>
        <c:manualLayout>
          <c:xMode val="edge"/>
          <c:yMode val="edge"/>
          <c:x val="0.49410039533685202"/>
          <c:y val="7.7594289524648363E-2"/>
          <c:w val="0.42474221533735573"/>
          <c:h val="0.12662064071670387"/>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82655118146242"/>
          <c:y val="5.0925925925925923E-2"/>
          <c:w val="0.80010059863810779"/>
          <c:h val="0.81568678915135628"/>
        </c:manualLayout>
      </c:layout>
      <c:scatterChart>
        <c:scatterStyle val="lineMarker"/>
        <c:varyColors val="0"/>
        <c:ser>
          <c:idx val="0"/>
          <c:order val="0"/>
          <c:tx>
            <c:v>With Trash</c:v>
          </c:tx>
          <c:spPr>
            <a:ln w="19050" cap="rnd">
              <a:noFill/>
              <a:round/>
            </a:ln>
            <a:effectLst/>
          </c:spPr>
          <c:marker>
            <c:symbol val="circle"/>
            <c:size val="7"/>
            <c:spPr>
              <a:noFill/>
              <a:ln w="3175">
                <a:solidFill>
                  <a:srgbClr val="C00000"/>
                </a:solidFill>
              </a:ln>
              <a:effectLst/>
            </c:spPr>
          </c:marker>
          <c:errBars>
            <c:errDir val="y"/>
            <c:errBarType val="both"/>
            <c:errValType val="cust"/>
            <c:noEndCap val="0"/>
            <c:plus>
              <c:numRef>
                <c:f>Height!$G$2:$G$7</c:f>
                <c:numCache>
                  <c:formatCode>ge\r\a\l</c:formatCode>
                  <c:ptCount val="6"/>
                  <c:pt idx="0">
                    <c:v>3.6792447737631101E-2</c:v>
                  </c:pt>
                  <c:pt idx="1">
                    <c:v>8.8035578932013248E-2</c:v>
                  </c:pt>
                  <c:pt idx="2">
                    <c:v>0.22965234021977898</c:v>
                  </c:pt>
                  <c:pt idx="3">
                    <c:v>0.35638388527571002</c:v>
                  </c:pt>
                  <c:pt idx="4">
                    <c:v>0.42125470479958999</c:v>
                  </c:pt>
                  <c:pt idx="5">
                    <c:v>0.40844216236818648</c:v>
                  </c:pt>
                </c:numCache>
              </c:numRef>
            </c:plus>
            <c:minus>
              <c:numRef>
                <c:f>Height!$G$2:$G$7</c:f>
                <c:numCache>
                  <c:formatCode>ge\r\a\l</c:formatCode>
                  <c:ptCount val="6"/>
                  <c:pt idx="0">
                    <c:v>3.6792447737631101E-2</c:v>
                  </c:pt>
                  <c:pt idx="1">
                    <c:v>8.8035578932013248E-2</c:v>
                  </c:pt>
                  <c:pt idx="2">
                    <c:v>0.22965234021977898</c:v>
                  </c:pt>
                  <c:pt idx="3">
                    <c:v>0.35638388527571002</c:v>
                  </c:pt>
                  <c:pt idx="4">
                    <c:v>0.42125470479958999</c:v>
                  </c:pt>
                  <c:pt idx="5">
                    <c:v>0.40844216236818648</c:v>
                  </c:pt>
                </c:numCache>
              </c:numRef>
            </c:minus>
            <c:spPr>
              <a:noFill/>
              <a:ln w="3175" cap="flat" cmpd="sng" algn="ctr">
                <a:solidFill>
                  <a:srgbClr val="C00000"/>
                </a:solidFill>
                <a:round/>
              </a:ln>
              <a:effectLst/>
            </c:spPr>
          </c:errBars>
          <c:xVal>
            <c:numRef>
              <c:f>Height!$B$2:$B$7</c:f>
              <c:numCache>
                <c:formatCode>ge\r\a\l</c:formatCode>
                <c:ptCount val="6"/>
                <c:pt idx="0">
                  <c:v>94</c:v>
                </c:pt>
                <c:pt idx="1">
                  <c:v>122</c:v>
                </c:pt>
                <c:pt idx="2">
                  <c:v>149</c:v>
                </c:pt>
                <c:pt idx="3">
                  <c:v>182</c:v>
                </c:pt>
                <c:pt idx="4">
                  <c:v>209</c:v>
                </c:pt>
                <c:pt idx="5">
                  <c:v>244</c:v>
                </c:pt>
              </c:numCache>
            </c:numRef>
          </c:xVal>
          <c:yVal>
            <c:numRef>
              <c:f>Height!$D$2:$D$7</c:f>
              <c:numCache>
                <c:formatCode>ge\r\a\l</c:formatCode>
                <c:ptCount val="6"/>
                <c:pt idx="0">
                  <c:v>8.8000000000000009E-2</c:v>
                </c:pt>
                <c:pt idx="1">
                  <c:v>0.39850000000000002</c:v>
                </c:pt>
                <c:pt idx="2">
                  <c:v>0.84825000000000006</c:v>
                </c:pt>
                <c:pt idx="3">
                  <c:v>1.4709999999999999</c:v>
                </c:pt>
                <c:pt idx="4">
                  <c:v>1.8935</c:v>
                </c:pt>
                <c:pt idx="5">
                  <c:v>2.1800000000000002</c:v>
                </c:pt>
              </c:numCache>
            </c:numRef>
          </c:yVal>
          <c:smooth val="0"/>
          <c:extLst>
            <c:ext xmlns:c16="http://schemas.microsoft.com/office/drawing/2014/chart" uri="{C3380CC4-5D6E-409C-BE32-E72D297353CC}">
              <c16:uniqueId val="{00000000-2628-4FF9-A2A5-551F0B21CC95}"/>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cust"/>
            <c:noEndCap val="0"/>
            <c:plus>
              <c:numRef>
                <c:f>Height!$G$8:$G$12</c:f>
                <c:numCache>
                  <c:formatCode>ge\r\a\l</c:formatCode>
                  <c:ptCount val="5"/>
                  <c:pt idx="0">
                    <c:v>2.580799549711188E-2</c:v>
                  </c:pt>
                  <c:pt idx="1">
                    <c:v>7.1955761263066131E-2</c:v>
                  </c:pt>
                  <c:pt idx="2">
                    <c:v>0.17521115081073199</c:v>
                  </c:pt>
                  <c:pt idx="3">
                    <c:v>0.39149208501779303</c:v>
                  </c:pt>
                  <c:pt idx="4">
                    <c:v>0.32973833325995389</c:v>
                  </c:pt>
                </c:numCache>
              </c:numRef>
            </c:plus>
            <c:minus>
              <c:numRef>
                <c:f>Height!$G$8:$G$12</c:f>
                <c:numCache>
                  <c:formatCode>ge\r\a\l</c:formatCode>
                  <c:ptCount val="5"/>
                  <c:pt idx="0">
                    <c:v>2.580799549711188E-2</c:v>
                  </c:pt>
                  <c:pt idx="1">
                    <c:v>7.1955761263066131E-2</c:v>
                  </c:pt>
                  <c:pt idx="2">
                    <c:v>0.17521115081073199</c:v>
                  </c:pt>
                  <c:pt idx="3">
                    <c:v>0.39149208501779303</c:v>
                  </c:pt>
                  <c:pt idx="4">
                    <c:v>0.32973833325995389</c:v>
                  </c:pt>
                </c:numCache>
              </c:numRef>
            </c:minus>
            <c:spPr>
              <a:noFill/>
              <a:ln w="3175" cap="flat" cmpd="sng" algn="ctr">
                <a:solidFill>
                  <a:srgbClr val="0070C0"/>
                </a:solidFill>
                <a:round/>
              </a:ln>
              <a:effectLst/>
            </c:spPr>
          </c:errBars>
          <c:xVal>
            <c:numRef>
              <c:f>Height!$B$8:$B$12</c:f>
              <c:numCache>
                <c:formatCode>ge\r\a\l</c:formatCode>
                <c:ptCount val="5"/>
                <c:pt idx="0">
                  <c:v>94</c:v>
                </c:pt>
                <c:pt idx="1">
                  <c:v>122</c:v>
                </c:pt>
                <c:pt idx="2">
                  <c:v>149</c:v>
                </c:pt>
                <c:pt idx="3">
                  <c:v>182</c:v>
                </c:pt>
                <c:pt idx="4">
                  <c:v>209</c:v>
                </c:pt>
              </c:numCache>
            </c:numRef>
          </c:xVal>
          <c:yVal>
            <c:numRef>
              <c:f>Height!$D$8:$D$12</c:f>
              <c:numCache>
                <c:formatCode>ge\r\a\l</c:formatCode>
                <c:ptCount val="5"/>
                <c:pt idx="0">
                  <c:v>6.8499999999999991E-2</c:v>
                </c:pt>
                <c:pt idx="1">
                  <c:v>0.3125</c:v>
                </c:pt>
                <c:pt idx="2">
                  <c:v>0.78599999999999992</c:v>
                </c:pt>
                <c:pt idx="3">
                  <c:v>1.4784999999999999</c:v>
                </c:pt>
                <c:pt idx="4">
                  <c:v>1.903</c:v>
                </c:pt>
              </c:numCache>
            </c:numRef>
          </c:yVal>
          <c:smooth val="0"/>
          <c:extLst>
            <c:ext xmlns:c16="http://schemas.microsoft.com/office/drawing/2014/chart" uri="{C3380CC4-5D6E-409C-BE32-E72D297353CC}">
              <c16:uniqueId val="{00000001-2628-4FF9-A2A5-551F0B21CC95}"/>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Simulated!$N$8:$N$471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0.11</c:v>
                </c:pt>
                <c:pt idx="76">
                  <c:v>0.13</c:v>
                </c:pt>
                <c:pt idx="77">
                  <c:v>0.14000000000000001</c:v>
                </c:pt>
                <c:pt idx="78">
                  <c:v>0.14000000000000001</c:v>
                </c:pt>
                <c:pt idx="79">
                  <c:v>0.15</c:v>
                </c:pt>
                <c:pt idx="80">
                  <c:v>0.15</c:v>
                </c:pt>
                <c:pt idx="81">
                  <c:v>0.15</c:v>
                </c:pt>
                <c:pt idx="82">
                  <c:v>0.15</c:v>
                </c:pt>
                <c:pt idx="83">
                  <c:v>0.15</c:v>
                </c:pt>
                <c:pt idx="84">
                  <c:v>0.16</c:v>
                </c:pt>
                <c:pt idx="85">
                  <c:v>0.16</c:v>
                </c:pt>
                <c:pt idx="86">
                  <c:v>0.17</c:v>
                </c:pt>
                <c:pt idx="87">
                  <c:v>0.18</c:v>
                </c:pt>
                <c:pt idx="88">
                  <c:v>0.19</c:v>
                </c:pt>
                <c:pt idx="89">
                  <c:v>0.19</c:v>
                </c:pt>
                <c:pt idx="90">
                  <c:v>0.2</c:v>
                </c:pt>
                <c:pt idx="91">
                  <c:v>0.2</c:v>
                </c:pt>
                <c:pt idx="92">
                  <c:v>0.21</c:v>
                </c:pt>
                <c:pt idx="93">
                  <c:v>0.21</c:v>
                </c:pt>
                <c:pt idx="94">
                  <c:v>0.21</c:v>
                </c:pt>
                <c:pt idx="95">
                  <c:v>0.22</c:v>
                </c:pt>
                <c:pt idx="96">
                  <c:v>0.22</c:v>
                </c:pt>
                <c:pt idx="97">
                  <c:v>0.22</c:v>
                </c:pt>
                <c:pt idx="98">
                  <c:v>0.22</c:v>
                </c:pt>
                <c:pt idx="99">
                  <c:v>0.22</c:v>
                </c:pt>
                <c:pt idx="100">
                  <c:v>0.22</c:v>
                </c:pt>
                <c:pt idx="101">
                  <c:v>0.22</c:v>
                </c:pt>
                <c:pt idx="102">
                  <c:v>0.23</c:v>
                </c:pt>
                <c:pt idx="103">
                  <c:v>0.23</c:v>
                </c:pt>
                <c:pt idx="104">
                  <c:v>0.23</c:v>
                </c:pt>
                <c:pt idx="105">
                  <c:v>0.23</c:v>
                </c:pt>
                <c:pt idx="106">
                  <c:v>0.23</c:v>
                </c:pt>
                <c:pt idx="107">
                  <c:v>0.23</c:v>
                </c:pt>
                <c:pt idx="108">
                  <c:v>0.23</c:v>
                </c:pt>
                <c:pt idx="109">
                  <c:v>0.23</c:v>
                </c:pt>
                <c:pt idx="110">
                  <c:v>0.24</c:v>
                </c:pt>
                <c:pt idx="111">
                  <c:v>0.24</c:v>
                </c:pt>
                <c:pt idx="112">
                  <c:v>0.25</c:v>
                </c:pt>
                <c:pt idx="113">
                  <c:v>0.25</c:v>
                </c:pt>
                <c:pt idx="114">
                  <c:v>0.26</c:v>
                </c:pt>
                <c:pt idx="115">
                  <c:v>0.26</c:v>
                </c:pt>
                <c:pt idx="116">
                  <c:v>0.27</c:v>
                </c:pt>
                <c:pt idx="117">
                  <c:v>0.27</c:v>
                </c:pt>
                <c:pt idx="118">
                  <c:v>0.27</c:v>
                </c:pt>
                <c:pt idx="119">
                  <c:v>0.28000000000000003</c:v>
                </c:pt>
                <c:pt idx="120">
                  <c:v>0.28999999999999998</c:v>
                </c:pt>
                <c:pt idx="121">
                  <c:v>0.28999999999999998</c:v>
                </c:pt>
                <c:pt idx="122">
                  <c:v>0.3</c:v>
                </c:pt>
                <c:pt idx="123">
                  <c:v>0.3</c:v>
                </c:pt>
                <c:pt idx="124">
                  <c:v>0.31</c:v>
                </c:pt>
                <c:pt idx="125">
                  <c:v>0.31</c:v>
                </c:pt>
                <c:pt idx="126">
                  <c:v>0.32</c:v>
                </c:pt>
                <c:pt idx="127">
                  <c:v>0.32</c:v>
                </c:pt>
                <c:pt idx="128">
                  <c:v>0.32</c:v>
                </c:pt>
                <c:pt idx="129">
                  <c:v>0.33</c:v>
                </c:pt>
                <c:pt idx="130">
                  <c:v>0.33</c:v>
                </c:pt>
                <c:pt idx="131">
                  <c:v>0.34</c:v>
                </c:pt>
                <c:pt idx="132">
                  <c:v>0.35</c:v>
                </c:pt>
                <c:pt idx="133">
                  <c:v>0.35</c:v>
                </c:pt>
                <c:pt idx="134">
                  <c:v>0.36</c:v>
                </c:pt>
                <c:pt idx="135">
                  <c:v>0.37</c:v>
                </c:pt>
                <c:pt idx="136">
                  <c:v>0.37</c:v>
                </c:pt>
                <c:pt idx="137">
                  <c:v>0.38</c:v>
                </c:pt>
                <c:pt idx="138">
                  <c:v>0.39</c:v>
                </c:pt>
                <c:pt idx="139">
                  <c:v>0.39</c:v>
                </c:pt>
                <c:pt idx="140">
                  <c:v>0.4</c:v>
                </c:pt>
                <c:pt idx="141">
                  <c:v>0.4</c:v>
                </c:pt>
                <c:pt idx="142">
                  <c:v>0.41</c:v>
                </c:pt>
                <c:pt idx="143">
                  <c:v>0.42</c:v>
                </c:pt>
                <c:pt idx="144">
                  <c:v>0.42</c:v>
                </c:pt>
                <c:pt idx="145">
                  <c:v>0.43</c:v>
                </c:pt>
                <c:pt idx="146">
                  <c:v>0.44</c:v>
                </c:pt>
                <c:pt idx="147">
                  <c:v>0.44</c:v>
                </c:pt>
                <c:pt idx="148">
                  <c:v>0.45</c:v>
                </c:pt>
                <c:pt idx="149">
                  <c:v>0.46</c:v>
                </c:pt>
                <c:pt idx="150">
                  <c:v>0.46</c:v>
                </c:pt>
                <c:pt idx="151">
                  <c:v>0.47</c:v>
                </c:pt>
                <c:pt idx="152">
                  <c:v>0.47</c:v>
                </c:pt>
                <c:pt idx="153">
                  <c:v>0.48</c:v>
                </c:pt>
                <c:pt idx="154">
                  <c:v>0.48</c:v>
                </c:pt>
                <c:pt idx="155">
                  <c:v>0.52</c:v>
                </c:pt>
                <c:pt idx="156">
                  <c:v>0.53</c:v>
                </c:pt>
                <c:pt idx="157">
                  <c:v>0.54</c:v>
                </c:pt>
                <c:pt idx="158">
                  <c:v>0.55000000000000004</c:v>
                </c:pt>
                <c:pt idx="159">
                  <c:v>0.56000000000000005</c:v>
                </c:pt>
                <c:pt idx="160">
                  <c:v>0.56000000000000005</c:v>
                </c:pt>
                <c:pt idx="161">
                  <c:v>0.56999999999999995</c:v>
                </c:pt>
                <c:pt idx="162">
                  <c:v>0.57999999999999996</c:v>
                </c:pt>
                <c:pt idx="163">
                  <c:v>0.61</c:v>
                </c:pt>
                <c:pt idx="164">
                  <c:v>0.65</c:v>
                </c:pt>
                <c:pt idx="165">
                  <c:v>0.69</c:v>
                </c:pt>
                <c:pt idx="166">
                  <c:v>0.69</c:v>
                </c:pt>
                <c:pt idx="167">
                  <c:v>0.69</c:v>
                </c:pt>
                <c:pt idx="168">
                  <c:v>0.7</c:v>
                </c:pt>
                <c:pt idx="169">
                  <c:v>0.72</c:v>
                </c:pt>
                <c:pt idx="170">
                  <c:v>0.74</c:v>
                </c:pt>
                <c:pt idx="171">
                  <c:v>0.77</c:v>
                </c:pt>
                <c:pt idx="172">
                  <c:v>0.77</c:v>
                </c:pt>
                <c:pt idx="173">
                  <c:v>0.79</c:v>
                </c:pt>
                <c:pt idx="174">
                  <c:v>0.8</c:v>
                </c:pt>
                <c:pt idx="175">
                  <c:v>0.81</c:v>
                </c:pt>
                <c:pt idx="176">
                  <c:v>0.82</c:v>
                </c:pt>
                <c:pt idx="177">
                  <c:v>0.84</c:v>
                </c:pt>
                <c:pt idx="178">
                  <c:v>0.84</c:v>
                </c:pt>
                <c:pt idx="179">
                  <c:v>0.85</c:v>
                </c:pt>
                <c:pt idx="180">
                  <c:v>0.89</c:v>
                </c:pt>
                <c:pt idx="181">
                  <c:v>0.94</c:v>
                </c:pt>
                <c:pt idx="182">
                  <c:v>0.98</c:v>
                </c:pt>
                <c:pt idx="183">
                  <c:v>1.01</c:v>
                </c:pt>
                <c:pt idx="184">
                  <c:v>1.06</c:v>
                </c:pt>
                <c:pt idx="185">
                  <c:v>1.1100000000000001</c:v>
                </c:pt>
                <c:pt idx="186">
                  <c:v>1.17</c:v>
                </c:pt>
                <c:pt idx="187">
                  <c:v>1.22</c:v>
                </c:pt>
                <c:pt idx="188">
                  <c:v>1.22</c:v>
                </c:pt>
                <c:pt idx="189">
                  <c:v>1.23</c:v>
                </c:pt>
                <c:pt idx="190">
                  <c:v>1.24</c:v>
                </c:pt>
                <c:pt idx="191">
                  <c:v>1.24</c:v>
                </c:pt>
                <c:pt idx="192">
                  <c:v>1.25</c:v>
                </c:pt>
                <c:pt idx="193">
                  <c:v>1.26</c:v>
                </c:pt>
                <c:pt idx="194">
                  <c:v>1.27</c:v>
                </c:pt>
                <c:pt idx="195">
                  <c:v>1.28</c:v>
                </c:pt>
                <c:pt idx="196">
                  <c:v>1.28</c:v>
                </c:pt>
                <c:pt idx="197">
                  <c:v>1.29</c:v>
                </c:pt>
                <c:pt idx="198">
                  <c:v>1.3</c:v>
                </c:pt>
                <c:pt idx="199">
                  <c:v>1.31</c:v>
                </c:pt>
                <c:pt idx="200">
                  <c:v>1.31</c:v>
                </c:pt>
                <c:pt idx="201">
                  <c:v>1.32</c:v>
                </c:pt>
                <c:pt idx="202">
                  <c:v>1.32</c:v>
                </c:pt>
                <c:pt idx="203">
                  <c:v>1.33</c:v>
                </c:pt>
                <c:pt idx="204">
                  <c:v>1.33</c:v>
                </c:pt>
                <c:pt idx="205">
                  <c:v>1.34</c:v>
                </c:pt>
                <c:pt idx="206">
                  <c:v>1.38</c:v>
                </c:pt>
                <c:pt idx="207">
                  <c:v>1.39</c:v>
                </c:pt>
                <c:pt idx="208">
                  <c:v>1.4</c:v>
                </c:pt>
                <c:pt idx="209">
                  <c:v>1.41</c:v>
                </c:pt>
                <c:pt idx="210">
                  <c:v>1.42</c:v>
                </c:pt>
                <c:pt idx="211">
                  <c:v>1.45</c:v>
                </c:pt>
                <c:pt idx="212">
                  <c:v>1.45</c:v>
                </c:pt>
                <c:pt idx="213">
                  <c:v>1.46</c:v>
                </c:pt>
                <c:pt idx="214">
                  <c:v>1.47</c:v>
                </c:pt>
                <c:pt idx="215">
                  <c:v>1.48</c:v>
                </c:pt>
                <c:pt idx="216">
                  <c:v>1.48</c:v>
                </c:pt>
                <c:pt idx="217">
                  <c:v>1.49</c:v>
                </c:pt>
                <c:pt idx="218">
                  <c:v>1.49</c:v>
                </c:pt>
                <c:pt idx="219">
                  <c:v>1.5</c:v>
                </c:pt>
                <c:pt idx="220">
                  <c:v>1.53</c:v>
                </c:pt>
                <c:pt idx="221">
                  <c:v>1.53</c:v>
                </c:pt>
                <c:pt idx="222">
                  <c:v>1.56</c:v>
                </c:pt>
                <c:pt idx="223">
                  <c:v>1.58</c:v>
                </c:pt>
                <c:pt idx="224">
                  <c:v>1.59</c:v>
                </c:pt>
                <c:pt idx="225">
                  <c:v>1.59</c:v>
                </c:pt>
                <c:pt idx="226">
                  <c:v>1.6</c:v>
                </c:pt>
                <c:pt idx="227">
                  <c:v>1.6</c:v>
                </c:pt>
                <c:pt idx="228">
                  <c:v>1.61</c:v>
                </c:pt>
                <c:pt idx="229">
                  <c:v>1.62</c:v>
                </c:pt>
                <c:pt idx="230">
                  <c:v>1.63</c:v>
                </c:pt>
                <c:pt idx="231">
                  <c:v>1.64</c:v>
                </c:pt>
                <c:pt idx="232">
                  <c:v>1.65</c:v>
                </c:pt>
                <c:pt idx="233">
                  <c:v>1.66</c:v>
                </c:pt>
                <c:pt idx="234">
                  <c:v>1.67</c:v>
                </c:pt>
                <c:pt idx="235">
                  <c:v>1.67</c:v>
                </c:pt>
                <c:pt idx="236">
                  <c:v>1.67</c:v>
                </c:pt>
                <c:pt idx="237">
                  <c:v>1.67</c:v>
                </c:pt>
                <c:pt idx="238">
                  <c:v>1.68</c:v>
                </c:pt>
                <c:pt idx="239">
                  <c:v>1.69</c:v>
                </c:pt>
                <c:pt idx="240">
                  <c:v>1.69</c:v>
                </c:pt>
                <c:pt idx="241">
                  <c:v>1.7</c:v>
                </c:pt>
                <c:pt idx="242">
                  <c:v>1.7</c:v>
                </c:pt>
                <c:pt idx="243">
                  <c:v>1.71</c:v>
                </c:pt>
                <c:pt idx="244">
                  <c:v>1.72</c:v>
                </c:pt>
                <c:pt idx="245">
                  <c:v>1.72</c:v>
                </c:pt>
                <c:pt idx="246">
                  <c:v>1.72</c:v>
                </c:pt>
                <c:pt idx="247">
                  <c:v>1.73</c:v>
                </c:pt>
                <c:pt idx="248">
                  <c:v>1.73</c:v>
                </c:pt>
                <c:pt idx="249">
                  <c:v>1.74</c:v>
                </c:pt>
                <c:pt idx="250">
                  <c:v>1.74</c:v>
                </c:pt>
                <c:pt idx="251">
                  <c:v>1.75</c:v>
                </c:pt>
                <c:pt idx="252">
                  <c:v>1.75</c:v>
                </c:pt>
                <c:pt idx="253">
                  <c:v>1.75</c:v>
                </c:pt>
                <c:pt idx="254">
                  <c:v>1.76</c:v>
                </c:pt>
                <c:pt idx="255">
                  <c:v>1.77</c:v>
                </c:pt>
                <c:pt idx="256">
                  <c:v>1.77</c:v>
                </c:pt>
                <c:pt idx="257">
                  <c:v>1.78</c:v>
                </c:pt>
                <c:pt idx="258">
                  <c:v>1.79</c:v>
                </c:pt>
                <c:pt idx="259">
                  <c:v>1.79</c:v>
                </c:pt>
                <c:pt idx="260">
                  <c:v>1.8</c:v>
                </c:pt>
                <c:pt idx="261">
                  <c:v>1.8</c:v>
                </c:pt>
                <c:pt idx="262">
                  <c:v>1.81</c:v>
                </c:pt>
                <c:pt idx="263">
                  <c:v>1.81</c:v>
                </c:pt>
                <c:pt idx="264">
                  <c:v>1.82</c:v>
                </c:pt>
                <c:pt idx="265">
                  <c:v>1.82</c:v>
                </c:pt>
                <c:pt idx="266">
                  <c:v>1.82</c:v>
                </c:pt>
                <c:pt idx="267">
                  <c:v>1.82</c:v>
                </c:pt>
                <c:pt idx="268">
                  <c:v>1.83</c:v>
                </c:pt>
                <c:pt idx="269">
                  <c:v>1.83</c:v>
                </c:pt>
                <c:pt idx="270">
                  <c:v>1.84</c:v>
                </c:pt>
                <c:pt idx="271">
                  <c:v>1.84</c:v>
                </c:pt>
                <c:pt idx="272">
                  <c:v>1.85</c:v>
                </c:pt>
                <c:pt idx="273">
                  <c:v>1.86</c:v>
                </c:pt>
                <c:pt idx="274">
                  <c:v>1.86</c:v>
                </c:pt>
                <c:pt idx="275">
                  <c:v>1.87</c:v>
                </c:pt>
                <c:pt idx="276">
                  <c:v>1.87</c:v>
                </c:pt>
                <c:pt idx="277">
                  <c:v>1.88</c:v>
                </c:pt>
                <c:pt idx="278">
                  <c:v>1.89</c:v>
                </c:pt>
                <c:pt idx="279">
                  <c:v>1.9</c:v>
                </c:pt>
                <c:pt idx="280">
                  <c:v>1.9</c:v>
                </c:pt>
                <c:pt idx="281">
                  <c:v>1.9</c:v>
                </c:pt>
                <c:pt idx="282">
                  <c:v>1.91</c:v>
                </c:pt>
                <c:pt idx="283">
                  <c:v>1.91</c:v>
                </c:pt>
                <c:pt idx="284">
                  <c:v>1.92</c:v>
                </c:pt>
                <c:pt idx="285">
                  <c:v>1.92</c:v>
                </c:pt>
                <c:pt idx="286">
                  <c:v>1.93</c:v>
                </c:pt>
                <c:pt idx="287">
                  <c:v>1.93</c:v>
                </c:pt>
                <c:pt idx="288">
                  <c:v>1.93</c:v>
                </c:pt>
                <c:pt idx="289">
                  <c:v>1.94</c:v>
                </c:pt>
                <c:pt idx="290">
                  <c:v>1.94</c:v>
                </c:pt>
                <c:pt idx="291">
                  <c:v>1.94</c:v>
                </c:pt>
                <c:pt idx="292">
                  <c:v>1.95</c:v>
                </c:pt>
                <c:pt idx="293">
                  <c:v>1.95</c:v>
                </c:pt>
                <c:pt idx="294">
                  <c:v>1.96</c:v>
                </c:pt>
                <c:pt idx="295">
                  <c:v>1.96</c:v>
                </c:pt>
                <c:pt idx="296">
                  <c:v>1.96</c:v>
                </c:pt>
                <c:pt idx="297">
                  <c:v>1.96</c:v>
                </c:pt>
                <c:pt idx="298">
                  <c:v>1.97</c:v>
                </c:pt>
                <c:pt idx="299">
                  <c:v>1.97</c:v>
                </c:pt>
                <c:pt idx="300">
                  <c:v>1.97</c:v>
                </c:pt>
                <c:pt idx="301">
                  <c:v>1.97</c:v>
                </c:pt>
                <c:pt idx="302">
                  <c:v>1.98</c:v>
                </c:pt>
                <c:pt idx="303">
                  <c:v>1.98</c:v>
                </c:pt>
                <c:pt idx="304">
                  <c:v>1.98</c:v>
                </c:pt>
                <c:pt idx="305">
                  <c:v>1.99</c:v>
                </c:pt>
                <c:pt idx="306">
                  <c:v>1.99</c:v>
                </c:pt>
                <c:pt idx="307">
                  <c:v>1.99</c:v>
                </c:pt>
                <c:pt idx="308">
                  <c:v>1.99</c:v>
                </c:pt>
                <c:pt idx="309">
                  <c:v>2</c:v>
                </c:pt>
                <c:pt idx="310">
                  <c:v>2</c:v>
                </c:pt>
                <c:pt idx="311">
                  <c:v>2.0099999999999998</c:v>
                </c:pt>
                <c:pt idx="312">
                  <c:v>2.0099999999999998</c:v>
                </c:pt>
                <c:pt idx="313">
                  <c:v>2.02</c:v>
                </c:pt>
                <c:pt idx="314">
                  <c:v>2.02</c:v>
                </c:pt>
                <c:pt idx="315">
                  <c:v>2.0299999999999998</c:v>
                </c:pt>
                <c:pt idx="316">
                  <c:v>2.0299999999999998</c:v>
                </c:pt>
                <c:pt idx="317">
                  <c:v>2.0299999999999998</c:v>
                </c:pt>
                <c:pt idx="318">
                  <c:v>2.0299999999999998</c:v>
                </c:pt>
                <c:pt idx="319">
                  <c:v>2.04</c:v>
                </c:pt>
                <c:pt idx="320">
                  <c:v>2.04</c:v>
                </c:pt>
                <c:pt idx="321">
                  <c:v>2.04</c:v>
                </c:pt>
                <c:pt idx="322">
                  <c:v>2.04</c:v>
                </c:pt>
                <c:pt idx="323">
                  <c:v>2.0499999999999998</c:v>
                </c:pt>
                <c:pt idx="324">
                  <c:v>2.0499999999999998</c:v>
                </c:pt>
                <c:pt idx="325">
                  <c:v>2.06</c:v>
                </c:pt>
                <c:pt idx="326">
                  <c:v>2.06</c:v>
                </c:pt>
              </c:numCache>
            </c:numRef>
          </c:yVal>
          <c:smooth val="0"/>
          <c:extLst>
            <c:ext xmlns:c16="http://schemas.microsoft.com/office/drawing/2014/chart" uri="{C3380CC4-5D6E-409C-BE32-E72D297353CC}">
              <c16:uniqueId val="{00000002-2628-4FF9-A2A5-551F0B21CC95}"/>
            </c:ext>
          </c:extLst>
        </c:ser>
        <c:dLbls>
          <c:showLegendKey val="0"/>
          <c:showVal val="0"/>
          <c:showCatName val="0"/>
          <c:showSerName val="0"/>
          <c:showPercent val="0"/>
          <c:showBubbleSize val="0"/>
        </c:dLbls>
        <c:axId val="167486592"/>
        <c:axId val="167487168"/>
      </c:scatterChart>
      <c:valAx>
        <c:axId val="167486592"/>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87168"/>
        <c:crosses val="autoZero"/>
        <c:crossBetween val="midCat"/>
      </c:valAx>
      <c:valAx>
        <c:axId val="167487168"/>
        <c:scaling>
          <c:orientation val="minMax"/>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Plant Height (m)</a:t>
                </a:r>
              </a:p>
            </c:rich>
          </c:tx>
          <c:overlay val="0"/>
          <c:spPr>
            <a:noFill/>
            <a:ln>
              <a:noFill/>
            </a:ln>
            <a:effectLst/>
          </c:spPr>
        </c:title>
        <c:numFmt formatCode="#,##0.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86592"/>
        <c:crosses val="autoZero"/>
        <c:crossBetween val="midCat"/>
      </c:valAx>
      <c:spPr>
        <a:noFill/>
        <a:ln w="3175">
          <a:solidFill>
            <a:schemeClr val="tx1"/>
          </a:solidFill>
        </a:ln>
        <a:effectLst/>
      </c:spPr>
    </c:plotArea>
    <c:legend>
      <c:legendPos val="r"/>
      <c:layout>
        <c:manualLayout>
          <c:xMode val="edge"/>
          <c:yMode val="edge"/>
          <c:x val="0.4755640573259815"/>
          <c:y val="0.7123367930617136"/>
          <c:w val="0.44007712562254936"/>
          <c:h val="0.13141754716034224"/>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2580527182398"/>
          <c:y val="5.0925925925925923E-2"/>
          <c:w val="0.774865641260855"/>
          <c:h val="0.81568678915135628"/>
        </c:manualLayout>
      </c:layout>
      <c:scatterChart>
        <c:scatterStyle val="lineMarker"/>
        <c:varyColors val="0"/>
        <c:ser>
          <c:idx val="0"/>
          <c:order val="0"/>
          <c:tx>
            <c:v>With Trash</c:v>
          </c:tx>
          <c:spPr>
            <a:ln w="25400" cap="rnd">
              <a:noFill/>
              <a:round/>
            </a:ln>
            <a:effectLst/>
          </c:spPr>
          <c:marker>
            <c:symbol val="circle"/>
            <c:size val="7"/>
            <c:spPr>
              <a:noFill/>
              <a:ln w="3175">
                <a:solidFill>
                  <a:srgbClr val="C00000"/>
                </a:solidFill>
              </a:ln>
              <a:effectLst/>
            </c:spPr>
          </c:marker>
          <c:errBars>
            <c:errDir val="y"/>
            <c:errBarType val="both"/>
            <c:errValType val="cust"/>
            <c:noEndCap val="0"/>
            <c:plus>
              <c:numRef>
                <c:f>DryStalk!$G$9:$G$15</c:f>
                <c:numCache>
                  <c:formatCode>ge\r\a\l</c:formatCode>
                  <c:ptCount val="7"/>
                  <c:pt idx="0">
                    <c:v>0</c:v>
                  </c:pt>
                  <c:pt idx="1">
                    <c:v>0.50915534797087858</c:v>
                  </c:pt>
                  <c:pt idx="2">
                    <c:v>1.3396822119629777</c:v>
                  </c:pt>
                  <c:pt idx="3">
                    <c:v>3.3005876359921307</c:v>
                  </c:pt>
                  <c:pt idx="4">
                    <c:v>7.5165100000000002</c:v>
                  </c:pt>
                  <c:pt idx="5">
                    <c:v>9.5783366277078485</c:v>
                  </c:pt>
                  <c:pt idx="6">
                    <c:v>8.375545819170652</c:v>
                  </c:pt>
                </c:numCache>
              </c:numRef>
            </c:plus>
            <c:minus>
              <c:numRef>
                <c:f>DryStalk!$G$9:$G$15</c:f>
                <c:numCache>
                  <c:formatCode>ge\r\a\l</c:formatCode>
                  <c:ptCount val="7"/>
                  <c:pt idx="0">
                    <c:v>0</c:v>
                  </c:pt>
                  <c:pt idx="1">
                    <c:v>0.50915534797087858</c:v>
                  </c:pt>
                  <c:pt idx="2">
                    <c:v>1.3396822119629777</c:v>
                  </c:pt>
                  <c:pt idx="3">
                    <c:v>3.3005876359921307</c:v>
                  </c:pt>
                  <c:pt idx="4">
                    <c:v>7.5165100000000002</c:v>
                  </c:pt>
                  <c:pt idx="5">
                    <c:v>9.5783366277078485</c:v>
                  </c:pt>
                  <c:pt idx="6">
                    <c:v>8.375545819170652</c:v>
                  </c:pt>
                </c:numCache>
              </c:numRef>
            </c:minus>
            <c:spPr>
              <a:noFill/>
              <a:ln w="3175" cap="flat" cmpd="sng" algn="ctr">
                <a:solidFill>
                  <a:srgbClr val="C00000"/>
                </a:solidFill>
                <a:round/>
              </a:ln>
              <a:effectLst/>
            </c:spPr>
          </c:errBars>
          <c:xVal>
            <c:numRef>
              <c:f>DryStalk!$B$9:$B$15</c:f>
              <c:numCache>
                <c:formatCode>ge\r\a\l</c:formatCode>
                <c:ptCount val="7"/>
                <c:pt idx="0">
                  <c:v>106</c:v>
                </c:pt>
                <c:pt idx="1">
                  <c:v>149</c:v>
                </c:pt>
                <c:pt idx="2">
                  <c:v>182</c:v>
                </c:pt>
                <c:pt idx="3">
                  <c:v>209</c:v>
                </c:pt>
                <c:pt idx="4">
                  <c:v>244</c:v>
                </c:pt>
                <c:pt idx="5">
                  <c:v>275</c:v>
                </c:pt>
                <c:pt idx="6">
                  <c:v>303</c:v>
                </c:pt>
              </c:numCache>
            </c:numRef>
          </c:xVal>
          <c:yVal>
            <c:numRef>
              <c:f>DryStalk!$D$9:$D$15</c:f>
              <c:numCache>
                <c:formatCode>ge\r\a\l</c:formatCode>
                <c:ptCount val="7"/>
                <c:pt idx="0">
                  <c:v>0</c:v>
                </c:pt>
                <c:pt idx="1">
                  <c:v>1.059107142857143</c:v>
                </c:pt>
                <c:pt idx="2">
                  <c:v>5.4697594157519891</c:v>
                </c:pt>
                <c:pt idx="3">
                  <c:v>6.0212105264999414</c:v>
                </c:pt>
                <c:pt idx="4">
                  <c:v>23.639340659340661</c:v>
                </c:pt>
                <c:pt idx="5">
                  <c:v>30.916800000000002</c:v>
                </c:pt>
                <c:pt idx="6">
                  <c:v>27.804960000000001</c:v>
                </c:pt>
              </c:numCache>
            </c:numRef>
          </c:yVal>
          <c:smooth val="0"/>
          <c:extLst>
            <c:ext xmlns:c16="http://schemas.microsoft.com/office/drawing/2014/chart" uri="{C3380CC4-5D6E-409C-BE32-E72D297353CC}">
              <c16:uniqueId val="{00000000-6238-4474-B2DB-BB907C27B473}"/>
            </c:ext>
          </c:extLst>
        </c:ser>
        <c:ser>
          <c:idx val="1"/>
          <c:order val="1"/>
          <c:tx>
            <c:v>Without Trash</c:v>
          </c:tx>
          <c:spPr>
            <a:ln w="19050" cap="rnd">
              <a:noFill/>
              <a:round/>
            </a:ln>
            <a:effectLst/>
          </c:spPr>
          <c:marker>
            <c:symbol val="circle"/>
            <c:size val="7"/>
            <c:spPr>
              <a:noFill/>
              <a:ln w="3175">
                <a:solidFill>
                  <a:srgbClr val="0070C0"/>
                </a:solidFill>
              </a:ln>
              <a:effectLst/>
            </c:spPr>
          </c:marker>
          <c:errBars>
            <c:errDir val="y"/>
            <c:errBarType val="both"/>
            <c:errValType val="cust"/>
            <c:noEndCap val="0"/>
            <c:plus>
              <c:numRef>
                <c:f>DryStalk!$G$2:$G$8</c:f>
                <c:numCache>
                  <c:formatCode>ge\r\a\l</c:formatCode>
                  <c:ptCount val="7"/>
                  <c:pt idx="0">
                    <c:v>0</c:v>
                  </c:pt>
                  <c:pt idx="1">
                    <c:v>0.23207018642766555</c:v>
                  </c:pt>
                  <c:pt idx="2">
                    <c:v>2.2461606424965397</c:v>
                  </c:pt>
                  <c:pt idx="3">
                    <c:v>8.755037901891928</c:v>
                  </c:pt>
                  <c:pt idx="4">
                    <c:v>7.5165100000000002</c:v>
                  </c:pt>
                  <c:pt idx="5">
                    <c:v>6.1526724740047376</c:v>
                  </c:pt>
                  <c:pt idx="6">
                    <c:v>7.4963289119537988</c:v>
                  </c:pt>
                </c:numCache>
              </c:numRef>
            </c:plus>
            <c:minus>
              <c:numRef>
                <c:f>DryStalk!$G$2:$G$8</c:f>
                <c:numCache>
                  <c:formatCode>ge\r\a\l</c:formatCode>
                  <c:ptCount val="7"/>
                  <c:pt idx="0">
                    <c:v>0</c:v>
                  </c:pt>
                  <c:pt idx="1">
                    <c:v>0.23207018642766555</c:v>
                  </c:pt>
                  <c:pt idx="2">
                    <c:v>2.2461606424965397</c:v>
                  </c:pt>
                  <c:pt idx="3">
                    <c:v>8.755037901891928</c:v>
                  </c:pt>
                  <c:pt idx="4">
                    <c:v>7.5165100000000002</c:v>
                  </c:pt>
                  <c:pt idx="5">
                    <c:v>6.1526724740047376</c:v>
                  </c:pt>
                  <c:pt idx="6">
                    <c:v>7.4963289119537988</c:v>
                  </c:pt>
                </c:numCache>
              </c:numRef>
            </c:minus>
            <c:spPr>
              <a:noFill/>
              <a:ln w="3175" cap="flat" cmpd="sng" algn="ctr">
                <a:solidFill>
                  <a:srgbClr val="0070C0"/>
                </a:solidFill>
                <a:round/>
              </a:ln>
              <a:effectLst/>
            </c:spPr>
          </c:errBars>
          <c:xVal>
            <c:numRef>
              <c:f>DryStalk!$B$2:$B$8</c:f>
              <c:numCache>
                <c:formatCode>ge\r\a\l</c:formatCode>
                <c:ptCount val="7"/>
                <c:pt idx="0">
                  <c:v>106</c:v>
                </c:pt>
                <c:pt idx="1">
                  <c:v>149</c:v>
                </c:pt>
                <c:pt idx="2">
                  <c:v>182</c:v>
                </c:pt>
                <c:pt idx="3">
                  <c:v>209</c:v>
                </c:pt>
                <c:pt idx="4">
                  <c:v>244</c:v>
                </c:pt>
                <c:pt idx="5">
                  <c:v>275</c:v>
                </c:pt>
                <c:pt idx="6">
                  <c:v>303</c:v>
                </c:pt>
              </c:numCache>
            </c:numRef>
          </c:xVal>
          <c:yVal>
            <c:numRef>
              <c:f>DryStalk!$D$2:$D$8</c:f>
              <c:numCache>
                <c:formatCode>ge\r\a\l</c:formatCode>
                <c:ptCount val="7"/>
                <c:pt idx="0">
                  <c:v>0</c:v>
                </c:pt>
                <c:pt idx="1">
                  <c:v>0.43857142857142861</c:v>
                </c:pt>
                <c:pt idx="2">
                  <c:v>7.200087093503762</c:v>
                </c:pt>
                <c:pt idx="3">
                  <c:v>14.384162135741473</c:v>
                </c:pt>
                <c:pt idx="4">
                  <c:v>28.575466666666678</c:v>
                </c:pt>
                <c:pt idx="5">
                  <c:v>21.499200000000002</c:v>
                </c:pt>
                <c:pt idx="6">
                  <c:v>29.332799999999999</c:v>
                </c:pt>
              </c:numCache>
            </c:numRef>
          </c:yVal>
          <c:smooth val="0"/>
          <c:extLst>
            <c:ext xmlns:c16="http://schemas.microsoft.com/office/drawing/2014/chart" uri="{C3380CC4-5D6E-409C-BE32-E72D297353CC}">
              <c16:uniqueId val="{00000001-6238-4474-B2DB-BB907C27B473}"/>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Simulated!$G$8:$G$471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0.1</c:v>
                </c:pt>
                <c:pt idx="59">
                  <c:v>0.1</c:v>
                </c:pt>
                <c:pt idx="60">
                  <c:v>0.1</c:v>
                </c:pt>
                <c:pt idx="61">
                  <c:v>0.1</c:v>
                </c:pt>
                <c:pt idx="62">
                  <c:v>0.1</c:v>
                </c:pt>
                <c:pt idx="63">
                  <c:v>0.2</c:v>
                </c:pt>
                <c:pt idx="64">
                  <c:v>0.2</c:v>
                </c:pt>
                <c:pt idx="65">
                  <c:v>0.2</c:v>
                </c:pt>
                <c:pt idx="66">
                  <c:v>0.2</c:v>
                </c:pt>
                <c:pt idx="67">
                  <c:v>0.2</c:v>
                </c:pt>
                <c:pt idx="68">
                  <c:v>0.2</c:v>
                </c:pt>
                <c:pt idx="69">
                  <c:v>0.3</c:v>
                </c:pt>
                <c:pt idx="70">
                  <c:v>0.3</c:v>
                </c:pt>
                <c:pt idx="71">
                  <c:v>0.3</c:v>
                </c:pt>
                <c:pt idx="72">
                  <c:v>0.4</c:v>
                </c:pt>
                <c:pt idx="73">
                  <c:v>0.4</c:v>
                </c:pt>
                <c:pt idx="74">
                  <c:v>0.4</c:v>
                </c:pt>
                <c:pt idx="75">
                  <c:v>0.5</c:v>
                </c:pt>
                <c:pt idx="76">
                  <c:v>0.6</c:v>
                </c:pt>
                <c:pt idx="77">
                  <c:v>0.6</c:v>
                </c:pt>
                <c:pt idx="78">
                  <c:v>0.7</c:v>
                </c:pt>
                <c:pt idx="79">
                  <c:v>0.7</c:v>
                </c:pt>
                <c:pt idx="80">
                  <c:v>0.7</c:v>
                </c:pt>
                <c:pt idx="81">
                  <c:v>0.8</c:v>
                </c:pt>
                <c:pt idx="82">
                  <c:v>0.8</c:v>
                </c:pt>
                <c:pt idx="83">
                  <c:v>0.8</c:v>
                </c:pt>
                <c:pt idx="84">
                  <c:v>0.8</c:v>
                </c:pt>
                <c:pt idx="85">
                  <c:v>0.9</c:v>
                </c:pt>
                <c:pt idx="86">
                  <c:v>0.9</c:v>
                </c:pt>
                <c:pt idx="87">
                  <c:v>1</c:v>
                </c:pt>
                <c:pt idx="88">
                  <c:v>1</c:v>
                </c:pt>
                <c:pt idx="89">
                  <c:v>1</c:v>
                </c:pt>
                <c:pt idx="90">
                  <c:v>1.1000000000000001</c:v>
                </c:pt>
                <c:pt idx="91">
                  <c:v>1.1000000000000001</c:v>
                </c:pt>
                <c:pt idx="92">
                  <c:v>1.1000000000000001</c:v>
                </c:pt>
                <c:pt idx="93">
                  <c:v>1.1000000000000001</c:v>
                </c:pt>
                <c:pt idx="94">
                  <c:v>1.2</c:v>
                </c:pt>
                <c:pt idx="95">
                  <c:v>1.2</c:v>
                </c:pt>
                <c:pt idx="96">
                  <c:v>1.2</c:v>
                </c:pt>
                <c:pt idx="97">
                  <c:v>1.2</c:v>
                </c:pt>
                <c:pt idx="98">
                  <c:v>1.2</c:v>
                </c:pt>
                <c:pt idx="99">
                  <c:v>1.3</c:v>
                </c:pt>
                <c:pt idx="100">
                  <c:v>1.3</c:v>
                </c:pt>
                <c:pt idx="101">
                  <c:v>1.3</c:v>
                </c:pt>
                <c:pt idx="102">
                  <c:v>1.4</c:v>
                </c:pt>
                <c:pt idx="103">
                  <c:v>1.4</c:v>
                </c:pt>
                <c:pt idx="104">
                  <c:v>1.4</c:v>
                </c:pt>
                <c:pt idx="105">
                  <c:v>1.4</c:v>
                </c:pt>
                <c:pt idx="106">
                  <c:v>1.4</c:v>
                </c:pt>
                <c:pt idx="107">
                  <c:v>1.4</c:v>
                </c:pt>
                <c:pt idx="108">
                  <c:v>1.4</c:v>
                </c:pt>
                <c:pt idx="109">
                  <c:v>1.4</c:v>
                </c:pt>
                <c:pt idx="110">
                  <c:v>1.6</c:v>
                </c:pt>
                <c:pt idx="111">
                  <c:v>1.6</c:v>
                </c:pt>
                <c:pt idx="112">
                  <c:v>1.7</c:v>
                </c:pt>
                <c:pt idx="113">
                  <c:v>1.9</c:v>
                </c:pt>
                <c:pt idx="114">
                  <c:v>2</c:v>
                </c:pt>
                <c:pt idx="115">
                  <c:v>2.1</c:v>
                </c:pt>
                <c:pt idx="116">
                  <c:v>2.2999999999999998</c:v>
                </c:pt>
                <c:pt idx="117">
                  <c:v>2.5</c:v>
                </c:pt>
                <c:pt idx="118">
                  <c:v>2.5</c:v>
                </c:pt>
                <c:pt idx="119">
                  <c:v>2.6</c:v>
                </c:pt>
                <c:pt idx="120">
                  <c:v>2.7</c:v>
                </c:pt>
                <c:pt idx="121">
                  <c:v>2.9</c:v>
                </c:pt>
                <c:pt idx="122">
                  <c:v>3</c:v>
                </c:pt>
                <c:pt idx="123">
                  <c:v>3.2</c:v>
                </c:pt>
                <c:pt idx="124">
                  <c:v>3.3</c:v>
                </c:pt>
                <c:pt idx="125">
                  <c:v>3.3</c:v>
                </c:pt>
                <c:pt idx="126">
                  <c:v>3.5</c:v>
                </c:pt>
                <c:pt idx="127">
                  <c:v>3.5</c:v>
                </c:pt>
                <c:pt idx="128">
                  <c:v>3.6</c:v>
                </c:pt>
                <c:pt idx="129">
                  <c:v>3.7</c:v>
                </c:pt>
                <c:pt idx="130">
                  <c:v>3.8</c:v>
                </c:pt>
                <c:pt idx="131">
                  <c:v>3.9</c:v>
                </c:pt>
                <c:pt idx="132">
                  <c:v>4</c:v>
                </c:pt>
                <c:pt idx="133">
                  <c:v>4.0999999999999996</c:v>
                </c:pt>
                <c:pt idx="134">
                  <c:v>4.2</c:v>
                </c:pt>
                <c:pt idx="135">
                  <c:v>4.3</c:v>
                </c:pt>
                <c:pt idx="136">
                  <c:v>4.4000000000000004</c:v>
                </c:pt>
                <c:pt idx="137">
                  <c:v>4.5</c:v>
                </c:pt>
                <c:pt idx="138">
                  <c:v>4.5999999999999996</c:v>
                </c:pt>
                <c:pt idx="139">
                  <c:v>4.8</c:v>
                </c:pt>
                <c:pt idx="140">
                  <c:v>4.9000000000000004</c:v>
                </c:pt>
                <c:pt idx="141">
                  <c:v>5.0999999999999996</c:v>
                </c:pt>
                <c:pt idx="142">
                  <c:v>5.2</c:v>
                </c:pt>
                <c:pt idx="143">
                  <c:v>5.4</c:v>
                </c:pt>
                <c:pt idx="144">
                  <c:v>5.5</c:v>
                </c:pt>
                <c:pt idx="145">
                  <c:v>5.7</c:v>
                </c:pt>
                <c:pt idx="146">
                  <c:v>5.8</c:v>
                </c:pt>
                <c:pt idx="147">
                  <c:v>5.9</c:v>
                </c:pt>
                <c:pt idx="148">
                  <c:v>6</c:v>
                </c:pt>
                <c:pt idx="149">
                  <c:v>6.1</c:v>
                </c:pt>
                <c:pt idx="150">
                  <c:v>6.2</c:v>
                </c:pt>
                <c:pt idx="151">
                  <c:v>6.3</c:v>
                </c:pt>
                <c:pt idx="152">
                  <c:v>6.5</c:v>
                </c:pt>
                <c:pt idx="153">
                  <c:v>6.5</c:v>
                </c:pt>
                <c:pt idx="154">
                  <c:v>6.7</c:v>
                </c:pt>
                <c:pt idx="155">
                  <c:v>6.9</c:v>
                </c:pt>
                <c:pt idx="156">
                  <c:v>7</c:v>
                </c:pt>
                <c:pt idx="157">
                  <c:v>7.2</c:v>
                </c:pt>
                <c:pt idx="158">
                  <c:v>7.3</c:v>
                </c:pt>
                <c:pt idx="159">
                  <c:v>7.5</c:v>
                </c:pt>
                <c:pt idx="160">
                  <c:v>7.5</c:v>
                </c:pt>
                <c:pt idx="161">
                  <c:v>7.6</c:v>
                </c:pt>
                <c:pt idx="162">
                  <c:v>7.8</c:v>
                </c:pt>
                <c:pt idx="163">
                  <c:v>8</c:v>
                </c:pt>
                <c:pt idx="164">
                  <c:v>8.1999999999999993</c:v>
                </c:pt>
                <c:pt idx="165">
                  <c:v>8.4</c:v>
                </c:pt>
                <c:pt idx="166">
                  <c:v>8.5</c:v>
                </c:pt>
                <c:pt idx="167">
                  <c:v>8.6999999999999993</c:v>
                </c:pt>
                <c:pt idx="168">
                  <c:v>8.9</c:v>
                </c:pt>
                <c:pt idx="169">
                  <c:v>9</c:v>
                </c:pt>
                <c:pt idx="170">
                  <c:v>9.1999999999999993</c:v>
                </c:pt>
                <c:pt idx="171">
                  <c:v>9.4</c:v>
                </c:pt>
                <c:pt idx="172">
                  <c:v>9.5</c:v>
                </c:pt>
                <c:pt idx="173">
                  <c:v>9.6999999999999993</c:v>
                </c:pt>
                <c:pt idx="174">
                  <c:v>9.8000000000000007</c:v>
                </c:pt>
                <c:pt idx="175">
                  <c:v>10</c:v>
                </c:pt>
                <c:pt idx="176">
                  <c:v>10.199999999999999</c:v>
                </c:pt>
                <c:pt idx="177">
                  <c:v>10.3</c:v>
                </c:pt>
                <c:pt idx="178">
                  <c:v>10.5</c:v>
                </c:pt>
                <c:pt idx="179">
                  <c:v>10.7</c:v>
                </c:pt>
                <c:pt idx="180">
                  <c:v>10.9</c:v>
                </c:pt>
                <c:pt idx="181">
                  <c:v>11.1</c:v>
                </c:pt>
                <c:pt idx="182">
                  <c:v>11.3</c:v>
                </c:pt>
                <c:pt idx="183">
                  <c:v>11.4</c:v>
                </c:pt>
                <c:pt idx="184">
                  <c:v>11.6</c:v>
                </c:pt>
                <c:pt idx="185">
                  <c:v>11.8</c:v>
                </c:pt>
                <c:pt idx="186">
                  <c:v>12</c:v>
                </c:pt>
                <c:pt idx="187">
                  <c:v>12.2</c:v>
                </c:pt>
                <c:pt idx="188">
                  <c:v>12.4</c:v>
                </c:pt>
                <c:pt idx="189">
                  <c:v>12.5</c:v>
                </c:pt>
                <c:pt idx="190">
                  <c:v>12.6</c:v>
                </c:pt>
                <c:pt idx="191">
                  <c:v>12.8</c:v>
                </c:pt>
                <c:pt idx="192">
                  <c:v>12.9</c:v>
                </c:pt>
                <c:pt idx="193">
                  <c:v>13.1</c:v>
                </c:pt>
                <c:pt idx="194">
                  <c:v>13.3</c:v>
                </c:pt>
                <c:pt idx="195">
                  <c:v>13.4</c:v>
                </c:pt>
                <c:pt idx="196">
                  <c:v>13.5</c:v>
                </c:pt>
                <c:pt idx="197">
                  <c:v>13.6</c:v>
                </c:pt>
                <c:pt idx="198">
                  <c:v>13.8</c:v>
                </c:pt>
                <c:pt idx="199">
                  <c:v>13.9</c:v>
                </c:pt>
                <c:pt idx="200">
                  <c:v>14.1</c:v>
                </c:pt>
                <c:pt idx="201">
                  <c:v>14.3</c:v>
                </c:pt>
                <c:pt idx="202">
                  <c:v>14.4</c:v>
                </c:pt>
                <c:pt idx="203">
                  <c:v>14.5</c:v>
                </c:pt>
                <c:pt idx="204">
                  <c:v>14.6</c:v>
                </c:pt>
                <c:pt idx="205">
                  <c:v>14.7</c:v>
                </c:pt>
                <c:pt idx="206">
                  <c:v>14.8</c:v>
                </c:pt>
                <c:pt idx="207">
                  <c:v>15</c:v>
                </c:pt>
                <c:pt idx="208">
                  <c:v>15.1</c:v>
                </c:pt>
                <c:pt idx="209">
                  <c:v>15.2</c:v>
                </c:pt>
                <c:pt idx="210">
                  <c:v>15.3</c:v>
                </c:pt>
                <c:pt idx="211">
                  <c:v>15.5</c:v>
                </c:pt>
                <c:pt idx="212">
                  <c:v>15.5</c:v>
                </c:pt>
                <c:pt idx="213">
                  <c:v>15.7</c:v>
                </c:pt>
                <c:pt idx="214">
                  <c:v>15.8</c:v>
                </c:pt>
                <c:pt idx="215">
                  <c:v>15.9</c:v>
                </c:pt>
                <c:pt idx="216">
                  <c:v>16</c:v>
                </c:pt>
                <c:pt idx="217">
                  <c:v>16.100000000000001</c:v>
                </c:pt>
                <c:pt idx="218">
                  <c:v>16.2</c:v>
                </c:pt>
                <c:pt idx="219">
                  <c:v>16.3</c:v>
                </c:pt>
                <c:pt idx="220">
                  <c:v>16.399999999999999</c:v>
                </c:pt>
                <c:pt idx="221">
                  <c:v>16.600000000000001</c:v>
                </c:pt>
                <c:pt idx="222">
                  <c:v>16.7</c:v>
                </c:pt>
                <c:pt idx="223">
                  <c:v>16.899999999999999</c:v>
                </c:pt>
                <c:pt idx="224">
                  <c:v>17</c:v>
                </c:pt>
                <c:pt idx="225">
                  <c:v>17.2</c:v>
                </c:pt>
                <c:pt idx="226">
                  <c:v>17.399999999999999</c:v>
                </c:pt>
                <c:pt idx="227">
                  <c:v>17.5</c:v>
                </c:pt>
                <c:pt idx="228">
                  <c:v>17.7</c:v>
                </c:pt>
                <c:pt idx="229">
                  <c:v>17.8</c:v>
                </c:pt>
                <c:pt idx="230">
                  <c:v>18</c:v>
                </c:pt>
                <c:pt idx="231">
                  <c:v>18.100000000000001</c:v>
                </c:pt>
                <c:pt idx="232">
                  <c:v>18.3</c:v>
                </c:pt>
                <c:pt idx="233">
                  <c:v>18.399999999999999</c:v>
                </c:pt>
                <c:pt idx="234">
                  <c:v>18.399999999999999</c:v>
                </c:pt>
                <c:pt idx="235">
                  <c:v>18.5</c:v>
                </c:pt>
                <c:pt idx="236">
                  <c:v>18.600000000000001</c:v>
                </c:pt>
                <c:pt idx="237">
                  <c:v>18.7</c:v>
                </c:pt>
                <c:pt idx="238">
                  <c:v>18.8</c:v>
                </c:pt>
                <c:pt idx="239">
                  <c:v>18.899999999999999</c:v>
                </c:pt>
                <c:pt idx="240">
                  <c:v>19</c:v>
                </c:pt>
                <c:pt idx="241">
                  <c:v>19</c:v>
                </c:pt>
                <c:pt idx="242">
                  <c:v>19.100000000000001</c:v>
                </c:pt>
                <c:pt idx="243">
                  <c:v>19.2</c:v>
                </c:pt>
                <c:pt idx="244">
                  <c:v>19.3</c:v>
                </c:pt>
                <c:pt idx="245">
                  <c:v>19.399999999999999</c:v>
                </c:pt>
                <c:pt idx="246">
                  <c:v>19.399999999999999</c:v>
                </c:pt>
                <c:pt idx="247">
                  <c:v>19.5</c:v>
                </c:pt>
                <c:pt idx="248">
                  <c:v>19.600000000000001</c:v>
                </c:pt>
                <c:pt idx="249">
                  <c:v>19.7</c:v>
                </c:pt>
                <c:pt idx="250">
                  <c:v>19.8</c:v>
                </c:pt>
                <c:pt idx="251">
                  <c:v>20</c:v>
                </c:pt>
                <c:pt idx="252">
                  <c:v>20.100000000000001</c:v>
                </c:pt>
                <c:pt idx="253">
                  <c:v>20.2</c:v>
                </c:pt>
                <c:pt idx="254">
                  <c:v>20.399999999999999</c:v>
                </c:pt>
                <c:pt idx="255">
                  <c:v>20.5</c:v>
                </c:pt>
                <c:pt idx="256">
                  <c:v>20.6</c:v>
                </c:pt>
                <c:pt idx="257">
                  <c:v>20.6</c:v>
                </c:pt>
                <c:pt idx="258">
                  <c:v>20.7</c:v>
                </c:pt>
                <c:pt idx="259">
                  <c:v>20.9</c:v>
                </c:pt>
                <c:pt idx="260">
                  <c:v>21</c:v>
                </c:pt>
                <c:pt idx="261">
                  <c:v>21.1</c:v>
                </c:pt>
                <c:pt idx="262">
                  <c:v>21.3</c:v>
                </c:pt>
                <c:pt idx="263">
                  <c:v>21.3</c:v>
                </c:pt>
                <c:pt idx="264">
                  <c:v>21.5</c:v>
                </c:pt>
                <c:pt idx="265">
                  <c:v>21.5</c:v>
                </c:pt>
                <c:pt idx="266">
                  <c:v>21.6</c:v>
                </c:pt>
                <c:pt idx="267">
                  <c:v>21.7</c:v>
                </c:pt>
                <c:pt idx="268">
                  <c:v>21.8</c:v>
                </c:pt>
                <c:pt idx="269">
                  <c:v>22</c:v>
                </c:pt>
                <c:pt idx="270">
                  <c:v>22.1</c:v>
                </c:pt>
                <c:pt idx="271">
                  <c:v>22.2</c:v>
                </c:pt>
                <c:pt idx="272">
                  <c:v>22.4</c:v>
                </c:pt>
                <c:pt idx="273">
                  <c:v>22.4</c:v>
                </c:pt>
                <c:pt idx="274">
                  <c:v>22.6</c:v>
                </c:pt>
                <c:pt idx="275">
                  <c:v>22.7</c:v>
                </c:pt>
                <c:pt idx="276">
                  <c:v>22.8</c:v>
                </c:pt>
                <c:pt idx="277">
                  <c:v>22.8</c:v>
                </c:pt>
                <c:pt idx="278">
                  <c:v>23</c:v>
                </c:pt>
                <c:pt idx="279">
                  <c:v>23.1</c:v>
                </c:pt>
                <c:pt idx="280">
                  <c:v>23.1</c:v>
                </c:pt>
                <c:pt idx="281">
                  <c:v>23.2</c:v>
                </c:pt>
                <c:pt idx="282">
                  <c:v>23.3</c:v>
                </c:pt>
                <c:pt idx="283">
                  <c:v>23.5</c:v>
                </c:pt>
                <c:pt idx="284">
                  <c:v>23.5</c:v>
                </c:pt>
                <c:pt idx="285">
                  <c:v>23.5</c:v>
                </c:pt>
                <c:pt idx="286">
                  <c:v>23.6</c:v>
                </c:pt>
                <c:pt idx="287">
                  <c:v>23.6</c:v>
                </c:pt>
                <c:pt idx="288">
                  <c:v>23.7</c:v>
                </c:pt>
                <c:pt idx="289">
                  <c:v>23.7</c:v>
                </c:pt>
                <c:pt idx="290">
                  <c:v>23.7</c:v>
                </c:pt>
                <c:pt idx="291">
                  <c:v>23.8</c:v>
                </c:pt>
                <c:pt idx="292">
                  <c:v>23.9</c:v>
                </c:pt>
                <c:pt idx="293">
                  <c:v>24</c:v>
                </c:pt>
                <c:pt idx="294">
                  <c:v>24.1</c:v>
                </c:pt>
                <c:pt idx="295">
                  <c:v>24.1</c:v>
                </c:pt>
                <c:pt idx="296">
                  <c:v>24.2</c:v>
                </c:pt>
                <c:pt idx="297">
                  <c:v>24.2</c:v>
                </c:pt>
                <c:pt idx="298">
                  <c:v>24.2</c:v>
                </c:pt>
                <c:pt idx="299">
                  <c:v>24.3</c:v>
                </c:pt>
                <c:pt idx="300">
                  <c:v>24.3</c:v>
                </c:pt>
                <c:pt idx="301">
                  <c:v>24.3</c:v>
                </c:pt>
                <c:pt idx="302">
                  <c:v>24.4</c:v>
                </c:pt>
                <c:pt idx="303">
                  <c:v>24.4</c:v>
                </c:pt>
                <c:pt idx="304">
                  <c:v>24.4</c:v>
                </c:pt>
                <c:pt idx="305">
                  <c:v>24.4</c:v>
                </c:pt>
                <c:pt idx="306">
                  <c:v>24.4</c:v>
                </c:pt>
                <c:pt idx="307">
                  <c:v>24.5</c:v>
                </c:pt>
                <c:pt idx="308">
                  <c:v>24.6</c:v>
                </c:pt>
                <c:pt idx="309">
                  <c:v>24.7</c:v>
                </c:pt>
                <c:pt idx="310">
                  <c:v>24.8</c:v>
                </c:pt>
                <c:pt idx="311">
                  <c:v>24.8</c:v>
                </c:pt>
                <c:pt idx="312">
                  <c:v>24.8</c:v>
                </c:pt>
                <c:pt idx="313">
                  <c:v>24.9</c:v>
                </c:pt>
                <c:pt idx="314">
                  <c:v>25</c:v>
                </c:pt>
                <c:pt idx="315">
                  <c:v>25.1</c:v>
                </c:pt>
                <c:pt idx="316">
                  <c:v>25.1</c:v>
                </c:pt>
                <c:pt idx="317">
                  <c:v>25.1</c:v>
                </c:pt>
                <c:pt idx="318">
                  <c:v>25.1</c:v>
                </c:pt>
                <c:pt idx="319">
                  <c:v>25.1</c:v>
                </c:pt>
                <c:pt idx="320">
                  <c:v>25.2</c:v>
                </c:pt>
                <c:pt idx="321">
                  <c:v>25.2</c:v>
                </c:pt>
                <c:pt idx="322">
                  <c:v>25.3</c:v>
                </c:pt>
                <c:pt idx="323">
                  <c:v>25.3</c:v>
                </c:pt>
                <c:pt idx="324">
                  <c:v>25.3</c:v>
                </c:pt>
                <c:pt idx="325">
                  <c:v>25.3</c:v>
                </c:pt>
                <c:pt idx="326">
                  <c:v>25.4</c:v>
                </c:pt>
              </c:numCache>
            </c:numRef>
          </c:yVal>
          <c:smooth val="0"/>
          <c:extLst>
            <c:ext xmlns:c16="http://schemas.microsoft.com/office/drawing/2014/chart" uri="{C3380CC4-5D6E-409C-BE32-E72D297353CC}">
              <c16:uniqueId val="{00000002-6238-4474-B2DB-BB907C27B473}"/>
            </c:ext>
          </c:extLst>
        </c:ser>
        <c:dLbls>
          <c:showLegendKey val="0"/>
          <c:showVal val="0"/>
          <c:showCatName val="0"/>
          <c:showSerName val="0"/>
          <c:showPercent val="0"/>
          <c:showBubbleSize val="0"/>
        </c:dLbls>
        <c:axId val="167488896"/>
        <c:axId val="167489472"/>
      </c:scatterChart>
      <c:valAx>
        <c:axId val="167488896"/>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overlay val="0"/>
          <c:spPr>
            <a:noFill/>
            <a:ln>
              <a:noFill/>
            </a:ln>
            <a:effectLst/>
          </c:spPr>
        </c:title>
        <c:numFmt formatCode="g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89472"/>
        <c:crosses val="autoZero"/>
        <c:crossBetween val="midCat"/>
      </c:valAx>
      <c:valAx>
        <c:axId val="167489472"/>
        <c:scaling>
          <c:orientation val="minMax"/>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Stalk Dry Mass (t ha-1)</a:t>
                </a:r>
              </a:p>
            </c:rich>
          </c:tx>
          <c:overlay val="0"/>
          <c:spPr>
            <a:noFill/>
            <a:ln>
              <a:noFill/>
            </a:ln>
            <a:effectLst/>
          </c:spPr>
        </c:title>
        <c:numFmt formatCode="#.#0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88896"/>
        <c:crosses val="autoZero"/>
        <c:crossBetween val="midCat"/>
      </c:valAx>
      <c:spPr>
        <a:noFill/>
        <a:ln w="3175">
          <a:solidFill>
            <a:schemeClr val="tx1"/>
          </a:solidFill>
        </a:ln>
        <a:effectLst/>
      </c:spPr>
    </c:plotArea>
    <c:legend>
      <c:legendPos val="r"/>
      <c:layout>
        <c:manualLayout>
          <c:xMode val="edge"/>
          <c:yMode val="edge"/>
          <c:x val="0.17455656557253574"/>
          <c:y val="6.5127931462870658E-2"/>
          <c:w val="0.47138576677975952"/>
          <c:h val="0.13636363636363635"/>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20529919441939"/>
          <c:y val="5.0925925925925923E-2"/>
          <c:w val="0.78071423725945577"/>
          <c:h val="0.81568678915135628"/>
        </c:manualLayout>
      </c:layout>
      <c:scatterChart>
        <c:scatterStyle val="lineMarker"/>
        <c:varyColors val="0"/>
        <c:ser>
          <c:idx val="0"/>
          <c:order val="0"/>
          <c:tx>
            <c:v>With Trash</c:v>
          </c:tx>
          <c:spPr>
            <a:ln w="25400" cap="rnd">
              <a:noFill/>
              <a:round/>
            </a:ln>
            <a:effectLst/>
          </c:spPr>
          <c:marker>
            <c:symbol val="circle"/>
            <c:size val="7"/>
            <c:spPr>
              <a:noFill/>
              <a:ln w="3175">
                <a:solidFill>
                  <a:srgbClr val="C00000"/>
                </a:solidFill>
              </a:ln>
              <a:effectLst/>
            </c:spPr>
          </c:marker>
          <c:errBars>
            <c:errDir val="y"/>
            <c:errBarType val="both"/>
            <c:errValType val="cust"/>
            <c:noEndCap val="0"/>
            <c:plus>
              <c:numRef>
                <c:f>FreshStalk!$G$9:$G$15</c:f>
                <c:numCache>
                  <c:formatCode>ge\r\a\l</c:formatCode>
                  <c:ptCount val="7"/>
                  <c:pt idx="0">
                    <c:v>0</c:v>
                  </c:pt>
                  <c:pt idx="1">
                    <c:v>8.025333465558818</c:v>
                  </c:pt>
                  <c:pt idx="2">
                    <c:v>5.9427851684057291</c:v>
                  </c:pt>
                  <c:pt idx="3">
                    <c:v>8.9021817889629027</c:v>
                  </c:pt>
                  <c:pt idx="4">
                    <c:v>21.568881006357763</c:v>
                  </c:pt>
                  <c:pt idx="5">
                    <c:v>20.59522098140069</c:v>
                  </c:pt>
                  <c:pt idx="6">
                    <c:v>23.381552168711593</c:v>
                  </c:pt>
                </c:numCache>
              </c:numRef>
            </c:plus>
            <c:minus>
              <c:numRef>
                <c:f>FreshStalk!$G$9:$G$15</c:f>
                <c:numCache>
                  <c:formatCode>ge\r\a\l</c:formatCode>
                  <c:ptCount val="7"/>
                  <c:pt idx="0">
                    <c:v>0</c:v>
                  </c:pt>
                  <c:pt idx="1">
                    <c:v>8.025333465558818</c:v>
                  </c:pt>
                  <c:pt idx="2">
                    <c:v>5.9427851684057291</c:v>
                  </c:pt>
                  <c:pt idx="3">
                    <c:v>8.9021817889629027</c:v>
                  </c:pt>
                  <c:pt idx="4">
                    <c:v>21.568881006357763</c:v>
                  </c:pt>
                  <c:pt idx="5">
                    <c:v>20.59522098140069</c:v>
                  </c:pt>
                  <c:pt idx="6">
                    <c:v>23.381552168711593</c:v>
                  </c:pt>
                </c:numCache>
              </c:numRef>
            </c:minus>
            <c:spPr>
              <a:noFill/>
              <a:ln w="3175" cap="flat" cmpd="sng" algn="ctr">
                <a:solidFill>
                  <a:srgbClr val="C00000"/>
                </a:solidFill>
                <a:round/>
              </a:ln>
              <a:effectLst/>
            </c:spPr>
          </c:errBars>
          <c:xVal>
            <c:numRef>
              <c:f>FreshStalk!$B$9:$B$15</c:f>
              <c:numCache>
                <c:formatCode>ge\r\a\l</c:formatCode>
                <c:ptCount val="7"/>
                <c:pt idx="0">
                  <c:v>106</c:v>
                </c:pt>
                <c:pt idx="1">
                  <c:v>149</c:v>
                </c:pt>
                <c:pt idx="2">
                  <c:v>182</c:v>
                </c:pt>
                <c:pt idx="3">
                  <c:v>209</c:v>
                </c:pt>
                <c:pt idx="4">
                  <c:v>244</c:v>
                </c:pt>
                <c:pt idx="5">
                  <c:v>275</c:v>
                </c:pt>
                <c:pt idx="6">
                  <c:v>303</c:v>
                </c:pt>
              </c:numCache>
            </c:numRef>
          </c:xVal>
          <c:yVal>
            <c:numRef>
              <c:f>FreshStalk!$D$9:$D$15</c:f>
              <c:numCache>
                <c:formatCode>ge\r\a\l</c:formatCode>
                <c:ptCount val="7"/>
                <c:pt idx="0">
                  <c:v>0</c:v>
                </c:pt>
                <c:pt idx="1">
                  <c:v>12.709285714285716</c:v>
                </c:pt>
                <c:pt idx="2">
                  <c:v>66.003666666666675</c:v>
                </c:pt>
                <c:pt idx="3">
                  <c:v>66.650238095238095</c:v>
                </c:pt>
                <c:pt idx="4">
                  <c:v>123.6640909090909</c:v>
                </c:pt>
                <c:pt idx="5">
                  <c:v>152.1</c:v>
                </c:pt>
                <c:pt idx="6">
                  <c:v>135.27000000000001</c:v>
                </c:pt>
              </c:numCache>
            </c:numRef>
          </c:yVal>
          <c:smooth val="0"/>
          <c:extLst>
            <c:ext xmlns:c16="http://schemas.microsoft.com/office/drawing/2014/chart" uri="{C3380CC4-5D6E-409C-BE32-E72D297353CC}">
              <c16:uniqueId val="{00000000-B07C-4AC9-BF63-EEDE64678E69}"/>
            </c:ext>
          </c:extLst>
        </c:ser>
        <c:ser>
          <c:idx val="1"/>
          <c:order val="1"/>
          <c:tx>
            <c:v>Without Trash</c:v>
          </c:tx>
          <c:spPr>
            <a:ln w="19050" cap="rnd">
              <a:noFill/>
              <a:round/>
            </a:ln>
            <a:effectLst/>
          </c:spPr>
          <c:marker>
            <c:symbol val="circle"/>
            <c:size val="7"/>
            <c:spPr>
              <a:noFill/>
              <a:ln w="3175">
                <a:solidFill>
                  <a:srgbClr val="0070C0"/>
                </a:solidFill>
              </a:ln>
              <a:effectLst/>
            </c:spPr>
          </c:marker>
          <c:errBars>
            <c:errDir val="y"/>
            <c:errBarType val="both"/>
            <c:errValType val="cust"/>
            <c:noEndCap val="0"/>
            <c:plus>
              <c:numRef>
                <c:f>FreshTotal!$G$2:$G$8</c:f>
                <c:numCache>
                  <c:formatCode>ge\r\a\l</c:formatCode>
                  <c:ptCount val="7"/>
                  <c:pt idx="0">
                    <c:v>0.65507269843207394</c:v>
                  </c:pt>
                  <c:pt idx="1">
                    <c:v>1.5363007130723247</c:v>
                  </c:pt>
                  <c:pt idx="2">
                    <c:v>8.1505930392987693</c:v>
                  </c:pt>
                  <c:pt idx="3">
                    <c:v>5.3230556634975335</c:v>
                  </c:pt>
                  <c:pt idx="4">
                    <c:v>16.746172633399322</c:v>
                  </c:pt>
                  <c:pt idx="5">
                    <c:v>11.339287632308389</c:v>
                  </c:pt>
                  <c:pt idx="6">
                    <c:v>13.646188360919988</c:v>
                  </c:pt>
                </c:numCache>
              </c:numRef>
            </c:plus>
            <c:minus>
              <c:numRef>
                <c:f>FreshTotal!$G$2:$G$8</c:f>
                <c:numCache>
                  <c:formatCode>ge\r\a\l</c:formatCode>
                  <c:ptCount val="7"/>
                  <c:pt idx="0">
                    <c:v>0.65507269843207394</c:v>
                  </c:pt>
                  <c:pt idx="1">
                    <c:v>1.5363007130723247</c:v>
                  </c:pt>
                  <c:pt idx="2">
                    <c:v>8.1505930392987693</c:v>
                  </c:pt>
                  <c:pt idx="3">
                    <c:v>5.3230556634975335</c:v>
                  </c:pt>
                  <c:pt idx="4">
                    <c:v>16.746172633399322</c:v>
                  </c:pt>
                  <c:pt idx="5">
                    <c:v>11.339287632308389</c:v>
                  </c:pt>
                  <c:pt idx="6">
                    <c:v>13.646188360919988</c:v>
                  </c:pt>
                </c:numCache>
              </c:numRef>
            </c:minus>
            <c:spPr>
              <a:noFill/>
              <a:ln w="3175" cap="flat" cmpd="sng" algn="ctr">
                <a:solidFill>
                  <a:srgbClr val="0070C0"/>
                </a:solidFill>
                <a:round/>
              </a:ln>
              <a:effectLst/>
            </c:spPr>
          </c:errBars>
          <c:xVal>
            <c:numRef>
              <c:f>FreshStalk!$B$2:$B$8</c:f>
              <c:numCache>
                <c:formatCode>ge\r\a\l</c:formatCode>
                <c:ptCount val="7"/>
                <c:pt idx="0">
                  <c:v>106</c:v>
                </c:pt>
                <c:pt idx="1">
                  <c:v>149</c:v>
                </c:pt>
                <c:pt idx="2">
                  <c:v>182</c:v>
                </c:pt>
                <c:pt idx="3">
                  <c:v>209</c:v>
                </c:pt>
                <c:pt idx="4">
                  <c:v>244</c:v>
                </c:pt>
                <c:pt idx="5">
                  <c:v>275</c:v>
                </c:pt>
                <c:pt idx="6">
                  <c:v>303</c:v>
                </c:pt>
              </c:numCache>
            </c:numRef>
          </c:xVal>
          <c:yVal>
            <c:numRef>
              <c:f>FreshStalk!$D$2:$D$8</c:f>
              <c:numCache>
                <c:formatCode>ge\r\a\l</c:formatCode>
                <c:ptCount val="7"/>
                <c:pt idx="0">
                  <c:v>0</c:v>
                </c:pt>
                <c:pt idx="1">
                  <c:v>4.3564761904761911</c:v>
                </c:pt>
                <c:pt idx="2">
                  <c:v>63.534333333333343</c:v>
                </c:pt>
                <c:pt idx="3">
                  <c:v>85.339285714285708</c:v>
                </c:pt>
                <c:pt idx="4">
                  <c:v>142.71178571428575</c:v>
                </c:pt>
                <c:pt idx="5">
                  <c:v>108.95538461538462</c:v>
                </c:pt>
                <c:pt idx="6">
                  <c:v>146.11500000000001</c:v>
                </c:pt>
              </c:numCache>
            </c:numRef>
          </c:yVal>
          <c:smooth val="0"/>
          <c:extLst>
            <c:ext xmlns:c16="http://schemas.microsoft.com/office/drawing/2014/chart" uri="{C3380CC4-5D6E-409C-BE32-E72D297353CC}">
              <c16:uniqueId val="{00000001-B07C-4AC9-BF63-EEDE64678E69}"/>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Simulated!$I$8:$I$471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0.1</c:v>
                </c:pt>
                <c:pt idx="54">
                  <c:v>0.1</c:v>
                </c:pt>
                <c:pt idx="55">
                  <c:v>0.1</c:v>
                </c:pt>
                <c:pt idx="56">
                  <c:v>0.2</c:v>
                </c:pt>
                <c:pt idx="57">
                  <c:v>0.2</c:v>
                </c:pt>
                <c:pt idx="58">
                  <c:v>0.3</c:v>
                </c:pt>
                <c:pt idx="59">
                  <c:v>0.3</c:v>
                </c:pt>
                <c:pt idx="60">
                  <c:v>0.4</c:v>
                </c:pt>
                <c:pt idx="61">
                  <c:v>0.5</c:v>
                </c:pt>
                <c:pt idx="62">
                  <c:v>0.6</c:v>
                </c:pt>
                <c:pt idx="63">
                  <c:v>0.8</c:v>
                </c:pt>
                <c:pt idx="64">
                  <c:v>0.8</c:v>
                </c:pt>
                <c:pt idx="65">
                  <c:v>0.9</c:v>
                </c:pt>
                <c:pt idx="66">
                  <c:v>0.9</c:v>
                </c:pt>
                <c:pt idx="67">
                  <c:v>1.1000000000000001</c:v>
                </c:pt>
                <c:pt idx="68">
                  <c:v>1.1000000000000001</c:v>
                </c:pt>
                <c:pt idx="69">
                  <c:v>1.2</c:v>
                </c:pt>
                <c:pt idx="70">
                  <c:v>1.4</c:v>
                </c:pt>
                <c:pt idx="71">
                  <c:v>1.5</c:v>
                </c:pt>
                <c:pt idx="72">
                  <c:v>1.6</c:v>
                </c:pt>
                <c:pt idx="73">
                  <c:v>1.7</c:v>
                </c:pt>
                <c:pt idx="74">
                  <c:v>2</c:v>
                </c:pt>
                <c:pt idx="75">
                  <c:v>2.2999999999999998</c:v>
                </c:pt>
                <c:pt idx="76">
                  <c:v>2.5</c:v>
                </c:pt>
                <c:pt idx="77">
                  <c:v>2.7</c:v>
                </c:pt>
                <c:pt idx="78">
                  <c:v>3.2</c:v>
                </c:pt>
                <c:pt idx="79">
                  <c:v>3.3</c:v>
                </c:pt>
                <c:pt idx="80">
                  <c:v>3.4</c:v>
                </c:pt>
                <c:pt idx="81">
                  <c:v>3.5</c:v>
                </c:pt>
                <c:pt idx="82">
                  <c:v>3.6</c:v>
                </c:pt>
                <c:pt idx="83">
                  <c:v>3.7</c:v>
                </c:pt>
                <c:pt idx="84">
                  <c:v>3.7</c:v>
                </c:pt>
                <c:pt idx="85">
                  <c:v>3.7</c:v>
                </c:pt>
                <c:pt idx="86">
                  <c:v>3.8</c:v>
                </c:pt>
                <c:pt idx="87">
                  <c:v>3.8</c:v>
                </c:pt>
                <c:pt idx="88">
                  <c:v>3.8</c:v>
                </c:pt>
                <c:pt idx="89">
                  <c:v>3.9</c:v>
                </c:pt>
                <c:pt idx="90">
                  <c:v>3.9</c:v>
                </c:pt>
                <c:pt idx="91">
                  <c:v>3.9</c:v>
                </c:pt>
                <c:pt idx="92">
                  <c:v>3.9</c:v>
                </c:pt>
                <c:pt idx="93">
                  <c:v>3.9</c:v>
                </c:pt>
                <c:pt idx="94">
                  <c:v>3.9</c:v>
                </c:pt>
                <c:pt idx="95">
                  <c:v>4</c:v>
                </c:pt>
                <c:pt idx="96">
                  <c:v>4</c:v>
                </c:pt>
                <c:pt idx="97">
                  <c:v>4</c:v>
                </c:pt>
                <c:pt idx="98">
                  <c:v>4</c:v>
                </c:pt>
                <c:pt idx="99">
                  <c:v>4</c:v>
                </c:pt>
                <c:pt idx="100">
                  <c:v>4</c:v>
                </c:pt>
                <c:pt idx="101">
                  <c:v>4.3</c:v>
                </c:pt>
                <c:pt idx="102">
                  <c:v>4.3</c:v>
                </c:pt>
                <c:pt idx="103">
                  <c:v>4.3</c:v>
                </c:pt>
                <c:pt idx="104">
                  <c:v>4.3</c:v>
                </c:pt>
                <c:pt idx="105">
                  <c:v>4.3</c:v>
                </c:pt>
                <c:pt idx="106">
                  <c:v>4.3</c:v>
                </c:pt>
                <c:pt idx="107">
                  <c:v>4.3</c:v>
                </c:pt>
                <c:pt idx="108">
                  <c:v>4.3</c:v>
                </c:pt>
                <c:pt idx="109">
                  <c:v>4.3</c:v>
                </c:pt>
                <c:pt idx="110">
                  <c:v>4.4000000000000004</c:v>
                </c:pt>
                <c:pt idx="111">
                  <c:v>4.8</c:v>
                </c:pt>
                <c:pt idx="112">
                  <c:v>5.2</c:v>
                </c:pt>
                <c:pt idx="113">
                  <c:v>6</c:v>
                </c:pt>
                <c:pt idx="114">
                  <c:v>6.6</c:v>
                </c:pt>
                <c:pt idx="115">
                  <c:v>7.1</c:v>
                </c:pt>
                <c:pt idx="116">
                  <c:v>7.8</c:v>
                </c:pt>
                <c:pt idx="117">
                  <c:v>8.6999999999999993</c:v>
                </c:pt>
                <c:pt idx="118">
                  <c:v>9</c:v>
                </c:pt>
                <c:pt idx="119">
                  <c:v>9.4</c:v>
                </c:pt>
                <c:pt idx="120">
                  <c:v>10</c:v>
                </c:pt>
                <c:pt idx="121">
                  <c:v>10.6</c:v>
                </c:pt>
                <c:pt idx="122">
                  <c:v>11.3</c:v>
                </c:pt>
                <c:pt idx="123">
                  <c:v>12.1</c:v>
                </c:pt>
                <c:pt idx="124">
                  <c:v>12.3</c:v>
                </c:pt>
                <c:pt idx="125">
                  <c:v>12.6</c:v>
                </c:pt>
                <c:pt idx="126">
                  <c:v>12.8</c:v>
                </c:pt>
                <c:pt idx="127">
                  <c:v>13.1</c:v>
                </c:pt>
                <c:pt idx="128">
                  <c:v>13.1</c:v>
                </c:pt>
                <c:pt idx="129">
                  <c:v>13.4</c:v>
                </c:pt>
                <c:pt idx="130">
                  <c:v>13.8</c:v>
                </c:pt>
                <c:pt idx="131">
                  <c:v>14.3</c:v>
                </c:pt>
                <c:pt idx="132">
                  <c:v>14.7</c:v>
                </c:pt>
                <c:pt idx="133">
                  <c:v>15.2</c:v>
                </c:pt>
                <c:pt idx="134">
                  <c:v>15.6</c:v>
                </c:pt>
                <c:pt idx="135">
                  <c:v>16.2</c:v>
                </c:pt>
                <c:pt idx="136">
                  <c:v>16.7</c:v>
                </c:pt>
                <c:pt idx="137">
                  <c:v>17.2</c:v>
                </c:pt>
                <c:pt idx="138">
                  <c:v>17.8</c:v>
                </c:pt>
                <c:pt idx="139">
                  <c:v>18.5</c:v>
                </c:pt>
                <c:pt idx="140">
                  <c:v>19.100000000000001</c:v>
                </c:pt>
                <c:pt idx="141">
                  <c:v>19.7</c:v>
                </c:pt>
                <c:pt idx="142">
                  <c:v>20.3</c:v>
                </c:pt>
                <c:pt idx="143">
                  <c:v>21.1</c:v>
                </c:pt>
                <c:pt idx="144">
                  <c:v>21.9</c:v>
                </c:pt>
                <c:pt idx="145">
                  <c:v>22.5</c:v>
                </c:pt>
                <c:pt idx="146">
                  <c:v>23.2</c:v>
                </c:pt>
                <c:pt idx="147">
                  <c:v>23.4</c:v>
                </c:pt>
                <c:pt idx="148">
                  <c:v>24</c:v>
                </c:pt>
                <c:pt idx="149">
                  <c:v>24.5</c:v>
                </c:pt>
                <c:pt idx="150">
                  <c:v>24.7</c:v>
                </c:pt>
                <c:pt idx="151">
                  <c:v>25.3</c:v>
                </c:pt>
                <c:pt idx="152">
                  <c:v>26.1</c:v>
                </c:pt>
                <c:pt idx="153">
                  <c:v>26.4</c:v>
                </c:pt>
                <c:pt idx="154">
                  <c:v>27.2</c:v>
                </c:pt>
                <c:pt idx="155">
                  <c:v>28.1</c:v>
                </c:pt>
                <c:pt idx="156">
                  <c:v>28.8</c:v>
                </c:pt>
                <c:pt idx="157">
                  <c:v>29.5</c:v>
                </c:pt>
                <c:pt idx="158">
                  <c:v>30.2</c:v>
                </c:pt>
                <c:pt idx="159">
                  <c:v>30.8</c:v>
                </c:pt>
                <c:pt idx="160">
                  <c:v>31</c:v>
                </c:pt>
                <c:pt idx="161">
                  <c:v>31.6</c:v>
                </c:pt>
                <c:pt idx="162">
                  <c:v>32.4</c:v>
                </c:pt>
                <c:pt idx="163">
                  <c:v>33.299999999999997</c:v>
                </c:pt>
                <c:pt idx="164">
                  <c:v>34.1</c:v>
                </c:pt>
                <c:pt idx="165">
                  <c:v>35</c:v>
                </c:pt>
                <c:pt idx="166">
                  <c:v>35.799999999999997</c:v>
                </c:pt>
                <c:pt idx="167">
                  <c:v>36.4</c:v>
                </c:pt>
                <c:pt idx="168">
                  <c:v>37.200000000000003</c:v>
                </c:pt>
                <c:pt idx="169">
                  <c:v>38.1</c:v>
                </c:pt>
                <c:pt idx="170">
                  <c:v>38.799999999999997</c:v>
                </c:pt>
                <c:pt idx="171">
                  <c:v>39.6</c:v>
                </c:pt>
                <c:pt idx="172">
                  <c:v>40.1</c:v>
                </c:pt>
                <c:pt idx="173">
                  <c:v>40.9</c:v>
                </c:pt>
                <c:pt idx="174">
                  <c:v>41.4</c:v>
                </c:pt>
                <c:pt idx="175">
                  <c:v>42.3</c:v>
                </c:pt>
                <c:pt idx="176">
                  <c:v>43.2</c:v>
                </c:pt>
                <c:pt idx="177">
                  <c:v>44</c:v>
                </c:pt>
                <c:pt idx="178">
                  <c:v>44.9</c:v>
                </c:pt>
                <c:pt idx="179">
                  <c:v>45.7</c:v>
                </c:pt>
                <c:pt idx="180">
                  <c:v>46.6</c:v>
                </c:pt>
                <c:pt idx="181">
                  <c:v>47.5</c:v>
                </c:pt>
                <c:pt idx="182">
                  <c:v>48.2</c:v>
                </c:pt>
                <c:pt idx="183">
                  <c:v>49.1</c:v>
                </c:pt>
                <c:pt idx="184">
                  <c:v>49.9</c:v>
                </c:pt>
                <c:pt idx="185">
                  <c:v>50.8</c:v>
                </c:pt>
                <c:pt idx="186">
                  <c:v>51.6</c:v>
                </c:pt>
                <c:pt idx="187">
                  <c:v>52.4</c:v>
                </c:pt>
                <c:pt idx="188">
                  <c:v>53.3</c:v>
                </c:pt>
                <c:pt idx="189">
                  <c:v>53.9</c:v>
                </c:pt>
                <c:pt idx="190">
                  <c:v>54.6</c:v>
                </c:pt>
                <c:pt idx="191">
                  <c:v>55.2</c:v>
                </c:pt>
                <c:pt idx="192">
                  <c:v>56</c:v>
                </c:pt>
                <c:pt idx="193">
                  <c:v>56.8</c:v>
                </c:pt>
                <c:pt idx="194">
                  <c:v>57.5</c:v>
                </c:pt>
                <c:pt idx="195">
                  <c:v>58.2</c:v>
                </c:pt>
                <c:pt idx="196">
                  <c:v>58.7</c:v>
                </c:pt>
                <c:pt idx="197">
                  <c:v>59.2</c:v>
                </c:pt>
                <c:pt idx="198">
                  <c:v>59.8</c:v>
                </c:pt>
                <c:pt idx="199">
                  <c:v>60.6</c:v>
                </c:pt>
                <c:pt idx="200">
                  <c:v>61.4</c:v>
                </c:pt>
                <c:pt idx="201">
                  <c:v>62.1</c:v>
                </c:pt>
                <c:pt idx="202">
                  <c:v>62.9</c:v>
                </c:pt>
                <c:pt idx="203">
                  <c:v>63.3</c:v>
                </c:pt>
                <c:pt idx="204">
                  <c:v>63.4</c:v>
                </c:pt>
                <c:pt idx="205">
                  <c:v>63.9</c:v>
                </c:pt>
                <c:pt idx="206">
                  <c:v>64.7</c:v>
                </c:pt>
                <c:pt idx="207">
                  <c:v>65.400000000000006</c:v>
                </c:pt>
                <c:pt idx="208">
                  <c:v>66</c:v>
                </c:pt>
                <c:pt idx="209">
                  <c:v>66.400000000000006</c:v>
                </c:pt>
                <c:pt idx="210">
                  <c:v>67.099999999999994</c:v>
                </c:pt>
                <c:pt idx="211">
                  <c:v>67.7</c:v>
                </c:pt>
                <c:pt idx="212">
                  <c:v>68</c:v>
                </c:pt>
                <c:pt idx="213">
                  <c:v>68.599999999999994</c:v>
                </c:pt>
                <c:pt idx="214">
                  <c:v>69.099999999999994</c:v>
                </c:pt>
                <c:pt idx="215">
                  <c:v>69.5</c:v>
                </c:pt>
                <c:pt idx="216">
                  <c:v>70</c:v>
                </c:pt>
                <c:pt idx="217">
                  <c:v>70.400000000000006</c:v>
                </c:pt>
                <c:pt idx="218">
                  <c:v>70.8</c:v>
                </c:pt>
                <c:pt idx="219">
                  <c:v>71.400000000000006</c:v>
                </c:pt>
                <c:pt idx="220">
                  <c:v>72.099999999999994</c:v>
                </c:pt>
                <c:pt idx="221">
                  <c:v>72.8</c:v>
                </c:pt>
                <c:pt idx="222">
                  <c:v>73.5</c:v>
                </c:pt>
                <c:pt idx="223">
                  <c:v>74.3</c:v>
                </c:pt>
                <c:pt idx="224">
                  <c:v>74.900000000000006</c:v>
                </c:pt>
                <c:pt idx="225">
                  <c:v>75.7</c:v>
                </c:pt>
                <c:pt idx="226">
                  <c:v>76.400000000000006</c:v>
                </c:pt>
                <c:pt idx="227">
                  <c:v>76.900000000000006</c:v>
                </c:pt>
                <c:pt idx="228">
                  <c:v>77.7</c:v>
                </c:pt>
                <c:pt idx="229">
                  <c:v>78.5</c:v>
                </c:pt>
                <c:pt idx="230">
                  <c:v>79.2</c:v>
                </c:pt>
                <c:pt idx="231">
                  <c:v>79.900000000000006</c:v>
                </c:pt>
                <c:pt idx="232">
                  <c:v>80.5</c:v>
                </c:pt>
                <c:pt idx="233">
                  <c:v>81</c:v>
                </c:pt>
                <c:pt idx="234">
                  <c:v>81.400000000000006</c:v>
                </c:pt>
                <c:pt idx="235">
                  <c:v>81.7</c:v>
                </c:pt>
                <c:pt idx="236">
                  <c:v>81.900000000000006</c:v>
                </c:pt>
                <c:pt idx="237">
                  <c:v>82.3</c:v>
                </c:pt>
                <c:pt idx="238">
                  <c:v>82.9</c:v>
                </c:pt>
                <c:pt idx="239">
                  <c:v>83.3</c:v>
                </c:pt>
                <c:pt idx="240">
                  <c:v>83.7</c:v>
                </c:pt>
                <c:pt idx="241">
                  <c:v>84</c:v>
                </c:pt>
                <c:pt idx="242">
                  <c:v>84.5</c:v>
                </c:pt>
                <c:pt idx="243">
                  <c:v>85.1</c:v>
                </c:pt>
                <c:pt idx="244">
                  <c:v>85.4</c:v>
                </c:pt>
                <c:pt idx="245">
                  <c:v>85.7</c:v>
                </c:pt>
                <c:pt idx="246">
                  <c:v>85.9</c:v>
                </c:pt>
                <c:pt idx="247">
                  <c:v>86.3</c:v>
                </c:pt>
                <c:pt idx="248">
                  <c:v>86.6</c:v>
                </c:pt>
                <c:pt idx="249">
                  <c:v>87</c:v>
                </c:pt>
                <c:pt idx="250">
                  <c:v>87.7</c:v>
                </c:pt>
                <c:pt idx="251">
                  <c:v>88.3</c:v>
                </c:pt>
                <c:pt idx="252">
                  <c:v>89</c:v>
                </c:pt>
                <c:pt idx="253">
                  <c:v>89.6</c:v>
                </c:pt>
                <c:pt idx="254">
                  <c:v>90.1</c:v>
                </c:pt>
                <c:pt idx="255">
                  <c:v>90.7</c:v>
                </c:pt>
                <c:pt idx="256">
                  <c:v>91.1</c:v>
                </c:pt>
                <c:pt idx="257">
                  <c:v>91.3</c:v>
                </c:pt>
                <c:pt idx="258">
                  <c:v>91.9</c:v>
                </c:pt>
                <c:pt idx="259">
                  <c:v>92.5</c:v>
                </c:pt>
                <c:pt idx="260">
                  <c:v>93.2</c:v>
                </c:pt>
                <c:pt idx="261">
                  <c:v>93.8</c:v>
                </c:pt>
                <c:pt idx="262">
                  <c:v>94.3</c:v>
                </c:pt>
                <c:pt idx="263">
                  <c:v>94.7</c:v>
                </c:pt>
                <c:pt idx="264">
                  <c:v>95.2</c:v>
                </c:pt>
                <c:pt idx="265">
                  <c:v>95.7</c:v>
                </c:pt>
                <c:pt idx="266">
                  <c:v>95.8</c:v>
                </c:pt>
                <c:pt idx="267">
                  <c:v>96.4</c:v>
                </c:pt>
                <c:pt idx="268">
                  <c:v>97</c:v>
                </c:pt>
                <c:pt idx="269">
                  <c:v>97.6</c:v>
                </c:pt>
                <c:pt idx="270">
                  <c:v>98.3</c:v>
                </c:pt>
                <c:pt idx="271">
                  <c:v>98.9</c:v>
                </c:pt>
                <c:pt idx="272">
                  <c:v>99.4</c:v>
                </c:pt>
                <c:pt idx="273">
                  <c:v>99.8</c:v>
                </c:pt>
                <c:pt idx="274">
                  <c:v>100.3</c:v>
                </c:pt>
                <c:pt idx="275">
                  <c:v>100.9</c:v>
                </c:pt>
                <c:pt idx="276">
                  <c:v>101.3</c:v>
                </c:pt>
                <c:pt idx="277">
                  <c:v>101.6</c:v>
                </c:pt>
                <c:pt idx="278">
                  <c:v>102.2</c:v>
                </c:pt>
                <c:pt idx="279">
                  <c:v>102.6</c:v>
                </c:pt>
                <c:pt idx="280">
                  <c:v>103</c:v>
                </c:pt>
                <c:pt idx="281">
                  <c:v>103.5</c:v>
                </c:pt>
                <c:pt idx="282">
                  <c:v>103.9</c:v>
                </c:pt>
                <c:pt idx="283">
                  <c:v>104.5</c:v>
                </c:pt>
                <c:pt idx="284">
                  <c:v>104.6</c:v>
                </c:pt>
                <c:pt idx="285">
                  <c:v>104.8</c:v>
                </c:pt>
                <c:pt idx="286">
                  <c:v>104.9</c:v>
                </c:pt>
                <c:pt idx="287">
                  <c:v>105</c:v>
                </c:pt>
                <c:pt idx="288">
                  <c:v>105.5</c:v>
                </c:pt>
                <c:pt idx="289">
                  <c:v>105.6</c:v>
                </c:pt>
                <c:pt idx="290">
                  <c:v>105.7</c:v>
                </c:pt>
                <c:pt idx="291">
                  <c:v>106.1</c:v>
                </c:pt>
                <c:pt idx="292">
                  <c:v>106.3</c:v>
                </c:pt>
                <c:pt idx="293">
                  <c:v>106.8</c:v>
                </c:pt>
                <c:pt idx="294">
                  <c:v>107.2</c:v>
                </c:pt>
                <c:pt idx="295">
                  <c:v>107.2</c:v>
                </c:pt>
                <c:pt idx="296">
                  <c:v>107.8</c:v>
                </c:pt>
                <c:pt idx="297">
                  <c:v>107.8</c:v>
                </c:pt>
                <c:pt idx="298">
                  <c:v>107.9</c:v>
                </c:pt>
                <c:pt idx="299">
                  <c:v>108.2</c:v>
                </c:pt>
                <c:pt idx="300">
                  <c:v>108.2</c:v>
                </c:pt>
                <c:pt idx="301">
                  <c:v>108.5</c:v>
                </c:pt>
                <c:pt idx="302">
                  <c:v>108.6</c:v>
                </c:pt>
                <c:pt idx="303">
                  <c:v>108.7</c:v>
                </c:pt>
                <c:pt idx="304">
                  <c:v>108.7</c:v>
                </c:pt>
                <c:pt idx="305">
                  <c:v>108.8</c:v>
                </c:pt>
                <c:pt idx="306">
                  <c:v>109</c:v>
                </c:pt>
                <c:pt idx="307">
                  <c:v>109.3</c:v>
                </c:pt>
                <c:pt idx="308">
                  <c:v>109.6</c:v>
                </c:pt>
                <c:pt idx="309">
                  <c:v>110</c:v>
                </c:pt>
                <c:pt idx="310">
                  <c:v>110.4</c:v>
                </c:pt>
                <c:pt idx="311">
                  <c:v>110.8</c:v>
                </c:pt>
                <c:pt idx="312">
                  <c:v>110.8</c:v>
                </c:pt>
                <c:pt idx="313">
                  <c:v>110.9</c:v>
                </c:pt>
                <c:pt idx="314">
                  <c:v>111.4</c:v>
                </c:pt>
                <c:pt idx="315">
                  <c:v>111.8</c:v>
                </c:pt>
                <c:pt idx="316">
                  <c:v>111.9</c:v>
                </c:pt>
                <c:pt idx="317">
                  <c:v>112</c:v>
                </c:pt>
                <c:pt idx="318">
                  <c:v>112</c:v>
                </c:pt>
                <c:pt idx="319">
                  <c:v>112.1</c:v>
                </c:pt>
                <c:pt idx="320">
                  <c:v>112.3</c:v>
                </c:pt>
                <c:pt idx="321">
                  <c:v>112.4</c:v>
                </c:pt>
                <c:pt idx="322">
                  <c:v>112.8</c:v>
                </c:pt>
                <c:pt idx="323">
                  <c:v>113</c:v>
                </c:pt>
                <c:pt idx="324">
                  <c:v>113.1</c:v>
                </c:pt>
                <c:pt idx="325">
                  <c:v>113.2</c:v>
                </c:pt>
                <c:pt idx="326">
                  <c:v>113.5</c:v>
                </c:pt>
              </c:numCache>
            </c:numRef>
          </c:yVal>
          <c:smooth val="0"/>
          <c:extLst>
            <c:ext xmlns:c16="http://schemas.microsoft.com/office/drawing/2014/chart" uri="{C3380CC4-5D6E-409C-BE32-E72D297353CC}">
              <c16:uniqueId val="{00000002-B07C-4AC9-BF63-EEDE64678E69}"/>
            </c:ext>
          </c:extLst>
        </c:ser>
        <c:dLbls>
          <c:showLegendKey val="0"/>
          <c:showVal val="0"/>
          <c:showCatName val="0"/>
          <c:showSerName val="0"/>
          <c:showPercent val="0"/>
          <c:showBubbleSize val="0"/>
        </c:dLbls>
        <c:axId val="167491200"/>
        <c:axId val="167491776"/>
      </c:scatterChart>
      <c:valAx>
        <c:axId val="167491200"/>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overlay val="0"/>
          <c:spPr>
            <a:noFill/>
            <a:ln>
              <a:noFill/>
            </a:ln>
            <a:effectLst/>
          </c:spPr>
        </c:title>
        <c:numFmt formatCode="g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91776"/>
        <c:crosses val="autoZero"/>
        <c:crossBetween val="midCat"/>
      </c:valAx>
      <c:valAx>
        <c:axId val="167491776"/>
        <c:scaling>
          <c:orientation val="minMax"/>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Stalk Fresh Mass (t ha-1)</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91200"/>
        <c:crosses val="autoZero"/>
        <c:crossBetween val="midCat"/>
      </c:valAx>
      <c:spPr>
        <a:noFill/>
        <a:ln w="3175">
          <a:solidFill>
            <a:schemeClr val="tx1"/>
          </a:solidFill>
        </a:ln>
        <a:effectLst/>
      </c:spPr>
    </c:plotArea>
    <c:legend>
      <c:legendPos val="r"/>
      <c:layout>
        <c:manualLayout>
          <c:xMode val="edge"/>
          <c:yMode val="edge"/>
          <c:x val="0.17068872606372235"/>
          <c:y val="6.5134269289083072E-2"/>
          <c:w val="0.43584547852737821"/>
          <c:h val="0.14043639404585825"/>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no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16075822580574"/>
          <c:y val="5.0925925925925923E-2"/>
          <c:w val="0.79029949860494808"/>
          <c:h val="0.79848607905128699"/>
        </c:manualLayout>
      </c:layout>
      <c:scatterChart>
        <c:scatterStyle val="lineMarker"/>
        <c:varyColors val="0"/>
        <c:ser>
          <c:idx val="0"/>
          <c:order val="0"/>
          <c:tx>
            <c:v>With Trash</c:v>
          </c:tx>
          <c:spPr>
            <a:ln w="25400" cap="rnd">
              <a:noFill/>
              <a:round/>
            </a:ln>
            <a:effectLst/>
          </c:spPr>
          <c:marker>
            <c:symbol val="circle"/>
            <c:size val="7"/>
            <c:spPr>
              <a:noFill/>
              <a:ln w="3175">
                <a:solidFill>
                  <a:srgbClr val="C00000"/>
                </a:solidFill>
              </a:ln>
              <a:effectLst/>
            </c:spPr>
          </c:marker>
          <c:errBars>
            <c:errDir val="y"/>
            <c:errBarType val="both"/>
            <c:errValType val="stdErr"/>
            <c:noEndCap val="0"/>
            <c:spPr>
              <a:noFill/>
              <a:ln w="0" cap="flat" cmpd="sng" algn="ctr">
                <a:solidFill>
                  <a:srgbClr val="FF0000"/>
                </a:solidFill>
                <a:round/>
              </a:ln>
              <a:effectLst/>
            </c:spPr>
          </c:errBars>
          <c:xVal>
            <c:numRef>
              <c:f>POL!$B$8:$B$10</c:f>
              <c:numCache>
                <c:formatCode>ge\r\a\l</c:formatCode>
                <c:ptCount val="3"/>
                <c:pt idx="0">
                  <c:v>232</c:v>
                </c:pt>
                <c:pt idx="1">
                  <c:v>274</c:v>
                </c:pt>
                <c:pt idx="2">
                  <c:v>302</c:v>
                </c:pt>
              </c:numCache>
            </c:numRef>
          </c:xVal>
          <c:yVal>
            <c:numRef>
              <c:f>POL!$C$8:$C$10</c:f>
              <c:numCache>
                <c:formatCode>#.000</c:formatCode>
                <c:ptCount val="3"/>
                <c:pt idx="0">
                  <c:v>6.5</c:v>
                </c:pt>
                <c:pt idx="1">
                  <c:v>12</c:v>
                </c:pt>
                <c:pt idx="2">
                  <c:v>15.093221424242575</c:v>
                </c:pt>
              </c:numCache>
            </c:numRef>
          </c:yVal>
          <c:smooth val="0"/>
          <c:extLst>
            <c:ext xmlns:c16="http://schemas.microsoft.com/office/drawing/2014/chart" uri="{C3380CC4-5D6E-409C-BE32-E72D297353CC}">
              <c16:uniqueId val="{00000000-3E88-4D8D-BC34-5AD3992CF353}"/>
            </c:ext>
          </c:extLst>
        </c:ser>
        <c:ser>
          <c:idx val="1"/>
          <c:order val="1"/>
          <c:tx>
            <c:v>Without Trash</c:v>
          </c:tx>
          <c:spPr>
            <a:ln w="25400" cap="rnd">
              <a:noFill/>
              <a:round/>
            </a:ln>
            <a:effectLst/>
          </c:spPr>
          <c:marker>
            <c:symbol val="circle"/>
            <c:size val="7"/>
            <c:spPr>
              <a:noFill/>
              <a:ln w="3175">
                <a:solidFill>
                  <a:srgbClr val="0070C0"/>
                </a:solidFill>
              </a:ln>
              <a:effectLst/>
            </c:spPr>
          </c:marker>
          <c:errBars>
            <c:errDir val="y"/>
            <c:errBarType val="both"/>
            <c:errValType val="stdErr"/>
            <c:noEndCap val="0"/>
            <c:spPr>
              <a:noFill/>
              <a:ln w="3175" cap="flat" cmpd="sng" algn="ctr">
                <a:solidFill>
                  <a:srgbClr val="0070C0"/>
                </a:solidFill>
                <a:round/>
              </a:ln>
              <a:effectLst/>
            </c:spPr>
          </c:errBars>
          <c:xVal>
            <c:numRef>
              <c:f>POL!$B$3:$B$6</c:f>
              <c:numCache>
                <c:formatCode>ge\r\a\l</c:formatCode>
                <c:ptCount val="4"/>
                <c:pt idx="0">
                  <c:v>232</c:v>
                </c:pt>
                <c:pt idx="1">
                  <c:v>274</c:v>
                </c:pt>
                <c:pt idx="2">
                  <c:v>302</c:v>
                </c:pt>
                <c:pt idx="3">
                  <c:v>290</c:v>
                </c:pt>
              </c:numCache>
            </c:numRef>
          </c:xVal>
          <c:yVal>
            <c:numRef>
              <c:f>POL!$C$3:$C$6</c:f>
              <c:numCache>
                <c:formatCode>ge\r\a\l</c:formatCode>
                <c:ptCount val="4"/>
                <c:pt idx="0">
                  <c:v>7.5</c:v>
                </c:pt>
                <c:pt idx="1">
                  <c:v>11</c:v>
                </c:pt>
                <c:pt idx="2">
                  <c:v>14.168579291404992</c:v>
                </c:pt>
                <c:pt idx="3">
                  <c:v>12.55</c:v>
                </c:pt>
              </c:numCache>
            </c:numRef>
          </c:yVal>
          <c:smooth val="0"/>
          <c:extLst>
            <c:ext xmlns:c16="http://schemas.microsoft.com/office/drawing/2014/chart" uri="{C3380CC4-5D6E-409C-BE32-E72D297353CC}">
              <c16:uniqueId val="{00000001-3E88-4D8D-BC34-5AD3992CF353}"/>
            </c:ext>
          </c:extLst>
        </c:ser>
        <c:ser>
          <c:idx val="2"/>
          <c:order val="2"/>
          <c:tx>
            <c:v>SWAP - SAMUCA</c:v>
          </c:tx>
          <c:spPr>
            <a:ln w="3175" cap="rnd">
              <a:solidFill>
                <a:schemeClr val="tx1"/>
              </a:solidFill>
              <a:round/>
            </a:ln>
            <a:effectLst/>
          </c:spPr>
          <c:marker>
            <c:symbol val="none"/>
          </c:marker>
          <c:xVal>
            <c:numRef>
              <c:f>Simulated!$D$8:$D$471</c:f>
              <c:numCache>
                <c:formatCode>ge\r\a\l</c:formatCode>
                <c:ptCount val="4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numCache>
            </c:numRef>
          </c:xVal>
          <c:yVal>
            <c:numRef>
              <c:f>Simulated!$K$8:$K$471</c:f>
              <c:numCache>
                <c:formatCode>ge\r\a\l</c:formatCode>
                <c:ptCount val="4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0.12</c:v>
                </c:pt>
                <c:pt idx="76">
                  <c:v>0.11</c:v>
                </c:pt>
                <c:pt idx="77">
                  <c:v>0.1</c:v>
                </c:pt>
                <c:pt idx="78">
                  <c:v>0.09</c:v>
                </c:pt>
                <c:pt idx="79">
                  <c:v>0.08</c:v>
                </c:pt>
                <c:pt idx="80">
                  <c:v>0.08</c:v>
                </c:pt>
                <c:pt idx="81">
                  <c:v>0.08</c:v>
                </c:pt>
                <c:pt idx="82">
                  <c:v>0.08</c:v>
                </c:pt>
                <c:pt idx="83">
                  <c:v>0.08</c:v>
                </c:pt>
                <c:pt idx="84">
                  <c:v>7.0000000000000007E-2</c:v>
                </c:pt>
                <c:pt idx="85">
                  <c:v>7.0000000000000007E-2</c:v>
                </c:pt>
                <c:pt idx="86">
                  <c:v>7.0000000000000007E-2</c:v>
                </c:pt>
                <c:pt idx="87">
                  <c:v>7.0000000000000007E-2</c:v>
                </c:pt>
                <c:pt idx="88">
                  <c:v>7.0000000000000007E-2</c:v>
                </c:pt>
                <c:pt idx="89">
                  <c:v>0.31</c:v>
                </c:pt>
                <c:pt idx="90">
                  <c:v>0.31</c:v>
                </c:pt>
                <c:pt idx="91">
                  <c:v>0.3</c:v>
                </c:pt>
                <c:pt idx="92">
                  <c:v>0.3</c:v>
                </c:pt>
                <c:pt idx="93">
                  <c:v>0.3</c:v>
                </c:pt>
                <c:pt idx="94">
                  <c:v>0.3</c:v>
                </c:pt>
                <c:pt idx="95">
                  <c:v>0.3</c:v>
                </c:pt>
                <c:pt idx="96">
                  <c:v>0.3</c:v>
                </c:pt>
                <c:pt idx="97">
                  <c:v>0.3</c:v>
                </c:pt>
                <c:pt idx="98">
                  <c:v>0.3</c:v>
                </c:pt>
                <c:pt idx="99">
                  <c:v>0.3</c:v>
                </c:pt>
                <c:pt idx="100">
                  <c:v>0.71</c:v>
                </c:pt>
                <c:pt idx="101">
                  <c:v>0.67</c:v>
                </c:pt>
                <c:pt idx="102">
                  <c:v>0.66</c:v>
                </c:pt>
                <c:pt idx="103">
                  <c:v>0.66</c:v>
                </c:pt>
                <c:pt idx="104">
                  <c:v>0.66</c:v>
                </c:pt>
                <c:pt idx="105">
                  <c:v>0.66</c:v>
                </c:pt>
                <c:pt idx="106">
                  <c:v>0.66</c:v>
                </c:pt>
                <c:pt idx="107">
                  <c:v>0.66</c:v>
                </c:pt>
                <c:pt idx="108">
                  <c:v>0.66</c:v>
                </c:pt>
                <c:pt idx="109">
                  <c:v>0.66</c:v>
                </c:pt>
                <c:pt idx="110">
                  <c:v>0.64</c:v>
                </c:pt>
                <c:pt idx="111">
                  <c:v>0.6</c:v>
                </c:pt>
                <c:pt idx="112">
                  <c:v>0.55000000000000004</c:v>
                </c:pt>
                <c:pt idx="113">
                  <c:v>1.29</c:v>
                </c:pt>
                <c:pt idx="114">
                  <c:v>1.18</c:v>
                </c:pt>
                <c:pt idx="115">
                  <c:v>1.1100000000000001</c:v>
                </c:pt>
                <c:pt idx="116">
                  <c:v>0.99</c:v>
                </c:pt>
                <c:pt idx="117">
                  <c:v>0.9</c:v>
                </c:pt>
                <c:pt idx="118">
                  <c:v>0.87</c:v>
                </c:pt>
                <c:pt idx="119">
                  <c:v>0.83</c:v>
                </c:pt>
                <c:pt idx="120">
                  <c:v>0.78</c:v>
                </c:pt>
                <c:pt idx="121">
                  <c:v>0.74</c:v>
                </c:pt>
                <c:pt idx="122">
                  <c:v>0.69</c:v>
                </c:pt>
                <c:pt idx="123">
                  <c:v>0.64</c:v>
                </c:pt>
                <c:pt idx="124">
                  <c:v>0.63</c:v>
                </c:pt>
                <c:pt idx="125">
                  <c:v>0.62</c:v>
                </c:pt>
                <c:pt idx="126">
                  <c:v>0.61</c:v>
                </c:pt>
                <c:pt idx="127">
                  <c:v>0.6</c:v>
                </c:pt>
                <c:pt idx="128">
                  <c:v>2.36</c:v>
                </c:pt>
                <c:pt idx="129">
                  <c:v>2.3199999999999998</c:v>
                </c:pt>
                <c:pt idx="130">
                  <c:v>2.2400000000000002</c:v>
                </c:pt>
                <c:pt idx="131">
                  <c:v>2.17</c:v>
                </c:pt>
                <c:pt idx="132">
                  <c:v>2.1</c:v>
                </c:pt>
                <c:pt idx="133">
                  <c:v>2.04</c:v>
                </c:pt>
                <c:pt idx="134">
                  <c:v>1.98</c:v>
                </c:pt>
                <c:pt idx="135">
                  <c:v>1.92</c:v>
                </c:pt>
                <c:pt idx="136">
                  <c:v>1.86</c:v>
                </c:pt>
                <c:pt idx="137">
                  <c:v>1.8</c:v>
                </c:pt>
                <c:pt idx="138">
                  <c:v>1.75</c:v>
                </c:pt>
                <c:pt idx="139">
                  <c:v>1.68</c:v>
                </c:pt>
                <c:pt idx="140">
                  <c:v>1.62</c:v>
                </c:pt>
                <c:pt idx="141">
                  <c:v>3.82</c:v>
                </c:pt>
                <c:pt idx="142">
                  <c:v>3.7</c:v>
                </c:pt>
                <c:pt idx="143">
                  <c:v>3.56</c:v>
                </c:pt>
                <c:pt idx="144">
                  <c:v>3.43</c:v>
                </c:pt>
                <c:pt idx="145">
                  <c:v>3.33</c:v>
                </c:pt>
                <c:pt idx="146">
                  <c:v>3.24</c:v>
                </c:pt>
                <c:pt idx="147">
                  <c:v>3.2</c:v>
                </c:pt>
                <c:pt idx="148">
                  <c:v>3.13</c:v>
                </c:pt>
                <c:pt idx="149">
                  <c:v>3.06</c:v>
                </c:pt>
                <c:pt idx="150">
                  <c:v>3.03</c:v>
                </c:pt>
                <c:pt idx="151">
                  <c:v>2.96</c:v>
                </c:pt>
                <c:pt idx="152">
                  <c:v>2.87</c:v>
                </c:pt>
                <c:pt idx="153">
                  <c:v>2.84</c:v>
                </c:pt>
                <c:pt idx="154">
                  <c:v>5.49</c:v>
                </c:pt>
                <c:pt idx="155">
                  <c:v>5.34</c:v>
                </c:pt>
                <c:pt idx="156">
                  <c:v>5.21</c:v>
                </c:pt>
                <c:pt idx="157">
                  <c:v>5.08</c:v>
                </c:pt>
                <c:pt idx="158">
                  <c:v>4.96</c:v>
                </c:pt>
                <c:pt idx="159">
                  <c:v>4.8600000000000003</c:v>
                </c:pt>
                <c:pt idx="160">
                  <c:v>4.83</c:v>
                </c:pt>
                <c:pt idx="161">
                  <c:v>4.7300000000000004</c:v>
                </c:pt>
                <c:pt idx="162">
                  <c:v>4.6100000000000003</c:v>
                </c:pt>
                <c:pt idx="163">
                  <c:v>4.5</c:v>
                </c:pt>
                <c:pt idx="164">
                  <c:v>4.3899999999999997</c:v>
                </c:pt>
                <c:pt idx="165">
                  <c:v>4.28</c:v>
                </c:pt>
                <c:pt idx="166">
                  <c:v>7.15</c:v>
                </c:pt>
                <c:pt idx="167">
                  <c:v>7.02</c:v>
                </c:pt>
                <c:pt idx="168">
                  <c:v>6.87</c:v>
                </c:pt>
                <c:pt idx="169">
                  <c:v>6.72</c:v>
                </c:pt>
                <c:pt idx="170">
                  <c:v>6.6</c:v>
                </c:pt>
                <c:pt idx="171">
                  <c:v>6.46</c:v>
                </c:pt>
                <c:pt idx="172">
                  <c:v>6.38</c:v>
                </c:pt>
                <c:pt idx="173">
                  <c:v>6.26</c:v>
                </c:pt>
                <c:pt idx="174">
                  <c:v>6.17</c:v>
                </c:pt>
                <c:pt idx="175">
                  <c:v>6.05</c:v>
                </c:pt>
                <c:pt idx="176">
                  <c:v>5.93</c:v>
                </c:pt>
                <c:pt idx="177">
                  <c:v>5.81</c:v>
                </c:pt>
                <c:pt idx="178">
                  <c:v>8.57</c:v>
                </c:pt>
                <c:pt idx="179">
                  <c:v>8.41</c:v>
                </c:pt>
                <c:pt idx="180">
                  <c:v>8.25</c:v>
                </c:pt>
                <c:pt idx="181">
                  <c:v>8.1</c:v>
                </c:pt>
                <c:pt idx="182">
                  <c:v>7.97</c:v>
                </c:pt>
                <c:pt idx="183">
                  <c:v>7.84</c:v>
                </c:pt>
                <c:pt idx="184">
                  <c:v>7.7</c:v>
                </c:pt>
                <c:pt idx="185">
                  <c:v>7.58</c:v>
                </c:pt>
                <c:pt idx="186">
                  <c:v>7.45</c:v>
                </c:pt>
                <c:pt idx="187">
                  <c:v>7.33</c:v>
                </c:pt>
                <c:pt idx="188">
                  <c:v>9.77</c:v>
                </c:pt>
                <c:pt idx="189">
                  <c:v>9.67</c:v>
                </c:pt>
                <c:pt idx="190">
                  <c:v>9.5500000000000007</c:v>
                </c:pt>
                <c:pt idx="191">
                  <c:v>9.44</c:v>
                </c:pt>
                <c:pt idx="192">
                  <c:v>9.31</c:v>
                </c:pt>
                <c:pt idx="193">
                  <c:v>9.18</c:v>
                </c:pt>
                <c:pt idx="194">
                  <c:v>9.07</c:v>
                </c:pt>
                <c:pt idx="195">
                  <c:v>8.9600000000000009</c:v>
                </c:pt>
                <c:pt idx="196">
                  <c:v>8.8800000000000008</c:v>
                </c:pt>
                <c:pt idx="197">
                  <c:v>8.7899999999999991</c:v>
                </c:pt>
                <c:pt idx="198">
                  <c:v>8.7100000000000009</c:v>
                </c:pt>
                <c:pt idx="199">
                  <c:v>8.6</c:v>
                </c:pt>
                <c:pt idx="200">
                  <c:v>10.78</c:v>
                </c:pt>
                <c:pt idx="201">
                  <c:v>10.66</c:v>
                </c:pt>
                <c:pt idx="202">
                  <c:v>10.52</c:v>
                </c:pt>
                <c:pt idx="203">
                  <c:v>10.45</c:v>
                </c:pt>
                <c:pt idx="204">
                  <c:v>10.43</c:v>
                </c:pt>
                <c:pt idx="205">
                  <c:v>10.36</c:v>
                </c:pt>
                <c:pt idx="206">
                  <c:v>10.23</c:v>
                </c:pt>
                <c:pt idx="207">
                  <c:v>10.119999999999999</c:v>
                </c:pt>
                <c:pt idx="208">
                  <c:v>10.029999999999999</c:v>
                </c:pt>
                <c:pt idx="209">
                  <c:v>9.9700000000000006</c:v>
                </c:pt>
                <c:pt idx="210">
                  <c:v>9.8699999999999992</c:v>
                </c:pt>
                <c:pt idx="211">
                  <c:v>9.7799999999999994</c:v>
                </c:pt>
                <c:pt idx="212">
                  <c:v>11.71</c:v>
                </c:pt>
                <c:pt idx="213">
                  <c:v>11.6</c:v>
                </c:pt>
                <c:pt idx="214">
                  <c:v>11.52</c:v>
                </c:pt>
                <c:pt idx="215">
                  <c:v>11.45</c:v>
                </c:pt>
                <c:pt idx="216">
                  <c:v>11.38</c:v>
                </c:pt>
                <c:pt idx="217">
                  <c:v>11.31</c:v>
                </c:pt>
                <c:pt idx="218">
                  <c:v>11.23</c:v>
                </c:pt>
                <c:pt idx="219">
                  <c:v>11.15</c:v>
                </c:pt>
                <c:pt idx="220">
                  <c:v>11.04</c:v>
                </c:pt>
                <c:pt idx="221">
                  <c:v>10.93</c:v>
                </c:pt>
                <c:pt idx="222">
                  <c:v>10.82</c:v>
                </c:pt>
                <c:pt idx="223">
                  <c:v>10.71</c:v>
                </c:pt>
                <c:pt idx="224">
                  <c:v>10.63</c:v>
                </c:pt>
                <c:pt idx="225">
                  <c:v>12.33</c:v>
                </c:pt>
                <c:pt idx="226">
                  <c:v>12.22</c:v>
                </c:pt>
                <c:pt idx="227">
                  <c:v>12.13</c:v>
                </c:pt>
                <c:pt idx="228">
                  <c:v>12.01</c:v>
                </c:pt>
                <c:pt idx="229">
                  <c:v>11.88</c:v>
                </c:pt>
                <c:pt idx="230">
                  <c:v>11.78</c:v>
                </c:pt>
                <c:pt idx="231">
                  <c:v>11.68</c:v>
                </c:pt>
                <c:pt idx="232">
                  <c:v>11.59</c:v>
                </c:pt>
                <c:pt idx="233">
                  <c:v>11.53</c:v>
                </c:pt>
                <c:pt idx="234">
                  <c:v>11.47</c:v>
                </c:pt>
                <c:pt idx="235">
                  <c:v>11.43</c:v>
                </c:pt>
                <c:pt idx="236">
                  <c:v>11.39</c:v>
                </c:pt>
                <c:pt idx="237">
                  <c:v>13</c:v>
                </c:pt>
                <c:pt idx="238">
                  <c:v>12.91</c:v>
                </c:pt>
                <c:pt idx="239">
                  <c:v>12.85</c:v>
                </c:pt>
                <c:pt idx="240">
                  <c:v>12.78</c:v>
                </c:pt>
                <c:pt idx="241">
                  <c:v>12.73</c:v>
                </c:pt>
                <c:pt idx="242">
                  <c:v>12.67</c:v>
                </c:pt>
                <c:pt idx="243">
                  <c:v>12.58</c:v>
                </c:pt>
                <c:pt idx="244">
                  <c:v>12.53</c:v>
                </c:pt>
                <c:pt idx="245">
                  <c:v>12.49</c:v>
                </c:pt>
                <c:pt idx="246">
                  <c:v>12.45</c:v>
                </c:pt>
                <c:pt idx="247">
                  <c:v>12.41</c:v>
                </c:pt>
                <c:pt idx="248">
                  <c:v>12.36</c:v>
                </c:pt>
                <c:pt idx="249">
                  <c:v>12.3</c:v>
                </c:pt>
                <c:pt idx="250">
                  <c:v>12.21</c:v>
                </c:pt>
                <c:pt idx="251">
                  <c:v>12.12</c:v>
                </c:pt>
                <c:pt idx="252">
                  <c:v>13.49</c:v>
                </c:pt>
                <c:pt idx="253">
                  <c:v>13.4</c:v>
                </c:pt>
                <c:pt idx="254">
                  <c:v>13.31</c:v>
                </c:pt>
                <c:pt idx="255">
                  <c:v>13.23</c:v>
                </c:pt>
                <c:pt idx="256">
                  <c:v>13.17</c:v>
                </c:pt>
                <c:pt idx="257">
                  <c:v>13.14</c:v>
                </c:pt>
                <c:pt idx="258">
                  <c:v>13.06</c:v>
                </c:pt>
                <c:pt idx="259">
                  <c:v>12.97</c:v>
                </c:pt>
                <c:pt idx="260">
                  <c:v>12.88</c:v>
                </c:pt>
                <c:pt idx="261">
                  <c:v>12.79</c:v>
                </c:pt>
                <c:pt idx="262">
                  <c:v>12.72</c:v>
                </c:pt>
                <c:pt idx="263">
                  <c:v>12.67</c:v>
                </c:pt>
                <c:pt idx="264">
                  <c:v>12.6</c:v>
                </c:pt>
                <c:pt idx="265">
                  <c:v>12.54</c:v>
                </c:pt>
                <c:pt idx="266">
                  <c:v>14.01</c:v>
                </c:pt>
                <c:pt idx="267">
                  <c:v>13.92</c:v>
                </c:pt>
                <c:pt idx="268">
                  <c:v>13.84</c:v>
                </c:pt>
                <c:pt idx="269">
                  <c:v>13.75</c:v>
                </c:pt>
                <c:pt idx="270">
                  <c:v>13.67</c:v>
                </c:pt>
                <c:pt idx="271">
                  <c:v>13.58</c:v>
                </c:pt>
                <c:pt idx="272">
                  <c:v>13.51</c:v>
                </c:pt>
                <c:pt idx="273">
                  <c:v>13.46</c:v>
                </c:pt>
                <c:pt idx="274">
                  <c:v>13.39</c:v>
                </c:pt>
                <c:pt idx="275">
                  <c:v>13.31</c:v>
                </c:pt>
                <c:pt idx="276">
                  <c:v>13.25</c:v>
                </c:pt>
                <c:pt idx="277">
                  <c:v>13.21</c:v>
                </c:pt>
                <c:pt idx="278">
                  <c:v>13.14</c:v>
                </c:pt>
                <c:pt idx="279">
                  <c:v>13.08</c:v>
                </c:pt>
                <c:pt idx="280">
                  <c:v>14.39</c:v>
                </c:pt>
                <c:pt idx="281">
                  <c:v>14.31</c:v>
                </c:pt>
                <c:pt idx="282">
                  <c:v>14.25</c:v>
                </c:pt>
                <c:pt idx="283">
                  <c:v>14.18</c:v>
                </c:pt>
                <c:pt idx="284">
                  <c:v>14.16</c:v>
                </c:pt>
                <c:pt idx="285">
                  <c:v>14.14</c:v>
                </c:pt>
                <c:pt idx="286">
                  <c:v>14.12</c:v>
                </c:pt>
                <c:pt idx="287">
                  <c:v>14.11</c:v>
                </c:pt>
                <c:pt idx="288">
                  <c:v>14.04</c:v>
                </c:pt>
                <c:pt idx="289">
                  <c:v>14.03</c:v>
                </c:pt>
                <c:pt idx="290">
                  <c:v>14.02</c:v>
                </c:pt>
                <c:pt idx="291">
                  <c:v>13.97</c:v>
                </c:pt>
                <c:pt idx="292">
                  <c:v>13.94</c:v>
                </c:pt>
                <c:pt idx="293">
                  <c:v>13.88</c:v>
                </c:pt>
                <c:pt idx="294">
                  <c:v>13.82</c:v>
                </c:pt>
                <c:pt idx="295">
                  <c:v>13.81</c:v>
                </c:pt>
                <c:pt idx="296">
                  <c:v>14.73</c:v>
                </c:pt>
                <c:pt idx="297">
                  <c:v>14.72</c:v>
                </c:pt>
                <c:pt idx="298">
                  <c:v>14.7</c:v>
                </c:pt>
                <c:pt idx="299">
                  <c:v>14.67</c:v>
                </c:pt>
                <c:pt idx="300">
                  <c:v>14.67</c:v>
                </c:pt>
                <c:pt idx="301">
                  <c:v>14.63</c:v>
                </c:pt>
                <c:pt idx="302">
                  <c:v>14.61</c:v>
                </c:pt>
                <c:pt idx="303">
                  <c:v>14.6</c:v>
                </c:pt>
                <c:pt idx="304">
                  <c:v>14.59</c:v>
                </c:pt>
                <c:pt idx="305">
                  <c:v>14.59</c:v>
                </c:pt>
                <c:pt idx="306">
                  <c:v>14.56</c:v>
                </c:pt>
                <c:pt idx="307">
                  <c:v>14.52</c:v>
                </c:pt>
                <c:pt idx="308">
                  <c:v>14.48</c:v>
                </c:pt>
                <c:pt idx="309">
                  <c:v>14.43</c:v>
                </c:pt>
                <c:pt idx="310">
                  <c:v>14.37</c:v>
                </c:pt>
                <c:pt idx="311">
                  <c:v>14.33</c:v>
                </c:pt>
                <c:pt idx="312">
                  <c:v>14.32</c:v>
                </c:pt>
                <c:pt idx="313">
                  <c:v>14.3</c:v>
                </c:pt>
                <c:pt idx="314">
                  <c:v>14.25</c:v>
                </c:pt>
                <c:pt idx="315">
                  <c:v>14.19</c:v>
                </c:pt>
                <c:pt idx="316">
                  <c:v>15.11</c:v>
                </c:pt>
                <c:pt idx="317">
                  <c:v>15.1</c:v>
                </c:pt>
                <c:pt idx="318">
                  <c:v>15.09</c:v>
                </c:pt>
                <c:pt idx="319">
                  <c:v>15.09</c:v>
                </c:pt>
                <c:pt idx="320">
                  <c:v>15.06</c:v>
                </c:pt>
                <c:pt idx="321">
                  <c:v>15.04</c:v>
                </c:pt>
                <c:pt idx="322">
                  <c:v>14.98</c:v>
                </c:pt>
                <c:pt idx="323">
                  <c:v>14.97</c:v>
                </c:pt>
                <c:pt idx="324">
                  <c:v>14.95</c:v>
                </c:pt>
                <c:pt idx="325">
                  <c:v>14.94</c:v>
                </c:pt>
                <c:pt idx="326">
                  <c:v>14.89</c:v>
                </c:pt>
              </c:numCache>
            </c:numRef>
          </c:yVal>
          <c:smooth val="0"/>
          <c:extLst>
            <c:ext xmlns:c16="http://schemas.microsoft.com/office/drawing/2014/chart" uri="{C3380CC4-5D6E-409C-BE32-E72D297353CC}">
              <c16:uniqueId val="{00000002-3E88-4D8D-BC34-5AD3992CF353}"/>
            </c:ext>
          </c:extLst>
        </c:ser>
        <c:dLbls>
          <c:showLegendKey val="0"/>
          <c:showVal val="0"/>
          <c:showCatName val="0"/>
          <c:showSerName val="0"/>
          <c:showPercent val="0"/>
          <c:showBubbleSize val="0"/>
        </c:dLbls>
        <c:axId val="244326400"/>
        <c:axId val="244326976"/>
      </c:scatterChart>
      <c:valAx>
        <c:axId val="244326400"/>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DAP</a:t>
                </a:r>
              </a:p>
            </c:rich>
          </c:tx>
          <c:layout>
            <c:manualLayout>
              <c:xMode val="edge"/>
              <c:yMode val="edge"/>
              <c:x val="0.47267183701204435"/>
              <c:y val="0.91686391641155496"/>
            </c:manualLayout>
          </c:layout>
          <c:overlay val="0"/>
          <c:spPr>
            <a:noFill/>
            <a:ln>
              <a:noFill/>
            </a:ln>
            <a:effectLst/>
          </c:spPr>
        </c:title>
        <c:numFmt formatCode="g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4326976"/>
        <c:crosses val="autoZero"/>
        <c:crossBetween val="midCat"/>
      </c:valAx>
      <c:valAx>
        <c:axId val="244326976"/>
        <c:scaling>
          <c:orientation val="minMax"/>
          <c:min val="0"/>
        </c:scaling>
        <c:delete val="0"/>
        <c:axPos val="l"/>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t>POL (%)</a:t>
                </a:r>
              </a:p>
            </c:rich>
          </c:tx>
          <c:overlay val="0"/>
          <c:spPr>
            <a:noFill/>
            <a:ln>
              <a:noFill/>
            </a:ln>
            <a:effectLst/>
          </c:spPr>
        </c:title>
        <c:numFmt formatCode="0" sourceLinked="0"/>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4326400"/>
        <c:crosses val="autoZero"/>
        <c:crossBetween val="midCat"/>
      </c:valAx>
      <c:spPr>
        <a:noFill/>
        <a:ln w="3175">
          <a:solidFill>
            <a:schemeClr val="tx1"/>
          </a:solidFill>
        </a:ln>
        <a:effectLst/>
      </c:spPr>
    </c:plotArea>
    <c:legend>
      <c:legendPos val="r"/>
      <c:layout>
        <c:manualLayout>
          <c:xMode val="edge"/>
          <c:yMode val="edge"/>
          <c:x val="0.15947605761410083"/>
          <c:y val="7.0067804024496944E-2"/>
          <c:w val="0.38622237289731037"/>
          <c:h val="0.15154965388933761"/>
        </c:manualLayout>
      </c:layout>
      <c:overlay val="0"/>
      <c:spPr>
        <a:noFill/>
        <a:ln w="3175">
          <a:solidFill>
            <a:schemeClr val="tx1"/>
          </a:solidFill>
        </a:ln>
        <a:effectLst/>
      </c:spPr>
      <c:txPr>
        <a:bodyPr rot="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0.7411</cdr:x>
      <cdr:y>0.13926</cdr:y>
    </cdr:from>
    <cdr:to>
      <cdr:x>1</cdr:x>
      <cdr:y>0.21462</cdr:y>
    </cdr:to>
    <cdr:sp macro="" textlink="">
      <cdr:nvSpPr>
        <cdr:cNvPr id="2" name="CaixaDeTexto 1">
          <a:extLst xmlns:a="http://schemas.openxmlformats.org/drawingml/2006/main">
            <a:ext uri="{FF2B5EF4-FFF2-40B4-BE49-F238E27FC236}">
              <a16:creationId xmlns:a16="http://schemas.microsoft.com/office/drawing/2014/main" id="{5BB4FBF1-E6FD-4B48-9A39-F0F81D694650}"/>
            </a:ext>
          </a:extLst>
        </cdr:cNvPr>
        <cdr:cNvSpPr txBox="1"/>
      </cdr:nvSpPr>
      <cdr:spPr>
        <a:xfrm xmlns:a="http://schemas.openxmlformats.org/drawingml/2006/main">
          <a:off x="1917689" y="305091"/>
          <a:ext cx="669936" cy="16509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600">
              <a:latin typeface="Times New Roman" panose="02020603050405020304" pitchFamily="18" charset="0"/>
              <a:cs typeface="Times New Roman" panose="02020603050405020304" pitchFamily="18" charset="0"/>
            </a:rPr>
            <a:t>RLD = 0.27 </a:t>
          </a:r>
        </a:p>
      </cdr:txBody>
    </cdr:sp>
  </cdr:relSizeAnchor>
  <cdr:relSizeAnchor xmlns:cdr="http://schemas.openxmlformats.org/drawingml/2006/chartDrawing">
    <cdr:from>
      <cdr:x>0.7411</cdr:x>
      <cdr:y>0.40798</cdr:y>
    </cdr:from>
    <cdr:to>
      <cdr:x>1</cdr:x>
      <cdr:y>0.48334</cdr:y>
    </cdr:to>
    <cdr:sp macro="" textlink="">
      <cdr:nvSpPr>
        <cdr:cNvPr id="3" name="CaixaDeTexto 1">
          <a:extLst xmlns:a="http://schemas.openxmlformats.org/drawingml/2006/main">
            <a:ext uri="{FF2B5EF4-FFF2-40B4-BE49-F238E27FC236}">
              <a16:creationId xmlns:a16="http://schemas.microsoft.com/office/drawing/2014/main" id="{DE7E5A09-9924-4D65-B574-8C07304F4E71}"/>
            </a:ext>
          </a:extLst>
        </cdr:cNvPr>
        <cdr:cNvSpPr txBox="1"/>
      </cdr:nvSpPr>
      <cdr:spPr>
        <a:xfrm xmlns:a="http://schemas.openxmlformats.org/drawingml/2006/main">
          <a:off x="1917689" y="893793"/>
          <a:ext cx="669936" cy="1650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600">
              <a:latin typeface="Times New Roman" panose="02020603050405020304" pitchFamily="18" charset="0"/>
              <a:cs typeface="Times New Roman" panose="02020603050405020304" pitchFamily="18" charset="0"/>
            </a:rPr>
            <a:t>RLD = 0.17 </a:t>
          </a:r>
        </a:p>
      </cdr:txBody>
    </cdr:sp>
  </cdr:relSizeAnchor>
  <cdr:relSizeAnchor xmlns:cdr="http://schemas.openxmlformats.org/drawingml/2006/chartDrawing">
    <cdr:from>
      <cdr:x>0.7411</cdr:x>
      <cdr:y>0.59576</cdr:y>
    </cdr:from>
    <cdr:to>
      <cdr:x>1</cdr:x>
      <cdr:y>0.67112</cdr:y>
    </cdr:to>
    <cdr:sp macro="" textlink="">
      <cdr:nvSpPr>
        <cdr:cNvPr id="4" name="CaixaDeTexto 1">
          <a:extLst xmlns:a="http://schemas.openxmlformats.org/drawingml/2006/main">
            <a:ext uri="{FF2B5EF4-FFF2-40B4-BE49-F238E27FC236}">
              <a16:creationId xmlns:a16="http://schemas.microsoft.com/office/drawing/2014/main" id="{48C6084F-C1F7-48C3-BFE6-ED6A14B1C7DF}"/>
            </a:ext>
          </a:extLst>
        </cdr:cNvPr>
        <cdr:cNvSpPr txBox="1"/>
      </cdr:nvSpPr>
      <cdr:spPr>
        <a:xfrm xmlns:a="http://schemas.openxmlformats.org/drawingml/2006/main">
          <a:off x="1917689" y="1305169"/>
          <a:ext cx="669936" cy="1650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600">
              <a:latin typeface="Times New Roman" panose="02020603050405020304" pitchFamily="18" charset="0"/>
              <a:cs typeface="Times New Roman" panose="02020603050405020304" pitchFamily="18" charset="0"/>
            </a:rPr>
            <a:t>RLD = 0.08 </a:t>
          </a:r>
        </a:p>
      </cdr:txBody>
    </cdr:sp>
  </cdr:relSizeAnchor>
  <cdr:relSizeAnchor xmlns:cdr="http://schemas.openxmlformats.org/drawingml/2006/chartDrawing">
    <cdr:from>
      <cdr:x>0.13863</cdr:x>
      <cdr:y>0.05779</cdr:y>
    </cdr:from>
    <cdr:to>
      <cdr:x>0.3126</cdr:x>
      <cdr:y>0.19264</cdr:y>
    </cdr:to>
    <cdr:sp macro="" textlink="">
      <cdr:nvSpPr>
        <cdr:cNvPr id="5" name="Caixa de Texto 4"/>
        <cdr:cNvSpPr txBox="1"/>
      </cdr:nvSpPr>
      <cdr:spPr>
        <a:xfrm xmlns:a="http://schemas.openxmlformats.org/drawingml/2006/main">
          <a:off x="358727" y="126609"/>
          <a:ext cx="450166" cy="2954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a)</a:t>
          </a:r>
        </a:p>
      </cdr:txBody>
    </cdr:sp>
  </cdr:relSizeAnchor>
</c:userShapes>
</file>

<file path=word/drawings/drawing2.xml><?xml version="1.0" encoding="utf-8"?>
<c:userShapes xmlns:c="http://schemas.openxmlformats.org/drawingml/2006/chart">
  <cdr:relSizeAnchor xmlns:cdr="http://schemas.openxmlformats.org/drawingml/2006/chartDrawing">
    <cdr:from>
      <cdr:x>0.16106</cdr:x>
      <cdr:y>0.03969</cdr:y>
    </cdr:from>
    <cdr:to>
      <cdr:x>0.28316</cdr:x>
      <cdr:y>0.13892</cdr:y>
    </cdr:to>
    <cdr:sp macro="" textlink="">
      <cdr:nvSpPr>
        <cdr:cNvPr id="2" name="Caixa de Texto 1"/>
        <cdr:cNvSpPr txBox="1"/>
      </cdr:nvSpPr>
      <cdr:spPr>
        <a:xfrm xmlns:a="http://schemas.openxmlformats.org/drawingml/2006/main">
          <a:off x="436098" y="84406"/>
          <a:ext cx="330591" cy="2110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b)</a:t>
          </a:r>
        </a:p>
      </cdr:txBody>
    </cdr:sp>
  </cdr:relSizeAnchor>
</c:userShapes>
</file>

<file path=word/drawings/drawing3.xml><?xml version="1.0" encoding="utf-8"?>
<c:userShapes xmlns:c="http://schemas.openxmlformats.org/drawingml/2006/chart">
  <cdr:relSizeAnchor xmlns:cdr="http://schemas.openxmlformats.org/drawingml/2006/chartDrawing">
    <cdr:from>
      <cdr:x>0.04813</cdr:x>
      <cdr:y>0.06481</cdr:y>
    </cdr:from>
    <cdr:to>
      <cdr:x>0.19735</cdr:x>
      <cdr:y>0.19983</cdr:y>
    </cdr:to>
    <cdr:sp macro="" textlink="">
      <cdr:nvSpPr>
        <cdr:cNvPr id="2" name="CaixaDeTexto 1">
          <a:extLst xmlns:a="http://schemas.openxmlformats.org/drawingml/2006/main">
            <a:ext uri="{FF2B5EF4-FFF2-40B4-BE49-F238E27FC236}">
              <a16:creationId xmlns:a16="http://schemas.microsoft.com/office/drawing/2014/main" id="{2CBA06FC-2B1C-4939-A5F1-34D904EDBACF}"/>
            </a:ext>
          </a:extLst>
        </cdr:cNvPr>
        <cdr:cNvSpPr txBox="1"/>
      </cdr:nvSpPr>
      <cdr:spPr>
        <a:xfrm xmlns:a="http://schemas.openxmlformats.org/drawingml/2006/main">
          <a:off x="362858" y="108857"/>
          <a:ext cx="1124857" cy="22678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latin typeface="Times New Roman" panose="02020603050405020304" pitchFamily="18" charset="0"/>
              <a:cs typeface="Times New Roman" panose="02020603050405020304" pitchFamily="18" charset="0"/>
            </a:rPr>
            <a:t>0 - 20 cm</a:t>
          </a:r>
        </a:p>
      </cdr:txBody>
    </cdr:sp>
  </cdr:relSizeAnchor>
</c:userShapes>
</file>

<file path=word/drawings/drawing4.xml><?xml version="1.0" encoding="utf-8"?>
<c:userShapes xmlns:c="http://schemas.openxmlformats.org/drawingml/2006/chart">
  <cdr:relSizeAnchor xmlns:cdr="http://schemas.openxmlformats.org/drawingml/2006/chartDrawing">
    <cdr:from>
      <cdr:x>0.0467</cdr:x>
      <cdr:y>0.07181</cdr:y>
    </cdr:from>
    <cdr:to>
      <cdr:x>0.19671</cdr:x>
      <cdr:y>0.21429</cdr:y>
    </cdr:to>
    <cdr:sp macro="" textlink="">
      <cdr:nvSpPr>
        <cdr:cNvPr id="2" name="CaixaDeTexto 1">
          <a:extLst xmlns:a="http://schemas.openxmlformats.org/drawingml/2006/main">
            <a:ext uri="{FF2B5EF4-FFF2-40B4-BE49-F238E27FC236}">
              <a16:creationId xmlns:a16="http://schemas.microsoft.com/office/drawing/2014/main" id="{BDEDE5CD-6CCC-4215-8D15-B2AFBD97B65A}"/>
            </a:ext>
          </a:extLst>
        </cdr:cNvPr>
        <cdr:cNvSpPr txBox="1"/>
      </cdr:nvSpPr>
      <cdr:spPr>
        <a:xfrm xmlns:a="http://schemas.openxmlformats.org/drawingml/2006/main">
          <a:off x="350157" y="114300"/>
          <a:ext cx="1124857" cy="226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20 - 40 cm</a:t>
          </a:r>
        </a:p>
      </cdr:txBody>
    </cdr:sp>
  </cdr:relSizeAnchor>
</c:userShapes>
</file>

<file path=word/drawings/drawing5.xml><?xml version="1.0" encoding="utf-8"?>
<c:userShapes xmlns:c="http://schemas.openxmlformats.org/drawingml/2006/chart">
  <cdr:relSizeAnchor xmlns:cdr="http://schemas.openxmlformats.org/drawingml/2006/chartDrawing">
    <cdr:from>
      <cdr:x>0.04726</cdr:x>
      <cdr:y>0.07837</cdr:y>
    </cdr:from>
    <cdr:to>
      <cdr:x>0.1991</cdr:x>
      <cdr:y>0.1964</cdr:y>
    </cdr:to>
    <cdr:sp macro="" textlink="">
      <cdr:nvSpPr>
        <cdr:cNvPr id="2" name="CaixaDeTexto 1">
          <a:extLst xmlns:a="http://schemas.openxmlformats.org/drawingml/2006/main">
            <a:ext uri="{FF2B5EF4-FFF2-40B4-BE49-F238E27FC236}">
              <a16:creationId xmlns:a16="http://schemas.microsoft.com/office/drawing/2014/main" id="{8B4407FC-1580-48B9-9B90-EA728B0EEFBF}"/>
            </a:ext>
          </a:extLst>
        </cdr:cNvPr>
        <cdr:cNvSpPr txBox="1"/>
      </cdr:nvSpPr>
      <cdr:spPr>
        <a:xfrm xmlns:a="http://schemas.openxmlformats.org/drawingml/2006/main">
          <a:off x="350158" y="150585"/>
          <a:ext cx="1124857" cy="2267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Times New Roman" panose="02020603050405020304" pitchFamily="18" charset="0"/>
              <a:cs typeface="Times New Roman" panose="02020603050405020304" pitchFamily="18" charset="0"/>
            </a:rPr>
            <a:t>40 - 60 cm</a:t>
          </a:r>
        </a:p>
      </cdr:txBody>
    </cdr:sp>
  </cdr:relSizeAnchor>
</c:userShap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72C6F-B5C4-453D-B35A-B000C0A1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56638</Words>
  <Characters>322838</Characters>
  <Application>Microsoft Office Word</Application>
  <DocSecurity>0</DocSecurity>
  <Lines>2690</Lines>
  <Paragraphs>757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Murilo</dc:creator>
  <cp:lastModifiedBy>Fabio Marin</cp:lastModifiedBy>
  <cp:revision>2</cp:revision>
  <dcterms:created xsi:type="dcterms:W3CDTF">2017-08-23T01:57:00Z</dcterms:created>
  <dcterms:modified xsi:type="dcterms:W3CDTF">2017-08-23T01:57:00Z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http://www.zotero.org/styles/associacao-brasileira-de-normas-tecnicas-note</vt:lpwstr>
  </property>
  <property fmtid="{D5CDD505-2E9C-101B-9397-08002B2CF9AE}" pid="5" name="Mendeley Recent Style Name 1_1">
    <vt:lpwstr>Associação Brasileira de Normas Técnicas (note, Portuguese - Brazil)</vt:lpwstr>
  </property>
  <property fmtid="{D5CDD505-2E9C-101B-9397-08002B2CF9AE}" pid="6" name="Mendeley Recent Style Id 2_1">
    <vt:lpwstr>http://www.zotero.org/styles/associacao-brasileira-de-normas-tecnicas-ufjf</vt:lpwstr>
  </property>
  <property fmtid="{D5CDD505-2E9C-101B-9397-08002B2CF9AE}" pid="7" name="Mendeley Recent Style Name 2_1">
    <vt:lpwstr>Associação Brasileira de Normas Técnicas - Universidade Federal de Juiz de Fora (Portuguese - Brazil)</vt:lpwstr>
  </property>
  <property fmtid="{D5CDD505-2E9C-101B-9397-08002B2CF9AE}" pid="8" name="Mendeley Recent Style Id 3_1">
    <vt:lpwstr>http://www.zotero.org/styles/associacao-brasileira-de-normas-tecnicas-ufmg-face-initials</vt:lpwstr>
  </property>
  <property fmtid="{D5CDD505-2E9C-101B-9397-08002B2CF9AE}" pid="9" name="Mendeley Recent Style Name 3_1">
    <vt:lpwstr>Associação Brasileira de Normas Técnicas - Universidade Federal de Minas Gerais - FACE (Autoria abreviada. Exemplo: MENDES, J.) (Portuguese - Brazil)</vt:lpwstr>
  </property>
  <property fmtid="{D5CDD505-2E9C-101B-9397-08002B2CF9AE}" pid="10" name="Mendeley Recent Style Id 4_1">
    <vt:lpwstr>http://www.zotero.org/styles/associacao-brasileira-de-normas-tecnicas-ufs</vt:lpwstr>
  </property>
  <property fmtid="{D5CDD505-2E9C-101B-9397-08002B2CF9AE}" pid="11" name="Mendeley Recent Style Name 4_1">
    <vt:lpwstr>Associação Brasileira de Normas Técnicas - Universidade Federal de Sergipe (Portuguese - Brazil)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Citation Style_1">
    <vt:lpwstr>http://www.zotero.org/styles/chicago-author-date</vt:lpwstr>
  </property>
  <property fmtid="{D5CDD505-2E9C-101B-9397-08002B2CF9AE}" pid="24" name="Mendeley Unique User Id_1">
    <vt:lpwstr>4ff71151-b385-33ee-b584-ff7a8aa33847</vt:lpwstr>
  </property>
</Properties>
</file>